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F44E5">
      <w:pPr>
        <w:pStyle w:val="120"/>
        <w:sectPr>
          <w:headerReference r:id="rId9" w:type="first"/>
          <w:headerReference r:id="rId7" w:type="default"/>
          <w:footerReference r:id="rId10" w:type="default"/>
          <w:headerReference r:id="rId8" w:type="even"/>
          <w:footerReference r:id="rId11" w:type="even"/>
          <w:pgSz w:w="11907" w:h="16839"/>
          <w:pgMar w:top="567" w:right="1559" w:bottom="1361" w:left="1418" w:header="0" w:footer="0" w:gutter="0"/>
          <w:pgNumType w:start="1"/>
          <w:cols w:space="720" w:num="1"/>
          <w:titlePg/>
          <w:docGrid w:type="lines" w:linePitch="312" w:charSpace="0"/>
        </w:sectPr>
      </w:pPr>
      <w:bookmarkStart w:id="0" w:name="_Toc83215472"/>
      <w:bookmarkStart w:id="1" w:name="_Toc20017"/>
      <w:bookmarkStart w:id="2" w:name="_Toc17315"/>
      <w:bookmarkStart w:id="3" w:name="_Toc4312"/>
      <w:bookmarkStart w:id="4" w:name="SectionMark0"/>
      <w:bookmarkStart w:id="5" w:name="_Toc1545225109"/>
      <w:bookmarkStart w:id="6" w:name="_Toc21364"/>
      <w:bookmarkStart w:id="7" w:name="_Toc25325"/>
      <w:bookmarkStart w:id="8" w:name="_Toc106201046"/>
      <w:r>
        <mc:AlternateContent>
          <mc:Choice Requires="wps">
            <w:drawing>
              <wp:anchor distT="0" distB="0" distL="114300" distR="114300" simplePos="0" relativeHeight="251668480" behindDoc="0" locked="0" layoutInCell="1" allowOverlap="1">
                <wp:simplePos x="0" y="0"/>
                <wp:positionH relativeFrom="column">
                  <wp:posOffset>-11430</wp:posOffset>
                </wp:positionH>
                <wp:positionV relativeFrom="paragraph">
                  <wp:posOffset>929640</wp:posOffset>
                </wp:positionV>
                <wp:extent cx="5936615" cy="579120"/>
                <wp:effectExtent l="0" t="0" r="0" b="0"/>
                <wp:wrapNone/>
                <wp:docPr id="17" name="文本框 9528"/>
                <wp:cNvGraphicFramePr/>
                <a:graphic xmlns:a="http://schemas.openxmlformats.org/drawingml/2006/main">
                  <a:graphicData uri="http://schemas.microsoft.com/office/word/2010/wordprocessingShape">
                    <wps:wsp>
                      <wps:cNvSpPr txBox="1">
                        <a:spLocks noChangeArrowheads="1"/>
                      </wps:cNvSpPr>
                      <wps:spPr bwMode="auto">
                        <a:xfrm>
                          <a:off x="0" y="0"/>
                          <a:ext cx="5936615" cy="579120"/>
                        </a:xfrm>
                        <a:prstGeom prst="rect">
                          <a:avLst/>
                        </a:prstGeom>
                        <a:noFill/>
                        <a:ln>
                          <a:noFill/>
                        </a:ln>
                      </wps:spPr>
                      <wps:txbx>
                        <w:txbxContent>
                          <w:p w14:paraId="3919F5D4">
                            <w:pPr>
                              <w:pStyle w:val="147"/>
                              <w:rPr>
                                <w:rFonts w:hint="eastAsia"/>
                              </w:rPr>
                            </w:pPr>
                            <w:r>
                              <w:t>中华人民共和国通信行业标准</w:t>
                            </w:r>
                          </w:p>
                        </w:txbxContent>
                      </wps:txbx>
                      <wps:bodyPr rot="0" vert="horz" wrap="square" lIns="91440" tIns="45720" rIns="91440" bIns="45720" anchor="t" anchorCtr="0" upright="1">
                        <a:noAutofit/>
                      </wps:bodyPr>
                    </wps:wsp>
                  </a:graphicData>
                </a:graphic>
              </wp:anchor>
            </w:drawing>
          </mc:Choice>
          <mc:Fallback>
            <w:pict>
              <v:shape id="文本框 9528" o:spid="_x0000_s1026" o:spt="202" type="#_x0000_t202" style="position:absolute;left:0pt;margin-left:-0.9pt;margin-top:73.2pt;height:45.6pt;width:467.45pt;z-index:251668480;mso-width-relative:page;mso-height-relative:page;" filled="f" stroked="f" coordsize="21600,21600" o:gfxdata="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Sjwqy2AAAAAoB&#10;AAAPAAAAAAAAAAEAIAAAACIAAABkcnMvZG93bnJldi54bWxQSwECFAAUAAAACACHTuJA1VKQbxsC&#10;AAAZBAAADgAAAAAAAAABACAAAAAnAQAAZHJzL2Uyb0RvYy54bWxQSwUGAAAAAAYABgBZAQAAtAUA&#10;AAAA&#10;">
                <v:fill on="f" focussize="0,0"/>
                <v:stroke on="f"/>
                <v:imagedata o:title=""/>
                <o:lock v:ext="edit" aspectratio="f"/>
                <v:textbox>
                  <w:txbxContent>
                    <w:p w14:paraId="3919F5D4">
                      <w:pPr>
                        <w:pStyle w:val="147"/>
                        <w:rPr>
                          <w:rFonts w:hint="eastAsia"/>
                        </w:rPr>
                      </w:pPr>
                      <w:r>
                        <w:t>中华人民共和国通信行业标准</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-93980</wp:posOffset>
                </wp:positionH>
                <wp:positionV relativeFrom="paragraph">
                  <wp:posOffset>915035</wp:posOffset>
                </wp:positionV>
                <wp:extent cx="6583680" cy="650240"/>
                <wp:effectExtent l="0" t="0" r="0" b="0"/>
                <wp:wrapNone/>
                <wp:docPr id="16" name="文本框 9527"/>
                <wp:cNvGraphicFramePr/>
                <a:graphic xmlns:a="http://schemas.openxmlformats.org/drawingml/2006/main">
                  <a:graphicData uri="http://schemas.microsoft.com/office/word/2010/wordprocessingShape">
                    <wps:wsp>
                      <wps:cNvSpPr txBox="1">
                        <a:spLocks noChangeArrowheads="1"/>
                      </wps:cNvSpPr>
                      <wps:spPr bwMode="auto">
                        <a:xfrm>
                          <a:off x="0" y="0"/>
                          <a:ext cx="6583680" cy="650240"/>
                        </a:xfrm>
                        <a:prstGeom prst="rect">
                          <a:avLst/>
                        </a:prstGeom>
                        <a:noFill/>
                        <a:ln>
                          <a:noFill/>
                        </a:ln>
                      </wps:spPr>
                      <wps:bodyPr rot="0" vert="horz" wrap="square" lIns="91440" tIns="45720" rIns="91440" bIns="45720" anchor="t" anchorCtr="0" upright="1">
                        <a:noAutofit/>
                      </wps:bodyPr>
                    </wps:wsp>
                  </a:graphicData>
                </a:graphic>
              </wp:anchor>
            </w:drawing>
          </mc:Choice>
          <mc:Fallback>
            <w:pict>
              <v:shape id="文本框 9527" o:spid="_x0000_s1026" o:spt="202" type="#_x0000_t202" style="position:absolute;left:0pt;margin-left:-7.4pt;margin-top:72.05pt;height:51.2pt;width:518.4pt;z-index:251667456;mso-width-relative:page;mso-height-relative:page;" filled="f" stroked="f" coordsize="21600,21600" o:gfxdata="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k/R/DXAAAADAEAAA8AAAAA&#10;AAAAAQAgAAAAIgAAAGRycy9kb3ducmV2LnhtbFBLAQIUABQAAAAIAIdO4kABFKGhFQIAAA4EAAAO&#10;AAAAAAAAAAEAIAAAACYBAABkcnMvZTJvRG9jLnhtbFBLBQYAAAAABgAGAFkBAACtBQAAAAA=&#10;">
                <v:fill on="f" focussize="0,0"/>
                <v:stroke on="f"/>
                <v:imagedata o:title=""/>
                <o:lock v:ext="edit" aspectratio="f"/>
              </v:shape>
            </w:pict>
          </mc:Fallback>
        </mc:AlternateContent>
      </w:r>
      <w:r>
        <mc:AlternateContent>
          <mc:Choice Requires="wps">
            <w:drawing>
              <wp:anchor distT="0" distB="0" distL="114300" distR="114300" simplePos="0" relativeHeight="251663360" behindDoc="0" locked="0" layoutInCell="0" allowOverlap="1">
                <wp:simplePos x="0" y="0"/>
                <wp:positionH relativeFrom="column">
                  <wp:posOffset>3175</wp:posOffset>
                </wp:positionH>
                <wp:positionV relativeFrom="paragraph">
                  <wp:posOffset>2255520</wp:posOffset>
                </wp:positionV>
                <wp:extent cx="6120130" cy="635"/>
                <wp:effectExtent l="0" t="0" r="33020" b="37465"/>
                <wp:wrapNone/>
                <wp:docPr id="12" name="直线 9523"/>
                <wp:cNvGraphicFramePr/>
                <a:graphic xmlns:a="http://schemas.openxmlformats.org/drawingml/2006/main">
                  <a:graphicData uri="http://schemas.microsoft.com/office/word/2010/wordprocessingShape">
                    <wps:wsp>
                      <wps:cNvCnPr>
                        <a:cxnSpLocks noChangeShapeType="1"/>
                      </wps:cNvCnPr>
                      <wps:spPr bwMode="auto">
                        <a:xfrm>
                          <a:off x="0" y="0"/>
                          <a:ext cx="6120130" cy="635"/>
                        </a:xfrm>
                        <a:prstGeom prst="line">
                          <a:avLst/>
                        </a:prstGeom>
                        <a:noFill/>
                        <a:ln w="12700">
                          <a:solidFill>
                            <a:schemeClr val="tx1"/>
                          </a:solidFill>
                          <a:round/>
                        </a:ln>
                      </wps:spPr>
                      <wps:bodyPr/>
                    </wps:wsp>
                  </a:graphicData>
                </a:graphic>
              </wp:anchor>
            </w:drawing>
          </mc:Choice>
          <mc:Fallback>
            <w:pict>
              <v:line id="直线 9523" o:spid="_x0000_s1026" o:spt="20" style="position:absolute;left:0pt;margin-left:0.25pt;margin-top:177.6pt;height:0.05pt;width:481.9pt;z-index:251663360;mso-width-relative:page;mso-height-relative:page;" filled="f" stroked="t" coordsize="21600,21600" o:allowincell="f" o:gfxdata="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IPJ6HYAAAACAEAAA8AAAAA&#10;AAAAAQAgAAAAIgAAAGRycy9kb3ducmV2LnhtbFBLAQIUABQAAAAIAIdO4kBBiFnn2wEAAKgDAAAO&#10;AAAAAAAAAAEAIAAAACcBAABkcnMvZTJvRG9jLnhtbFBLBQYAAAAABgAGAFkBAAB0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669504" behindDoc="0" locked="1" layoutInCell="1" allowOverlap="1">
                <wp:simplePos x="0" y="0"/>
                <wp:positionH relativeFrom="margin">
                  <wp:posOffset>3810</wp:posOffset>
                </wp:positionH>
                <wp:positionV relativeFrom="margin">
                  <wp:posOffset>125095</wp:posOffset>
                </wp:positionV>
                <wp:extent cx="2540000" cy="657860"/>
                <wp:effectExtent l="0" t="0" r="3175" b="8890"/>
                <wp:wrapNone/>
                <wp:docPr id="18" name="fmFrame1"/>
                <wp:cNvGraphicFramePr/>
                <a:graphic xmlns:a="http://schemas.openxmlformats.org/drawingml/2006/main">
                  <a:graphicData uri="http://schemas.microsoft.com/office/word/2010/wordprocessingShape">
                    <wps:wsp>
                      <wps:cNvSpPr txBox="1">
                        <a:spLocks noChangeArrowheads="1"/>
                      </wps:cNvSpPr>
                      <wps:spPr bwMode="auto">
                        <a:xfrm>
                          <a:off x="0" y="0"/>
                          <a:ext cx="2540000" cy="657860"/>
                        </a:xfrm>
                        <a:prstGeom prst="rect">
                          <a:avLst/>
                        </a:prstGeom>
                        <a:solidFill>
                          <a:srgbClr val="FFFFFF"/>
                        </a:solidFill>
                        <a:ln>
                          <a:noFill/>
                        </a:ln>
                      </wps:spPr>
                      <wps:txbx>
                        <w:txbxContent>
                          <w:p w14:paraId="74BB5EDB">
                            <w:pPr>
                              <w:pStyle w:val="160"/>
                              <w:rPr>
                                <w:rFonts w:hint="eastAsia" w:hAnsi="黑体" w:cs="黑体"/>
                                <w:color w:val="0D0D0D"/>
                              </w:rPr>
                            </w:pPr>
                            <w:r>
                              <w:rPr>
                                <w:rFonts w:hint="eastAsia" w:hAnsi="黑体" w:cs="黑体"/>
                                <w:color w:val="0D0D0D"/>
                              </w:rPr>
                              <w:t>ICS 33.040</w:t>
                            </w:r>
                          </w:p>
                          <w:p w14:paraId="61E7E165">
                            <w:pPr>
                              <w:pStyle w:val="160"/>
                              <w:rPr>
                                <w:rFonts w:hint="eastAsia" w:hAnsi="黑体" w:cs="黑体"/>
                                <w:color w:val="0D0D0D"/>
                              </w:rPr>
                            </w:pPr>
                            <w:r>
                              <w:rPr>
                                <w:rFonts w:hint="eastAsia" w:hAnsi="黑体" w:cs="黑体"/>
                                <w:color w:val="0D0D0D"/>
                              </w:rPr>
                              <w:t>CCS M10</w:t>
                            </w:r>
                          </w:p>
                          <w:p w14:paraId="3165179E">
                            <w:pPr>
                              <w:pStyle w:val="160"/>
                              <w:rPr>
                                <w:del w:id="18" w:author="吴泽宇" w:date="2025-09-17T09:11:30Z"/>
                                <w:rFonts w:hint="eastAsia" w:hAnsi="黑体" w:cs="黑体"/>
                                <w:color w:val="0D0D0D"/>
                                <w:lang w:eastAsia="zh"/>
                              </w:rPr>
                            </w:pPr>
                            <w:del w:id="19" w:author="吴泽宇" w:date="2025-09-17T09:11:30Z">
                              <w:r>
                                <w:rPr>
                                  <w:rFonts w:hint="eastAsia" w:hAnsi="黑体" w:cs="黑体"/>
                                  <w:color w:val="0D0D0D"/>
                                  <w:lang w:eastAsia="zh"/>
                                </w:rPr>
                                <w:delText>备案号：</w:delText>
                              </w:r>
                            </w:del>
                            <w:del w:id="20" w:author="吴泽宇" w:date="2025-09-17T09:11:30Z">
                              <w:r>
                                <w:rPr>
                                  <w:rFonts w:hAnsi="黑体"/>
                                  <w:color w:val="0D0D0D"/>
                                  <w:lang w:eastAsia="zh"/>
                                </w:rPr>
                                <w:delText>XXXX-XXXX</w:delText>
                              </w:r>
                            </w:del>
                          </w:p>
                          <w:p w14:paraId="7C068179">
                            <w:pPr>
                              <w:pStyle w:val="160"/>
                            </w:pPr>
                          </w:p>
                          <w:p w14:paraId="26B987FC">
                            <w:pPr>
                              <w:pStyle w:val="160"/>
                            </w:pPr>
                          </w:p>
                        </w:txbxContent>
                      </wps:txbx>
                      <wps:bodyPr rot="0" vert="horz" wrap="square" lIns="0" tIns="0" rIns="0" bIns="0" anchor="t" anchorCtr="0" upright="1">
                        <a:noAutofit/>
                      </wps:bodyPr>
                    </wps:wsp>
                  </a:graphicData>
                </a:graphic>
              </wp:anchor>
            </w:drawing>
          </mc:Choice>
          <mc:Fallback>
            <w:pict>
              <v:shape id="fmFrame1" o:spid="_x0000_s1026" o:spt="202" type="#_x0000_t202" style="position:absolute;left:0pt;margin-left:0.3pt;margin-top:9.85pt;height:51.8pt;width:200pt;mso-position-horizontal-relative:margin;mso-position-vertical-relative:margin;z-index:251669504;mso-width-relative:page;mso-height-relative:page;" fillcolor="#FFFFFF" filled="t" stroked="f" coordsize="21600,21600" o:gfxdata="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tnbNnUAAAABwEAAA8AAAAAAAAAAQAgAAAA&#10;IgAAAGRycy9kb3ducmV2LnhtbFBLAQIUABQAAAAIAIdO4kCZi/SiDwIAACwEAAAOAAAAAAAAAAEA&#10;IAAAACMBAABkcnMvZTJvRG9jLnhtbFBLBQYAAAAABgAGAFkBAACkBQAAAAA=&#10;">
                <v:fill on="t" focussize="0,0"/>
                <v:stroke on="f"/>
                <v:imagedata o:title=""/>
                <o:lock v:ext="edit" aspectratio="f"/>
                <v:textbox inset="0mm,0mm,0mm,0mm">
                  <w:txbxContent>
                    <w:p w14:paraId="74BB5EDB">
                      <w:pPr>
                        <w:pStyle w:val="160"/>
                        <w:rPr>
                          <w:rFonts w:hint="eastAsia" w:hAnsi="黑体" w:cs="黑体"/>
                          <w:color w:val="0D0D0D"/>
                        </w:rPr>
                      </w:pPr>
                      <w:r>
                        <w:rPr>
                          <w:rFonts w:hint="eastAsia" w:hAnsi="黑体" w:cs="黑体"/>
                          <w:color w:val="0D0D0D"/>
                        </w:rPr>
                        <w:t>ICS 33.040</w:t>
                      </w:r>
                    </w:p>
                    <w:p w14:paraId="61E7E165">
                      <w:pPr>
                        <w:pStyle w:val="160"/>
                        <w:rPr>
                          <w:rFonts w:hint="eastAsia" w:hAnsi="黑体" w:cs="黑体"/>
                          <w:color w:val="0D0D0D"/>
                        </w:rPr>
                      </w:pPr>
                      <w:r>
                        <w:rPr>
                          <w:rFonts w:hint="eastAsia" w:hAnsi="黑体" w:cs="黑体"/>
                          <w:color w:val="0D0D0D"/>
                        </w:rPr>
                        <w:t>CCS M10</w:t>
                      </w:r>
                    </w:p>
                    <w:p w14:paraId="3165179E">
                      <w:pPr>
                        <w:pStyle w:val="160"/>
                        <w:rPr>
                          <w:del w:id="21" w:author="吴泽宇" w:date="2025-09-17T09:11:30Z"/>
                          <w:rFonts w:hint="eastAsia" w:hAnsi="黑体" w:cs="黑体"/>
                          <w:color w:val="0D0D0D"/>
                          <w:lang w:eastAsia="zh"/>
                        </w:rPr>
                      </w:pPr>
                      <w:del w:id="22" w:author="吴泽宇" w:date="2025-09-17T09:11:30Z">
                        <w:r>
                          <w:rPr>
                            <w:rFonts w:hint="eastAsia" w:hAnsi="黑体" w:cs="黑体"/>
                            <w:color w:val="0D0D0D"/>
                            <w:lang w:eastAsia="zh"/>
                          </w:rPr>
                          <w:delText>备案号：</w:delText>
                        </w:r>
                      </w:del>
                      <w:del w:id="23" w:author="吴泽宇" w:date="2025-09-17T09:11:30Z">
                        <w:r>
                          <w:rPr>
                            <w:rFonts w:hAnsi="黑体"/>
                            <w:color w:val="0D0D0D"/>
                            <w:lang w:eastAsia="zh"/>
                          </w:rPr>
                          <w:delText>XXXX-XXXX</w:delText>
                        </w:r>
                      </w:del>
                    </w:p>
                    <w:p w14:paraId="7C068179">
                      <w:pPr>
                        <w:pStyle w:val="160"/>
                      </w:pPr>
                    </w:p>
                    <w:p w14:paraId="26B987FC">
                      <w:pPr>
                        <w:pStyle w:val="160"/>
                      </w:pPr>
                    </w:p>
                  </w:txbxContent>
                </v:textbox>
                <w10:anchorlock/>
              </v:shape>
            </w:pict>
          </mc:Fallback>
        </mc:AlternateContent>
      </w:r>
      <w:r>
        <mc:AlternateContent>
          <mc:Choice Requires="wps">
            <w:drawing>
              <wp:anchor distT="0" distB="0" distL="114300" distR="114300" simplePos="0" relativeHeight="251666432" behindDoc="0" locked="1" layoutInCell="1" allowOverlap="1">
                <wp:simplePos x="0" y="0"/>
                <wp:positionH relativeFrom="margin">
                  <wp:posOffset>4091940</wp:posOffset>
                </wp:positionH>
                <wp:positionV relativeFrom="margin">
                  <wp:posOffset>8552180</wp:posOffset>
                </wp:positionV>
                <wp:extent cx="2019300" cy="312420"/>
                <wp:effectExtent l="0" t="0" r="0" b="1905"/>
                <wp:wrapNone/>
                <wp:docPr id="15" name="fmFrame5"/>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14:paraId="67DF9F04">
                            <w:pPr>
                              <w:pStyle w:val="112"/>
                              <w:jc w:val="both"/>
                            </w:pPr>
                            <w:r>
                              <w:rPr>
                                <w:rFonts w:hint="eastAsia"/>
                              </w:rPr>
                              <w:t>20</w:t>
                            </w:r>
                            <w:r>
                              <w:t>2</w:t>
                            </w:r>
                            <w:r>
                              <w:rPr>
                                <w:rFonts w:hint="eastAsia"/>
                              </w:rPr>
                              <w:t>×-××-××实施</w:t>
                            </w:r>
                          </w:p>
                          <w:p w14:paraId="40D72040"/>
                        </w:txbxContent>
                      </wps:txbx>
                      <wps:bodyPr rot="0" vert="horz" wrap="square" lIns="0" tIns="0" rIns="0" bIns="0" anchor="t" anchorCtr="0" upright="1">
                        <a:noAutofit/>
                      </wps:bodyPr>
                    </wps:wsp>
                  </a:graphicData>
                </a:graphic>
              </wp:anchor>
            </w:drawing>
          </mc:Choice>
          <mc:Fallback>
            <w:pict>
              <v:shape id="fmFrame5" o:spid="_x0000_s1026" o:spt="202" type="#_x0000_t202" style="position:absolute;left:0pt;margin-left:322.2pt;margin-top:673.4pt;height:24.6pt;width:159pt;mso-position-horizontal-relative:margin;mso-position-vertical-relative:margin;z-index:251666432;mso-width-relative:page;mso-height-relative:page;" fillcolor="#FFFFFF" filled="t" stroked="f" coordsize="21600,21600" o:gfxdata="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c8fJ42QAAAA0BAAAPAAAAAAAAAAEA&#10;IAAAACIAAABkcnMvZG93bnJldi54bWxQSwECFAAUAAAACACHTuJAcP+Dgg4CAAAsBAAADgAAAAAA&#10;AAABACAAAAAoAQAAZHJzL2Uyb0RvYy54bWxQSwUGAAAAAAYABgBZAQAAqAUAAAAA&#10;">
                <v:fill on="t" focussize="0,0"/>
                <v:stroke on="f"/>
                <v:imagedata o:title=""/>
                <o:lock v:ext="edit" aspectratio="f"/>
                <v:textbox inset="0mm,0mm,0mm,0mm">
                  <w:txbxContent>
                    <w:p w14:paraId="67DF9F04">
                      <w:pPr>
                        <w:pStyle w:val="112"/>
                        <w:jc w:val="both"/>
                      </w:pPr>
                      <w:r>
                        <w:rPr>
                          <w:rFonts w:hint="eastAsia"/>
                        </w:rPr>
                        <w:t>20</w:t>
                      </w:r>
                      <w:r>
                        <w:t>2</w:t>
                      </w:r>
                      <w:r>
                        <w:rPr>
                          <w:rFonts w:hint="eastAsia"/>
                        </w:rPr>
                        <w:t>×-××-××实施</w:t>
                      </w:r>
                    </w:p>
                    <w:p w14:paraId="40D72040"/>
                  </w:txbxContent>
                </v:textbox>
                <w10:anchorlock/>
              </v:shape>
            </w:pict>
          </mc:Fallback>
        </mc:AlternateContent>
      </w:r>
      <w:r>
        <mc:AlternateContent>
          <mc:Choice Requires="wps">
            <w:drawing>
              <wp:anchor distT="0" distB="0" distL="114300" distR="114300" simplePos="0" relativeHeight="251665408" behindDoc="0" locked="1" layoutInCell="0" allowOverlap="1">
                <wp:simplePos x="0" y="0"/>
                <wp:positionH relativeFrom="margin">
                  <wp:posOffset>4148455</wp:posOffset>
                </wp:positionH>
                <wp:positionV relativeFrom="margin">
                  <wp:posOffset>108585</wp:posOffset>
                </wp:positionV>
                <wp:extent cx="1574800" cy="681990"/>
                <wp:effectExtent l="0" t="0" r="1270" b="8890"/>
                <wp:wrapNone/>
                <wp:docPr id="14" name="fmFrame8"/>
                <wp:cNvGraphicFramePr/>
                <a:graphic xmlns:a="http://schemas.openxmlformats.org/drawingml/2006/main">
                  <a:graphicData uri="http://schemas.microsoft.com/office/word/2010/wordprocessingShape">
                    <wps:wsp>
                      <wps:cNvSpPr txBox="1">
                        <a:spLocks noChangeArrowheads="1"/>
                      </wps:cNvSpPr>
                      <wps:spPr bwMode="auto">
                        <a:xfrm>
                          <a:off x="0" y="0"/>
                          <a:ext cx="1574800" cy="681990"/>
                        </a:xfrm>
                        <a:prstGeom prst="rect">
                          <a:avLst/>
                        </a:prstGeom>
                        <a:solidFill>
                          <a:srgbClr val="FFFFFF"/>
                        </a:solidFill>
                        <a:ln>
                          <a:noFill/>
                        </a:ln>
                      </wps:spPr>
                      <wps:txbx>
                        <w:txbxContent>
                          <w:p w14:paraId="22A9E51F">
                            <w:pPr>
                              <w:pStyle w:val="103"/>
                            </w:pPr>
                            <w:r>
                              <w:t>YD</w:t>
                            </w:r>
                          </w:p>
                        </w:txbxContent>
                      </wps:txbx>
                      <wps:bodyPr rot="0" vert="horz" wrap="square" lIns="0" tIns="0" rIns="0" bIns="0" anchor="t" anchorCtr="0" upright="1">
                        <a:noAutofit/>
                      </wps:bodyPr>
                    </wps:wsp>
                  </a:graphicData>
                </a:graphic>
              </wp:anchor>
            </w:drawing>
          </mc:Choice>
          <mc:Fallback>
            <w:pict>
              <v:shape id="fmFrame8" o:spid="_x0000_s1026" o:spt="202" type="#_x0000_t202" style="position:absolute;left:0pt;margin-left:326.65pt;margin-top:8.55pt;height:53.7pt;width:124pt;mso-position-horizontal-relative:margin;mso-position-vertical-relative:margin;z-index:251665408;mso-width-relative:page;mso-height-relative:page;" fillcolor="#FFFFFF" filled="t" stroked="f" coordsize="21600,21600" o:allowincell="f" o:gfxdata="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LV8jI2AAAAAoBAAAPAAAAAAAAAAEA&#10;IAAAACIAAABkcnMvZG93bnJldi54bWxQSwECFAAUAAAACACHTuJAja5A/A8CAAAsBAAADgAAAAAA&#10;AAABACAAAAAnAQAAZHJzL2Uyb0RvYy54bWxQSwUGAAAAAAYABgBZAQAAqAUAAAAA&#10;">
                <v:fill on="t" focussize="0,0"/>
                <v:stroke on="f"/>
                <v:imagedata o:title=""/>
                <o:lock v:ext="edit" aspectratio="f"/>
                <v:textbox inset="0mm,0mm,0mm,0mm">
                  <w:txbxContent>
                    <w:p w14:paraId="22A9E51F">
                      <w:pPr>
                        <w:pStyle w:val="103"/>
                      </w:pPr>
                      <w:r>
                        <w:t>YD</w:t>
                      </w:r>
                    </w:p>
                  </w:txbxContent>
                </v:textbox>
                <w10:anchorlock/>
              </v:shape>
            </w:pict>
          </mc:Fallback>
        </mc:AlternateContent>
      </w:r>
      <w:r>
        <mc:AlternateContent>
          <mc:Choice Requires="wps">
            <w:drawing>
              <wp:anchor distT="0" distB="0" distL="114300" distR="114300" simplePos="0" relativeHeight="251664384" behindDoc="0" locked="0" layoutInCell="0" allowOverlap="1">
                <wp:simplePos x="0" y="0"/>
                <wp:positionH relativeFrom="column">
                  <wp:posOffset>0</wp:posOffset>
                </wp:positionH>
                <wp:positionV relativeFrom="paragraph">
                  <wp:posOffset>8890000</wp:posOffset>
                </wp:positionV>
                <wp:extent cx="5718175" cy="10160"/>
                <wp:effectExtent l="0" t="0" r="0" b="0"/>
                <wp:wrapNone/>
                <wp:docPr id="13" name="直线 9524"/>
                <wp:cNvGraphicFramePr/>
                <a:graphic xmlns:a="http://schemas.openxmlformats.org/drawingml/2006/main">
                  <a:graphicData uri="http://schemas.microsoft.com/office/word/2010/wordprocessingShape">
                    <wps:wsp>
                      <wps:cNvCnPr>
                        <a:cxnSpLocks noChangeShapeType="1"/>
                      </wps:cNvCnPr>
                      <wps:spPr bwMode="auto">
                        <a:xfrm>
                          <a:off x="0" y="0"/>
                          <a:ext cx="5718175" cy="10160"/>
                        </a:xfrm>
                        <a:prstGeom prst="line">
                          <a:avLst/>
                        </a:prstGeom>
                        <a:noFill/>
                        <a:ln w="12700">
                          <a:solidFill>
                            <a:schemeClr val="tx1"/>
                          </a:solidFill>
                          <a:round/>
                        </a:ln>
                      </wps:spPr>
                      <wps:bodyPr/>
                    </wps:wsp>
                  </a:graphicData>
                </a:graphic>
              </wp:anchor>
            </w:drawing>
          </mc:Choice>
          <mc:Fallback>
            <w:pict>
              <v:line id="直线 9524" o:spid="_x0000_s1026" o:spt="20" style="position:absolute;left:0pt;margin-left:0pt;margin-top:700pt;height:0.8pt;width:450.25pt;z-index:251664384;mso-width-relative:page;mso-height-relative:page;" filled="f" stroked="t" coordsize="21600,21600" o:allowincell="f" o:gfxdata="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gtn/l1wAAAAoBAAAP&#10;AAAAAAAAAAEAIAAAACIAAABkcnMvZG93bnJldi54bWxQSwECFAAUAAAACACHTuJAoTYd0uABAACq&#10;AwAADgAAAAAAAAABACAAAAAmAQAAZHJzL2Uyb0RvYy54bWxQSwUGAAAAAAYABgBZAQAAeA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662336" behindDoc="0" locked="1" layoutInCell="0" allowOverlap="1">
                <wp:simplePos x="0" y="0"/>
                <wp:positionH relativeFrom="margin">
                  <wp:posOffset>0</wp:posOffset>
                </wp:positionH>
                <wp:positionV relativeFrom="margin">
                  <wp:posOffset>9108440</wp:posOffset>
                </wp:positionV>
                <wp:extent cx="6235700" cy="363220"/>
                <wp:effectExtent l="0" t="0" r="3175" b="8255"/>
                <wp:wrapNone/>
                <wp:docPr id="1" name="fmFrame7"/>
                <wp:cNvGraphicFramePr/>
                <a:graphic xmlns:a="http://schemas.openxmlformats.org/drawingml/2006/main">
                  <a:graphicData uri="http://schemas.microsoft.com/office/word/2010/wordprocessingShape">
                    <wps:wsp>
                      <wps:cNvSpPr txBox="1">
                        <a:spLocks noChangeArrowheads="1"/>
                      </wps:cNvSpPr>
                      <wps:spPr bwMode="auto">
                        <a:xfrm>
                          <a:off x="0" y="0"/>
                          <a:ext cx="6235700" cy="363220"/>
                        </a:xfrm>
                        <a:prstGeom prst="rect">
                          <a:avLst/>
                        </a:prstGeom>
                        <a:solidFill>
                          <a:srgbClr val="FFFFFF"/>
                        </a:solidFill>
                        <a:ln>
                          <a:noFill/>
                        </a:ln>
                      </wps:spPr>
                      <wps:txbx>
                        <w:txbxContent>
                          <w:p w14:paraId="457F21E3">
                            <w:pPr>
                              <w:pStyle w:val="148"/>
                            </w:pPr>
                            <w:r>
                              <w:rPr>
                                <w:rFonts w:hint="eastAsia"/>
                              </w:rPr>
                              <w:t xml:space="preserve">中华人民共和国工业和信息化部 </w:t>
                            </w:r>
                            <w:r>
                              <w:rPr>
                                <w:rStyle w:val="110"/>
                                <w:rFonts w:hint="eastAsia"/>
                              </w:rPr>
                              <w:t>发布</w:t>
                            </w:r>
                          </w:p>
                          <w:p w14:paraId="7B1F6D63"/>
                        </w:txbxContent>
                      </wps:txbx>
                      <wps:bodyPr rot="0" vert="horz" wrap="square" lIns="0" tIns="0" rIns="0" bIns="0" anchor="t" anchorCtr="0" upright="1">
                        <a:noAutofit/>
                      </wps:bodyPr>
                    </wps:wsp>
                  </a:graphicData>
                </a:graphic>
              </wp:anchor>
            </w:drawing>
          </mc:Choice>
          <mc:Fallback>
            <w:pict>
              <v:shape id="fmFrame7" o:spid="_x0000_s1026" o:spt="202" type="#_x0000_t202" style="position:absolute;left:0pt;margin-left:0pt;margin-top:717.2pt;height:28.6pt;width:491pt;mso-position-horizontal-relative:margin;mso-position-vertical-relative:margin;z-index:251662336;mso-width-relative:page;mso-height-relative:page;" fillcolor="#FFFFFF" filled="t" stroked="f" coordsize="21600,21600" o:allowincell="f" o:gfxdata="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RNUo2AAAAAoBAAAPAAAAAAAAAAEA&#10;IAAAACIAAABkcnMvZG93bnJldi54bWxQSwECFAAUAAAACACHTuJAHeAv7w8CAAArBAAADgAAAAAA&#10;AAABACAAAAAnAQAAZHJzL2Uyb0RvYy54bWxQSwUGAAAAAAYABgBZAQAAqAUAAAAA&#10;">
                <v:fill on="t" focussize="0,0"/>
                <v:stroke on="f"/>
                <v:imagedata o:title=""/>
                <o:lock v:ext="edit" aspectratio="f"/>
                <v:textbox inset="0mm,0mm,0mm,0mm">
                  <w:txbxContent>
                    <w:p w14:paraId="457F21E3">
                      <w:pPr>
                        <w:pStyle w:val="148"/>
                      </w:pPr>
                      <w:r>
                        <w:rPr>
                          <w:rFonts w:hint="eastAsia"/>
                        </w:rPr>
                        <w:t xml:space="preserve">中华人民共和国工业和信息化部 </w:t>
                      </w:r>
                      <w:r>
                        <w:rPr>
                          <w:rStyle w:val="110"/>
                          <w:rFonts w:hint="eastAsia"/>
                        </w:rPr>
                        <w:t>发布</w:t>
                      </w:r>
                    </w:p>
                    <w:p w14:paraId="7B1F6D63"/>
                  </w:txbxContent>
                </v:textbox>
                <w10:anchorlock/>
              </v:shape>
            </w:pict>
          </mc:Fallback>
        </mc:AlternateContent>
      </w:r>
      <w:r>
        <mc:AlternateContent>
          <mc:Choice Requires="wps">
            <w:drawing>
              <wp:anchor distT="0" distB="0" distL="114300" distR="114300" simplePos="0" relativeHeight="251661312" behindDoc="0" locked="1" layoutInCell="1" allowOverlap="1">
                <wp:simplePos x="0" y="0"/>
                <wp:positionH relativeFrom="margin">
                  <wp:posOffset>7620</wp:posOffset>
                </wp:positionH>
                <wp:positionV relativeFrom="margin">
                  <wp:posOffset>8552180</wp:posOffset>
                </wp:positionV>
                <wp:extent cx="2019300" cy="312420"/>
                <wp:effectExtent l="0" t="0" r="0" b="1905"/>
                <wp:wrapNone/>
                <wp:docPr id="10" name="fmFrame5"/>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14:paraId="3942EDFC">
                            <w:pPr>
                              <w:pStyle w:val="112"/>
                              <w:jc w:val="both"/>
                            </w:pPr>
                            <w:r>
                              <w:rPr>
                                <w:rFonts w:hint="eastAsia"/>
                              </w:rPr>
                              <w:t>20</w:t>
                            </w:r>
                            <w:r>
                              <w:t>2</w:t>
                            </w:r>
                            <w:r>
                              <w:rPr>
                                <w:rFonts w:hint="eastAsia"/>
                              </w:rPr>
                              <w:t>×-××-××发布</w:t>
                            </w:r>
                          </w:p>
                          <w:p w14:paraId="621D933D"/>
                        </w:txbxContent>
                      </wps:txbx>
                      <wps:bodyPr rot="0" vert="horz" wrap="square" lIns="0" tIns="0" rIns="0" bIns="0" anchor="t" anchorCtr="0" upright="1">
                        <a:noAutofit/>
                      </wps:bodyPr>
                    </wps:wsp>
                  </a:graphicData>
                </a:graphic>
              </wp:anchor>
            </w:drawing>
          </mc:Choice>
          <mc:Fallback>
            <w:pict>
              <v:shape id="fmFrame5" o:spid="_x0000_s1026" o:spt="202" type="#_x0000_t202" style="position:absolute;left:0pt;margin-left:0.6pt;margin-top:673.4pt;height:24.6pt;width:159pt;mso-position-horizontal-relative:margin;mso-position-vertical-relative:margin;z-index:251661312;mso-width-relative:page;mso-height-relative:page;" fillcolor="#FFFFFF" filled="t" stroked="f" coordsize="21600,21600" o:gfxdata="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UkxjdcAAAALAQAADwAAAAAAAAABACAA&#10;AAAiAAAAZHJzL2Rvd25yZXYueG1sUEsBAhQAFAAAAAgAh07iQMoyqd8OAgAALAQAAA4AAAAAAAAA&#10;AQAgAAAAJgEAAGRycy9lMm9Eb2MueG1sUEsFBgAAAAAGAAYAWQEAAKYFAAAAAA==&#10;">
                <v:fill on="t" focussize="0,0"/>
                <v:stroke on="f"/>
                <v:imagedata o:title=""/>
                <o:lock v:ext="edit" aspectratio="f"/>
                <v:textbox inset="0mm,0mm,0mm,0mm">
                  <w:txbxContent>
                    <w:p w14:paraId="3942EDFC">
                      <w:pPr>
                        <w:pStyle w:val="112"/>
                        <w:jc w:val="both"/>
                      </w:pPr>
                      <w:r>
                        <w:rPr>
                          <w:rFonts w:hint="eastAsia"/>
                        </w:rPr>
                        <w:t>20</w:t>
                      </w:r>
                      <w:r>
                        <w:t>2</w:t>
                      </w:r>
                      <w:r>
                        <w:rPr>
                          <w:rFonts w:hint="eastAsia"/>
                        </w:rPr>
                        <w:t>×-××-××发布</w:t>
                      </w:r>
                    </w:p>
                    <w:p w14:paraId="621D933D"/>
                  </w:txbxContent>
                </v:textbox>
                <w10:anchorlock/>
              </v:shape>
            </w:pict>
          </mc:Fallback>
        </mc:AlternateContent>
      </w:r>
      <w:r>
        <mc:AlternateContent>
          <mc:Choice Requires="wps">
            <w:drawing>
              <wp:anchor distT="0" distB="0" distL="114300" distR="114300" simplePos="0" relativeHeight="251660288" behindDoc="0" locked="1" layoutInCell="0" allowOverlap="1">
                <wp:simplePos x="0" y="0"/>
                <wp:positionH relativeFrom="margin">
                  <wp:posOffset>0</wp:posOffset>
                </wp:positionH>
                <wp:positionV relativeFrom="margin">
                  <wp:posOffset>3635375</wp:posOffset>
                </wp:positionV>
                <wp:extent cx="5969000" cy="4681220"/>
                <wp:effectExtent l="0" t="0" r="3175" b="5080"/>
                <wp:wrapNone/>
                <wp:docPr id="9" name="fmFrame4"/>
                <wp:cNvGraphicFramePr/>
                <a:graphic xmlns:a="http://schemas.openxmlformats.org/drawingml/2006/main">
                  <a:graphicData uri="http://schemas.microsoft.com/office/word/2010/wordprocessingShape">
                    <wps:wsp>
                      <wps:cNvSpPr txBox="1">
                        <a:spLocks noChangeArrowheads="1"/>
                      </wps:cNvSpPr>
                      <wps:spPr bwMode="auto">
                        <a:xfrm>
                          <a:off x="0" y="0"/>
                          <a:ext cx="5969000" cy="4681220"/>
                        </a:xfrm>
                        <a:prstGeom prst="rect">
                          <a:avLst/>
                        </a:prstGeom>
                        <a:solidFill>
                          <a:srgbClr val="FFFFFF"/>
                        </a:solidFill>
                        <a:ln>
                          <a:noFill/>
                        </a:ln>
                      </wps:spPr>
                      <wps:txbx>
                        <w:txbxContent>
                          <w:p w14:paraId="47D5A30E"/>
                          <w:p w14:paraId="1EA32F03">
                            <w:pPr>
                              <w:spacing w:after="560" w:line="360" w:lineRule="auto"/>
                              <w:jc w:val="center"/>
                              <w:rPr>
                                <w:rFonts w:hint="eastAsia" w:ascii="宋体" w:hAnsi="宋体"/>
                                <w:b/>
                                <w:sz w:val="48"/>
                              </w:rPr>
                            </w:pPr>
                            <w:r>
                              <w:rPr>
                                <w:rFonts w:hint="eastAsia" w:ascii="黑体" w:hAnsi="黑体" w:eastAsia="黑体" w:cs="黑体"/>
                                <w:sz w:val="52"/>
                                <w:szCs w:val="52"/>
                              </w:rPr>
                              <w:t>自智网络 意图管理总体技术要求</w:t>
                            </w:r>
                          </w:p>
                          <w:p w14:paraId="491D5E36">
                            <w:pPr>
                              <w:pStyle w:val="117"/>
                              <w:spacing w:before="850" w:line="240" w:lineRule="auto"/>
                              <w:rPr>
                                <w:rFonts w:hint="eastAsia" w:ascii="黑体" w:hAnsi="黑体" w:eastAsia="黑体" w:cs="黑体"/>
                              </w:rPr>
                            </w:pPr>
                            <w:r>
                              <w:rPr>
                                <w:rFonts w:hint="eastAsia" w:ascii="黑体" w:hAnsi="黑体" w:eastAsia="黑体" w:cs="黑体"/>
                              </w:rPr>
                              <w:t xml:space="preserve">Autonomous network </w:t>
                            </w:r>
                            <w:r>
                              <w:t>——</w:t>
                            </w:r>
                            <w:r>
                              <w:rPr>
                                <w:rFonts w:hint="eastAsia" w:ascii="黑体" w:hAnsi="黑体" w:eastAsia="黑体" w:cs="黑体"/>
                              </w:rPr>
                              <w:t xml:space="preserve"> General technical specification for intent management</w:t>
                            </w:r>
                          </w:p>
                          <w:p w14:paraId="15BF3518">
                            <w:pPr>
                              <w:pStyle w:val="117"/>
                              <w:spacing w:before="850" w:line="240" w:lineRule="auto"/>
                              <w:rPr>
                                <w:rFonts w:hint="eastAsia" w:ascii="黑体" w:hAnsi="黑体" w:eastAsia="黑体" w:cs="黑体"/>
                              </w:rPr>
                            </w:pPr>
                            <w:r>
                              <w:rPr>
                                <w:rFonts w:hint="eastAsia" w:ascii="黑体" w:hAnsi="黑体" w:eastAsia="黑体" w:cs="黑体"/>
                              </w:rPr>
                              <w:t>(报批稿)</w:t>
                            </w:r>
                          </w:p>
                          <w:p w14:paraId="05ABA3F9">
                            <w:pPr>
                              <w:pStyle w:val="119"/>
                            </w:pPr>
                          </w:p>
                          <w:p w14:paraId="6F114DC8">
                            <w:pPr>
                              <w:pStyle w:val="119"/>
                            </w:pPr>
                          </w:p>
                        </w:txbxContent>
                      </wps:txbx>
                      <wps:bodyPr rot="0" vert="horz" wrap="square" lIns="0" tIns="0" rIns="0" bIns="0" anchor="t" anchorCtr="0" upright="1">
                        <a:noAutofit/>
                      </wps:bodyPr>
                    </wps:wsp>
                  </a:graphicData>
                </a:graphic>
              </wp:anchor>
            </w:drawing>
          </mc:Choice>
          <mc:Fallback>
            <w:pict>
              <v:shape id="fmFrame4" o:spid="_x0000_s1026" o:spt="202" type="#_x0000_t202" style="position:absolute;left:0pt;margin-left:0pt;margin-top:286.25pt;height:368.6pt;width:470pt;mso-position-horizontal-relative:margin;mso-position-vertical-relative:margin;z-index:251660288;mso-width-relative:page;mso-height-relative:page;" fillcolor="#FFFFFF" filled="t" stroked="f" coordsize="21600,21600" o:allowincell="f" o:gfxdata="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FefcdgAAAAJAQAADwAAAAAAAAAB&#10;ACAAAAAiAAAAZHJzL2Rvd25yZXYueG1sUEsBAhQAFAAAAAgAh07iQHcU59kQAgAALAQAAA4AAAAA&#10;AAAAAQAgAAAAJwEAAGRycy9lMm9Eb2MueG1sUEsFBgAAAAAGAAYAWQEAAKkFAAAAAA==&#10;">
                <v:fill on="t" focussize="0,0"/>
                <v:stroke on="f"/>
                <v:imagedata o:title=""/>
                <o:lock v:ext="edit" aspectratio="f"/>
                <v:textbox inset="0mm,0mm,0mm,0mm">
                  <w:txbxContent>
                    <w:p w14:paraId="47D5A30E"/>
                    <w:p w14:paraId="1EA32F03">
                      <w:pPr>
                        <w:spacing w:after="560" w:line="360" w:lineRule="auto"/>
                        <w:jc w:val="center"/>
                        <w:rPr>
                          <w:rFonts w:hint="eastAsia" w:ascii="宋体" w:hAnsi="宋体"/>
                          <w:b/>
                          <w:sz w:val="48"/>
                        </w:rPr>
                      </w:pPr>
                      <w:r>
                        <w:rPr>
                          <w:rFonts w:hint="eastAsia" w:ascii="黑体" w:hAnsi="黑体" w:eastAsia="黑体" w:cs="黑体"/>
                          <w:sz w:val="52"/>
                          <w:szCs w:val="52"/>
                        </w:rPr>
                        <w:t>自智网络 意图管理总体技术要求</w:t>
                      </w:r>
                    </w:p>
                    <w:p w14:paraId="491D5E36">
                      <w:pPr>
                        <w:pStyle w:val="117"/>
                        <w:spacing w:before="850" w:line="240" w:lineRule="auto"/>
                        <w:rPr>
                          <w:rFonts w:hint="eastAsia" w:ascii="黑体" w:hAnsi="黑体" w:eastAsia="黑体" w:cs="黑体"/>
                        </w:rPr>
                      </w:pPr>
                      <w:r>
                        <w:rPr>
                          <w:rFonts w:hint="eastAsia" w:ascii="黑体" w:hAnsi="黑体" w:eastAsia="黑体" w:cs="黑体"/>
                        </w:rPr>
                        <w:t xml:space="preserve">Autonomous network </w:t>
                      </w:r>
                      <w:r>
                        <w:t>——</w:t>
                      </w:r>
                      <w:r>
                        <w:rPr>
                          <w:rFonts w:hint="eastAsia" w:ascii="黑体" w:hAnsi="黑体" w:eastAsia="黑体" w:cs="黑体"/>
                        </w:rPr>
                        <w:t xml:space="preserve"> General technical specification for intent management</w:t>
                      </w:r>
                    </w:p>
                    <w:p w14:paraId="15BF3518">
                      <w:pPr>
                        <w:pStyle w:val="117"/>
                        <w:spacing w:before="850" w:line="240" w:lineRule="auto"/>
                        <w:rPr>
                          <w:rFonts w:hint="eastAsia" w:ascii="黑体" w:hAnsi="黑体" w:eastAsia="黑体" w:cs="黑体"/>
                        </w:rPr>
                      </w:pPr>
                      <w:r>
                        <w:rPr>
                          <w:rFonts w:hint="eastAsia" w:ascii="黑体" w:hAnsi="黑体" w:eastAsia="黑体" w:cs="黑体"/>
                        </w:rPr>
                        <w:t>(报批稿)</w:t>
                      </w:r>
                    </w:p>
                    <w:p w14:paraId="05ABA3F9">
                      <w:pPr>
                        <w:pStyle w:val="119"/>
                      </w:pPr>
                    </w:p>
                    <w:p w14:paraId="6F114DC8">
                      <w:pPr>
                        <w:pStyle w:val="119"/>
                      </w:pPr>
                    </w:p>
                  </w:txbxContent>
                </v:textbox>
                <w10:anchorlock/>
              </v:shape>
            </w:pict>
          </mc:Fallback>
        </mc:AlternateContent>
      </w:r>
      <w:r>
        <mc:AlternateContent>
          <mc:Choice Requires="wps">
            <w:drawing>
              <wp:anchor distT="0" distB="0" distL="114300" distR="114300" simplePos="0" relativeHeight="251659264" behindDoc="0" locked="1" layoutInCell="0" allowOverlap="1">
                <wp:simplePos x="0" y="0"/>
                <wp:positionH relativeFrom="margin">
                  <wp:posOffset>979805</wp:posOffset>
                </wp:positionH>
                <wp:positionV relativeFrom="margin">
                  <wp:posOffset>1401445</wp:posOffset>
                </wp:positionV>
                <wp:extent cx="4821555" cy="860425"/>
                <wp:effectExtent l="0" t="0" r="3810" b="3175"/>
                <wp:wrapNone/>
                <wp:docPr id="8" name="fmFrame3"/>
                <wp:cNvGraphicFramePr/>
                <a:graphic xmlns:a="http://schemas.openxmlformats.org/drawingml/2006/main">
                  <a:graphicData uri="http://schemas.microsoft.com/office/word/2010/wordprocessingShape">
                    <wps:wsp>
                      <wps:cNvSpPr txBox="1">
                        <a:spLocks noChangeArrowheads="1"/>
                      </wps:cNvSpPr>
                      <wps:spPr bwMode="auto">
                        <a:xfrm>
                          <a:off x="0" y="0"/>
                          <a:ext cx="4821555" cy="860425"/>
                        </a:xfrm>
                        <a:prstGeom prst="rect">
                          <a:avLst/>
                        </a:prstGeom>
                        <a:solidFill>
                          <a:srgbClr val="FFFFFF"/>
                        </a:solidFill>
                        <a:ln>
                          <a:noFill/>
                        </a:ln>
                      </wps:spPr>
                      <wps:txbx>
                        <w:txbxContent>
                          <w:p w14:paraId="30CCFE9C">
                            <w:pPr>
                              <w:pStyle w:val="114"/>
                              <w:rPr>
                                <w:rFonts w:hint="eastAsia" w:ascii="黑体" w:hAnsi="黑体" w:eastAsia="黑体" w:cs="黑体"/>
                                <w:lang w:eastAsia="zh-CN"/>
                              </w:rPr>
                            </w:pPr>
                            <w:r>
                              <w:rPr>
                                <w:rFonts w:hint="eastAsia" w:ascii="黑体" w:hAnsi="黑体" w:eastAsia="黑体" w:cs="黑体"/>
                              </w:rPr>
                              <w:t xml:space="preserve">YD/T </w:t>
                            </w:r>
                            <w:del w:id="24" w:author="吴泽宇" w:date="2025-09-17T09:11:17Z">
                              <w:r>
                                <w:rPr>
                                  <w:rFonts w:hint="default" w:ascii="黑体" w:hAnsi="黑体" w:eastAsia="黑体" w:cs="黑体"/>
                                  <w:lang w:val="en-US"/>
                                </w:rPr>
                                <w:delText>2025</w:delText>
                              </w:r>
                            </w:del>
                            <w:ins w:id="25" w:author="吴泽宇" w:date="2025-09-17T09:11:19Z">
                              <w:r>
                                <w:rPr>
                                  <w:rFonts w:hint="eastAsia" w:ascii="黑体" w:hAnsi="黑体" w:eastAsia="黑体" w:cs="黑体"/>
                                  <w:lang w:val="en-US" w:eastAsia="zh-CN"/>
                                </w:rPr>
                                <w:t>XXXX</w:t>
                              </w:r>
                            </w:ins>
                            <w:r>
                              <w:rPr>
                                <w:rFonts w:hint="eastAsia" w:ascii="黑体" w:hAnsi="黑体" w:eastAsia="黑体" w:cs="黑体"/>
                              </w:rPr>
                              <w:t>-</w:t>
                            </w:r>
                            <w:del w:id="26" w:author="吴泽宇" w:date="2025-09-17T09:11:24Z">
                              <w:r>
                                <w:rPr>
                                  <w:rFonts w:hint="default" w:ascii="黑体" w:hAnsi="黑体" w:eastAsia="黑体" w:cs="黑体"/>
                                  <w:lang w:val="en-US"/>
                                </w:rPr>
                                <w:delText>0766</w:delText>
                              </w:r>
                            </w:del>
                            <w:ins w:id="27" w:author="吴泽宇" w:date="2025-09-17T09:11:26Z">
                              <w:r>
                                <w:rPr>
                                  <w:rFonts w:hint="eastAsia" w:ascii="黑体" w:hAnsi="黑体" w:eastAsia="黑体" w:cs="黑体"/>
                                  <w:lang w:val="en-US" w:eastAsia="zh-CN"/>
                                </w:rPr>
                                <w:t>XXXX</w:t>
                              </w:r>
                            </w:ins>
                          </w:p>
                        </w:txbxContent>
                      </wps:txbx>
                      <wps:bodyPr rot="0" vert="horz" wrap="square" lIns="0" tIns="0" rIns="0" bIns="0" anchor="t" anchorCtr="0" upright="1">
                        <a:noAutofit/>
                      </wps:bodyPr>
                    </wps:wsp>
                  </a:graphicData>
                </a:graphic>
              </wp:anchor>
            </w:drawing>
          </mc:Choice>
          <mc:Fallback>
            <w:pict>
              <v:shape id="fmFrame3" o:spid="_x0000_s1026" o:spt="202" type="#_x0000_t202" style="position:absolute;left:0pt;margin-left:77.15pt;margin-top:110.35pt;height:67.75pt;width:379.65pt;mso-position-horizontal-relative:margin;mso-position-vertical-relative:margin;z-index:251659264;mso-width-relative:page;mso-height-relative:page;" fillcolor="#FFFFFF" filled="t" stroked="f" coordsize="21600,21600" o:allowincell="f" o:gfxdata="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qg/52gAAAAsBAAAPAAAAAAAA&#10;AAEAIAAAACIAAABkcnMvZG93bnJldi54bWxQSwECFAAUAAAACACHTuJAQVJb+hACAAArBAAADgAA&#10;AAAAAAABACAAAAApAQAAZHJzL2Uyb0RvYy54bWxQSwUGAAAAAAYABgBZAQAAqwUAAAAA&#10;">
                <v:fill on="t" focussize="0,0"/>
                <v:stroke on="f"/>
                <v:imagedata o:title=""/>
                <o:lock v:ext="edit" aspectratio="f"/>
                <v:textbox inset="0mm,0mm,0mm,0mm">
                  <w:txbxContent>
                    <w:p w14:paraId="30CCFE9C">
                      <w:pPr>
                        <w:pStyle w:val="114"/>
                        <w:rPr>
                          <w:rFonts w:hint="eastAsia" w:ascii="黑体" w:hAnsi="黑体" w:eastAsia="黑体" w:cs="黑体"/>
                          <w:lang w:eastAsia="zh-CN"/>
                        </w:rPr>
                      </w:pPr>
                      <w:r>
                        <w:rPr>
                          <w:rFonts w:hint="eastAsia" w:ascii="黑体" w:hAnsi="黑体" w:eastAsia="黑体" w:cs="黑体"/>
                        </w:rPr>
                        <w:t xml:space="preserve">YD/T </w:t>
                      </w:r>
                      <w:del w:id="28" w:author="吴泽宇" w:date="2025-09-17T09:11:17Z">
                        <w:r>
                          <w:rPr>
                            <w:rFonts w:hint="default" w:ascii="黑体" w:hAnsi="黑体" w:eastAsia="黑体" w:cs="黑体"/>
                            <w:lang w:val="en-US"/>
                          </w:rPr>
                          <w:delText>2025</w:delText>
                        </w:r>
                      </w:del>
                      <w:ins w:id="29" w:author="吴泽宇" w:date="2025-09-17T09:11:19Z">
                        <w:r>
                          <w:rPr>
                            <w:rFonts w:hint="eastAsia" w:ascii="黑体" w:hAnsi="黑体" w:eastAsia="黑体" w:cs="黑体"/>
                            <w:lang w:val="en-US" w:eastAsia="zh-CN"/>
                          </w:rPr>
                          <w:t>XXXX</w:t>
                        </w:r>
                      </w:ins>
                      <w:r>
                        <w:rPr>
                          <w:rFonts w:hint="eastAsia" w:ascii="黑体" w:hAnsi="黑体" w:eastAsia="黑体" w:cs="黑体"/>
                        </w:rPr>
                        <w:t>-</w:t>
                      </w:r>
                      <w:del w:id="30" w:author="吴泽宇" w:date="2025-09-17T09:11:24Z">
                        <w:r>
                          <w:rPr>
                            <w:rFonts w:hint="default" w:ascii="黑体" w:hAnsi="黑体" w:eastAsia="黑体" w:cs="黑体"/>
                            <w:lang w:val="en-US"/>
                          </w:rPr>
                          <w:delText>0766</w:delText>
                        </w:r>
                      </w:del>
                      <w:ins w:id="31" w:author="吴泽宇" w:date="2025-09-17T09:11:26Z">
                        <w:r>
                          <w:rPr>
                            <w:rFonts w:hint="eastAsia" w:ascii="黑体" w:hAnsi="黑体" w:eastAsia="黑体" w:cs="黑体"/>
                            <w:lang w:val="en-US" w:eastAsia="zh-CN"/>
                          </w:rPr>
                          <w:t>XXXX</w:t>
                        </w:r>
                      </w:ins>
                    </w:p>
                  </w:txbxContent>
                </v:textbox>
                <w10:anchorlock/>
              </v:shape>
            </w:pict>
          </mc:Fallback>
        </mc:AlternateContent>
      </w:r>
    </w:p>
    <w:bookmarkEnd w:id="0"/>
    <w:bookmarkEnd w:id="1"/>
    <w:bookmarkEnd w:id="2"/>
    <w:bookmarkEnd w:id="3"/>
    <w:bookmarkEnd w:id="4"/>
    <w:bookmarkEnd w:id="5"/>
    <w:bookmarkEnd w:id="6"/>
    <w:bookmarkEnd w:id="7"/>
    <w:bookmarkEnd w:id="8"/>
    <w:sdt>
      <w:sdtPr>
        <w:rPr>
          <w:rFonts w:asciiTheme="minorHAnsi" w:eastAsiaTheme="minorHAnsi"/>
          <w:b/>
          <w:bCs/>
          <w:caps/>
          <w:sz w:val="20"/>
          <w:szCs w:val="20"/>
        </w:rPr>
        <w:id w:val="147472541"/>
        <w15:color w:val="DBDBDB"/>
        <w:docPartObj>
          <w:docPartGallery w:val="Table of Contents"/>
          <w:docPartUnique/>
        </w:docPartObj>
      </w:sdtPr>
      <w:sdtEndPr>
        <w:rPr>
          <w:rFonts w:ascii="宋体" w:hAnsi="宋体" w:eastAsia="宋体"/>
          <w:b w:val="0"/>
          <w:bCs w:val="0"/>
          <w:caps w:val="0"/>
          <w:sz w:val="21"/>
          <w:szCs w:val="21"/>
        </w:rPr>
      </w:sdtEndPr>
      <w:sdtContent>
        <w:p w14:paraId="35520444">
          <w:pPr>
            <w:spacing w:before="850" w:after="680" w:line="240" w:lineRule="auto"/>
            <w:jc w:val="center"/>
            <w:rPr>
              <w:rFonts w:eastAsia="黑体"/>
            </w:rPr>
          </w:pPr>
          <w:r>
            <w:rPr>
              <w:rFonts w:hint="eastAsia" w:ascii="黑体" w:hAnsi="黑体" w:eastAsia="黑体" w:cs="黑体"/>
              <w:sz w:val="32"/>
              <w:szCs w:val="32"/>
            </w:rPr>
            <w:t>目    次</w:t>
          </w:r>
          <w:r>
            <w:commentReference w:id="0"/>
          </w:r>
        </w:p>
        <w:p w14:paraId="07738C3A">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rPr>
              <w:rFonts w:hint="eastAsia" w:ascii="宋体" w:hAnsi="宋体" w:eastAsia="宋体" w:cs="宋体"/>
              <w:b w:val="0"/>
              <w:bCs w:val="0"/>
              <w:sz w:val="21"/>
              <w:szCs w:val="21"/>
            </w:rPr>
            <w:fldChar w:fldCharType="begin"/>
          </w:r>
          <w:r>
            <w:rPr>
              <w:rFonts w:hint="eastAsia" w:ascii="宋体" w:hAnsi="宋体" w:eastAsia="宋体" w:cs="宋体"/>
              <w:b w:val="0"/>
              <w:bCs w:val="0"/>
              <w:sz w:val="21"/>
              <w:szCs w:val="21"/>
            </w:rPr>
            <w:instrText xml:space="preserve"> TOC \o "1-3" \h \z \u </w:instrText>
          </w:r>
          <w:r>
            <w:rPr>
              <w:rFonts w:hint="eastAsia" w:ascii="宋体" w:hAnsi="宋体" w:eastAsia="宋体" w:cs="宋体"/>
              <w:b w:val="0"/>
              <w:bCs w:val="0"/>
              <w:sz w:val="21"/>
              <w:szCs w:val="21"/>
            </w:rPr>
            <w:fldChar w:fldCharType="separate"/>
          </w:r>
          <w:r>
            <w:fldChar w:fldCharType="begin"/>
          </w:r>
          <w:r>
            <w:instrText xml:space="preserve"> HYPERLINK \l "_Toc22783" </w:instrText>
          </w:r>
          <w:r>
            <w:fldChar w:fldCharType="separate"/>
          </w:r>
          <w:r>
            <w:fldChar w:fldCharType="end"/>
          </w:r>
          <w:r>
            <w:fldChar w:fldCharType="begin"/>
          </w:r>
          <w:r>
            <w:instrText xml:space="preserve"> HYPERLINK \l "_Toc32196" </w:instrText>
          </w:r>
          <w:r>
            <w:fldChar w:fldCharType="separate"/>
          </w:r>
          <w:r>
            <w:rPr>
              <w:rFonts w:ascii="宋体" w:hAnsi="宋体" w:eastAsia="宋体"/>
              <w:b w:val="0"/>
              <w:bCs w:val="0"/>
              <w:sz w:val="21"/>
              <w:szCs w:val="21"/>
            </w:rPr>
            <w:t>前</w:t>
          </w:r>
          <w:del w:id="32" w:author="吴泽宇" w:date="2025-09-17T09:11:41Z">
            <w:r>
              <w:rPr>
                <w:rFonts w:ascii="宋体" w:hAnsi="宋体" w:eastAsia="宋体"/>
                <w:b w:val="0"/>
                <w:bCs w:val="0"/>
                <w:sz w:val="21"/>
                <w:szCs w:val="21"/>
              </w:rPr>
              <w:delText>  </w:delText>
            </w:r>
          </w:del>
          <w:r>
            <w:rPr>
              <w:rFonts w:ascii="宋体" w:hAnsi="宋体" w:eastAsia="宋体"/>
              <w:b w:val="0"/>
              <w:bCs w:val="0"/>
              <w:sz w:val="21"/>
              <w:szCs w:val="21"/>
            </w:rPr>
            <w:t>言</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_Toc32196 \h </w:instrText>
          </w:r>
          <w:r>
            <w:rPr>
              <w:rFonts w:ascii="宋体" w:hAnsi="宋体" w:eastAsia="宋体"/>
              <w:b w:val="0"/>
              <w:bCs w:val="0"/>
              <w:sz w:val="21"/>
              <w:szCs w:val="21"/>
            </w:rPr>
            <w:fldChar w:fldCharType="separate"/>
          </w:r>
          <w:r>
            <w:rPr>
              <w:rFonts w:ascii="宋体" w:hAnsi="宋体" w:eastAsia="宋体"/>
              <w:b w:val="0"/>
              <w:bCs w:val="0"/>
              <w:sz w:val="21"/>
              <w:szCs w:val="21"/>
            </w:rPr>
            <w:t>IV</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2C02F8F9">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del w:id="33" w:author="吴泽宇" w:date="2025-09-17T09:11:46Z"/>
              <w:rFonts w:hint="eastAsia" w:ascii="宋体" w:hAnsi="宋体" w:eastAsia="宋体"/>
              <w:b w:val="0"/>
              <w:bCs w:val="0"/>
              <w:sz w:val="21"/>
              <w:szCs w:val="21"/>
            </w:rPr>
          </w:pPr>
          <w:del w:id="34" w:author="吴泽宇" w:date="2025-09-17T09:11:45Z">
            <w:r>
              <w:rPr/>
              <w:fldChar w:fldCharType="begin"/>
            </w:r>
          </w:del>
          <w:del w:id="35" w:author="吴泽宇" w:date="2025-09-17T09:11:45Z">
            <w:r>
              <w:rPr/>
              <w:delInstrText xml:space="preserve"> HYPERLINK \l "_Toc19592" </w:delInstrText>
            </w:r>
          </w:del>
          <w:del w:id="36" w:author="吴泽宇" w:date="2025-09-17T09:11:45Z">
            <w:r>
              <w:rPr/>
              <w:fldChar w:fldCharType="separate"/>
            </w:r>
          </w:del>
          <w:del w:id="37" w:author="吴泽宇" w:date="2025-09-17T09:11:45Z">
            <w:r>
              <w:rPr>
                <w:rFonts w:hint="eastAsia" w:ascii="宋体" w:hAnsi="宋体" w:eastAsia="宋体" w:cs="黑体"/>
                <w:b w:val="0"/>
                <w:bCs w:val="0"/>
                <w:sz w:val="21"/>
                <w:szCs w:val="21"/>
              </w:rPr>
              <w:delText>自智网络 意图管理总体技术要求</w:delText>
            </w:r>
          </w:del>
          <w:del w:id="38" w:author="吴泽宇" w:date="2025-09-17T09:11:45Z">
            <w:r>
              <w:rPr>
                <w:rFonts w:ascii="宋体" w:hAnsi="宋体" w:eastAsia="宋体"/>
                <w:b w:val="0"/>
                <w:bCs w:val="0"/>
                <w:sz w:val="21"/>
                <w:szCs w:val="21"/>
              </w:rPr>
              <w:tab/>
            </w:r>
          </w:del>
          <w:del w:id="39" w:author="吴泽宇" w:date="2025-09-17T09:11:45Z">
            <w:r>
              <w:rPr>
                <w:rFonts w:ascii="宋体" w:hAnsi="宋体" w:eastAsia="宋体"/>
                <w:b w:val="0"/>
                <w:bCs w:val="0"/>
                <w:sz w:val="21"/>
                <w:szCs w:val="21"/>
              </w:rPr>
              <w:fldChar w:fldCharType="begin"/>
            </w:r>
          </w:del>
          <w:del w:id="40" w:author="吴泽宇" w:date="2025-09-17T09:11:45Z">
            <w:r>
              <w:rPr>
                <w:rFonts w:ascii="宋体" w:hAnsi="宋体" w:eastAsia="宋体"/>
                <w:b w:val="0"/>
                <w:bCs w:val="0"/>
                <w:sz w:val="21"/>
                <w:szCs w:val="21"/>
              </w:rPr>
              <w:delInstrText xml:space="preserve"> PAGEREF _Toc19592 \h </w:delInstrText>
            </w:r>
          </w:del>
          <w:del w:id="41" w:author="吴泽宇" w:date="2025-09-17T09:11:45Z">
            <w:r>
              <w:rPr>
                <w:rFonts w:ascii="宋体" w:hAnsi="宋体" w:eastAsia="宋体"/>
                <w:b w:val="0"/>
                <w:bCs w:val="0"/>
                <w:sz w:val="21"/>
                <w:szCs w:val="21"/>
              </w:rPr>
              <w:fldChar w:fldCharType="separate"/>
            </w:r>
          </w:del>
          <w:del w:id="42" w:author="吴泽宇" w:date="2025-09-17T09:11:45Z">
            <w:r>
              <w:rPr>
                <w:rFonts w:ascii="宋体" w:hAnsi="宋体" w:eastAsia="宋体"/>
                <w:b w:val="0"/>
                <w:bCs w:val="0"/>
                <w:sz w:val="21"/>
                <w:szCs w:val="21"/>
              </w:rPr>
              <w:delText>1</w:delText>
            </w:r>
          </w:del>
          <w:del w:id="43" w:author="吴泽宇" w:date="2025-09-17T09:11:45Z">
            <w:r>
              <w:rPr>
                <w:rFonts w:ascii="宋体" w:hAnsi="宋体" w:eastAsia="宋体"/>
                <w:b w:val="0"/>
                <w:bCs w:val="0"/>
                <w:sz w:val="21"/>
                <w:szCs w:val="21"/>
              </w:rPr>
              <w:fldChar w:fldCharType="end"/>
            </w:r>
          </w:del>
          <w:del w:id="44" w:author="吴泽宇" w:date="2025-09-17T09:11:45Z">
            <w:r>
              <w:rPr>
                <w:rFonts w:ascii="宋体" w:hAnsi="宋体" w:eastAsia="宋体"/>
                <w:b w:val="0"/>
                <w:bCs w:val="0"/>
                <w:sz w:val="21"/>
                <w:szCs w:val="21"/>
              </w:rPr>
              <w:fldChar w:fldCharType="end"/>
            </w:r>
          </w:del>
        </w:p>
        <w:p w14:paraId="2C468CFB">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"_Toc20217" </w:instrText>
          </w:r>
          <w:r>
            <w:fldChar w:fldCharType="separate"/>
          </w:r>
          <w:r>
            <w:rPr>
              <w:rFonts w:ascii="宋体" w:hAnsi="宋体" w:eastAsia="宋体" w:cs="黑体"/>
              <w:b w:val="0"/>
              <w:bCs w:val="0"/>
              <w:sz w:val="21"/>
              <w:szCs w:val="21"/>
            </w:rPr>
            <w:t xml:space="preserve">1 </w:t>
          </w:r>
          <w:r>
            <w:rPr>
              <w:rFonts w:hint="eastAsia" w:ascii="宋体" w:hAnsi="宋体" w:eastAsia="宋体" w:cs="黑体"/>
              <w:b w:val="0"/>
              <w:bCs w:val="0"/>
              <w:sz w:val="21"/>
              <w:szCs w:val="21"/>
            </w:rPr>
            <w:t>范围</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_Toc20217 \h </w:instrText>
          </w:r>
          <w:r>
            <w:rPr>
              <w:rFonts w:ascii="宋体" w:hAnsi="宋体" w:eastAsia="宋体"/>
              <w:b w:val="0"/>
              <w:bCs w:val="0"/>
              <w:sz w:val="21"/>
              <w:szCs w:val="21"/>
            </w:rPr>
            <w:fldChar w:fldCharType="separate"/>
          </w:r>
          <w:r>
            <w:rPr>
              <w:rFonts w:ascii="宋体" w:hAnsi="宋体" w:eastAsia="宋体"/>
              <w:b w:val="0"/>
              <w:bCs w:val="0"/>
              <w:sz w:val="21"/>
              <w:szCs w:val="21"/>
            </w:rPr>
            <w:t>1</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315F9E75">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"_Toc18843" </w:instrText>
          </w:r>
          <w:r>
            <w:fldChar w:fldCharType="separate"/>
          </w:r>
          <w:r>
            <w:rPr>
              <w:rFonts w:ascii="宋体" w:hAnsi="宋体" w:eastAsia="宋体" w:cs="黑体"/>
              <w:b w:val="0"/>
              <w:bCs w:val="0"/>
              <w:sz w:val="21"/>
              <w:szCs w:val="21"/>
            </w:rPr>
            <w:t xml:space="preserve">2 </w:t>
          </w:r>
          <w:r>
            <w:rPr>
              <w:rFonts w:hint="eastAsia" w:ascii="宋体" w:hAnsi="宋体" w:eastAsia="宋体" w:cs="黑体"/>
              <w:b w:val="0"/>
              <w:bCs w:val="0"/>
              <w:sz w:val="21"/>
              <w:szCs w:val="21"/>
            </w:rPr>
            <w:t>规范性引用文件</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_Toc18843 \h </w:instrText>
          </w:r>
          <w:r>
            <w:rPr>
              <w:rFonts w:ascii="宋体" w:hAnsi="宋体" w:eastAsia="宋体"/>
              <w:b w:val="0"/>
              <w:bCs w:val="0"/>
              <w:sz w:val="21"/>
              <w:szCs w:val="21"/>
            </w:rPr>
            <w:fldChar w:fldCharType="separate"/>
          </w:r>
          <w:r>
            <w:rPr>
              <w:rFonts w:ascii="宋体" w:hAnsi="宋体" w:eastAsia="宋体"/>
              <w:b w:val="0"/>
              <w:bCs w:val="0"/>
              <w:sz w:val="21"/>
              <w:szCs w:val="21"/>
            </w:rPr>
            <w:t>1</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03A1DB01">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"_Toc10561" </w:instrText>
          </w:r>
          <w:r>
            <w:fldChar w:fldCharType="separate"/>
          </w:r>
          <w:r>
            <w:rPr>
              <w:rFonts w:ascii="宋体" w:hAnsi="宋体" w:eastAsia="宋体" w:cs="黑体"/>
              <w:b w:val="0"/>
              <w:bCs w:val="0"/>
              <w:sz w:val="21"/>
              <w:szCs w:val="21"/>
            </w:rPr>
            <w:t xml:space="preserve">3 </w:t>
          </w:r>
          <w:r>
            <w:rPr>
              <w:rFonts w:hint="eastAsia" w:ascii="宋体" w:hAnsi="宋体" w:eastAsia="宋体" w:cs="黑体"/>
              <w:b w:val="0"/>
              <w:bCs w:val="0"/>
              <w:sz w:val="21"/>
              <w:szCs w:val="21"/>
            </w:rPr>
            <w:t>术语和定义</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_Toc10561 \h </w:instrText>
          </w:r>
          <w:r>
            <w:rPr>
              <w:rFonts w:ascii="宋体" w:hAnsi="宋体" w:eastAsia="宋体"/>
              <w:b w:val="0"/>
              <w:bCs w:val="0"/>
              <w:sz w:val="21"/>
              <w:szCs w:val="21"/>
            </w:rPr>
            <w:fldChar w:fldCharType="separate"/>
          </w:r>
          <w:r>
            <w:rPr>
              <w:rFonts w:ascii="宋体" w:hAnsi="宋体" w:eastAsia="宋体"/>
              <w:b w:val="0"/>
              <w:bCs w:val="0"/>
              <w:sz w:val="21"/>
              <w:szCs w:val="21"/>
            </w:rPr>
            <w:t>1</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6D073A1D">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"_Toc23388" </w:instrText>
          </w:r>
          <w:r>
            <w:fldChar w:fldCharType="separate"/>
          </w:r>
          <w:r>
            <w:rPr>
              <w:rFonts w:ascii="宋体" w:hAnsi="宋体" w:eastAsia="宋体" w:cs="黑体"/>
              <w:b w:val="0"/>
              <w:bCs w:val="0"/>
              <w:sz w:val="21"/>
              <w:szCs w:val="21"/>
            </w:rPr>
            <w:t xml:space="preserve">4 </w:t>
          </w:r>
          <w:r>
            <w:rPr>
              <w:rFonts w:hint="eastAsia" w:ascii="宋体" w:hAnsi="宋体" w:eastAsia="宋体" w:cs="黑体"/>
              <w:b w:val="0"/>
              <w:bCs w:val="0"/>
              <w:sz w:val="21"/>
              <w:szCs w:val="21"/>
            </w:rPr>
            <w:t>缩略语</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_Toc23388 \h </w:instrText>
          </w:r>
          <w:r>
            <w:rPr>
              <w:rFonts w:ascii="宋体" w:hAnsi="宋体" w:eastAsia="宋体"/>
              <w:b w:val="0"/>
              <w:bCs w:val="0"/>
              <w:sz w:val="21"/>
              <w:szCs w:val="21"/>
            </w:rPr>
            <w:fldChar w:fldCharType="separate"/>
          </w:r>
          <w:r>
            <w:rPr>
              <w:rFonts w:ascii="宋体" w:hAnsi="宋体" w:eastAsia="宋体"/>
              <w:b w:val="0"/>
              <w:bCs w:val="0"/>
              <w:sz w:val="21"/>
              <w:szCs w:val="21"/>
            </w:rPr>
            <w:t>2</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6C456297">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"_Toc21208" </w:instrText>
          </w:r>
          <w:r>
            <w:fldChar w:fldCharType="separate"/>
          </w:r>
          <w:r>
            <w:rPr>
              <w:rFonts w:ascii="宋体" w:hAnsi="宋体" w:eastAsia="宋体" w:cs="黑体"/>
              <w:b w:val="0"/>
              <w:bCs w:val="0"/>
              <w:sz w:val="21"/>
              <w:szCs w:val="21"/>
            </w:rPr>
            <w:t xml:space="preserve">5 </w:t>
          </w:r>
          <w:r>
            <w:rPr>
              <w:rFonts w:hint="eastAsia" w:ascii="宋体" w:hAnsi="宋体" w:eastAsia="宋体" w:cs="黑体"/>
              <w:b w:val="0"/>
              <w:bCs w:val="0"/>
              <w:sz w:val="21"/>
              <w:szCs w:val="21"/>
            </w:rPr>
            <w:t>管理体系</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_Toc21208 \h </w:instrText>
          </w:r>
          <w:r>
            <w:rPr>
              <w:rFonts w:ascii="宋体" w:hAnsi="宋体" w:eastAsia="宋体"/>
              <w:b w:val="0"/>
              <w:bCs w:val="0"/>
              <w:sz w:val="21"/>
              <w:szCs w:val="21"/>
            </w:rPr>
            <w:fldChar w:fldCharType="separate"/>
          </w:r>
          <w:r>
            <w:rPr>
              <w:rFonts w:ascii="宋体" w:hAnsi="宋体" w:eastAsia="宋体"/>
              <w:b w:val="0"/>
              <w:bCs w:val="0"/>
              <w:sz w:val="21"/>
              <w:szCs w:val="21"/>
            </w:rPr>
            <w:t>2</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28F209E1">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"_Toc43" </w:instrText>
          </w:r>
          <w:r>
            <w:fldChar w:fldCharType="separate"/>
          </w:r>
          <w:r>
            <w:rPr>
              <w:rFonts w:ascii="宋体" w:hAnsi="宋体" w:eastAsia="宋体" w:cs="黑体"/>
              <w:b w:val="0"/>
              <w:bCs w:val="0"/>
              <w:sz w:val="21"/>
              <w:szCs w:val="21"/>
            </w:rPr>
            <w:t xml:space="preserve">6 </w:t>
          </w:r>
          <w:r>
            <w:rPr>
              <w:rFonts w:hint="eastAsia" w:ascii="宋体" w:hAnsi="宋体" w:eastAsia="宋体" w:cs="黑体"/>
              <w:b w:val="0"/>
              <w:bCs w:val="0"/>
              <w:sz w:val="21"/>
              <w:szCs w:val="21"/>
            </w:rPr>
            <w:t>管理角色</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_Toc43 \h </w:instrText>
          </w:r>
          <w:r>
            <w:rPr>
              <w:rFonts w:ascii="宋体" w:hAnsi="宋体" w:eastAsia="宋体"/>
              <w:b w:val="0"/>
              <w:bCs w:val="0"/>
              <w:sz w:val="21"/>
              <w:szCs w:val="21"/>
            </w:rPr>
            <w:fldChar w:fldCharType="separate"/>
          </w:r>
          <w:r>
            <w:rPr>
              <w:rFonts w:ascii="宋体" w:hAnsi="宋体" w:eastAsia="宋体"/>
              <w:b w:val="0"/>
              <w:bCs w:val="0"/>
              <w:sz w:val="21"/>
              <w:szCs w:val="21"/>
            </w:rPr>
            <w:t>3</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1E546AF7">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"_Toc17741" </w:instrText>
          </w:r>
          <w:r>
            <w:fldChar w:fldCharType="separate"/>
          </w:r>
          <w:r>
            <w:rPr>
              <w:rFonts w:ascii="宋体" w:hAnsi="宋体" w:eastAsia="宋体" w:cs="黑体"/>
              <w:b w:val="0"/>
              <w:bCs w:val="0"/>
              <w:sz w:val="21"/>
              <w:szCs w:val="21"/>
            </w:rPr>
            <w:t xml:space="preserve">7 </w:t>
          </w:r>
          <w:r>
            <w:rPr>
              <w:rFonts w:hint="eastAsia" w:ascii="宋体" w:hAnsi="宋体" w:eastAsia="宋体" w:cs="黑体"/>
              <w:b w:val="0"/>
              <w:bCs w:val="0"/>
              <w:sz w:val="21"/>
              <w:szCs w:val="21"/>
            </w:rPr>
            <w:t>管理流程</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_Toc17741 \h </w:instrText>
          </w:r>
          <w:r>
            <w:rPr>
              <w:rFonts w:ascii="宋体" w:hAnsi="宋体" w:eastAsia="宋体"/>
              <w:b w:val="0"/>
              <w:bCs w:val="0"/>
              <w:sz w:val="21"/>
              <w:szCs w:val="21"/>
            </w:rPr>
            <w:fldChar w:fldCharType="separate"/>
          </w:r>
          <w:r>
            <w:rPr>
              <w:rFonts w:ascii="宋体" w:hAnsi="宋体" w:eastAsia="宋体"/>
              <w:b w:val="0"/>
              <w:bCs w:val="0"/>
              <w:sz w:val="21"/>
              <w:szCs w:val="21"/>
            </w:rPr>
            <w:t>3</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77354785">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"_Toc13642" </w:instrText>
          </w:r>
          <w:r>
            <w:fldChar w:fldCharType="separate"/>
          </w:r>
          <w:r>
            <w:rPr>
              <w:rFonts w:ascii="宋体" w:hAnsi="宋体" w:eastAsia="宋体" w:cs="黑体"/>
              <w:b w:val="0"/>
              <w:bCs w:val="0"/>
              <w:sz w:val="21"/>
              <w:szCs w:val="21"/>
            </w:rPr>
            <w:t xml:space="preserve">8 </w:t>
          </w:r>
          <w:r>
            <w:rPr>
              <w:rFonts w:hint="eastAsia" w:ascii="宋体" w:hAnsi="宋体" w:eastAsia="宋体" w:cs="黑体"/>
              <w:b w:val="0"/>
              <w:bCs w:val="0"/>
              <w:sz w:val="21"/>
              <w:szCs w:val="21"/>
            </w:rPr>
            <w:t>相关功能</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_Toc13642 \h </w:instrText>
          </w:r>
          <w:r>
            <w:rPr>
              <w:rFonts w:ascii="宋体" w:hAnsi="宋体" w:eastAsia="宋体"/>
              <w:b w:val="0"/>
              <w:bCs w:val="0"/>
              <w:sz w:val="21"/>
              <w:szCs w:val="21"/>
            </w:rPr>
            <w:fldChar w:fldCharType="separate"/>
          </w:r>
          <w:r>
            <w:rPr>
              <w:rFonts w:ascii="宋体" w:hAnsi="宋体" w:eastAsia="宋体"/>
              <w:b w:val="0"/>
              <w:bCs w:val="0"/>
              <w:sz w:val="21"/>
              <w:szCs w:val="21"/>
            </w:rPr>
            <w:t>4</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6CE7D4D8">
          <w:pPr>
            <w:pStyle w:val="48"/>
            <w:tabs>
              <w:tab w:val="right" w:leader="dot" w:pos="9354"/>
            </w:tabs>
            <w:rPr>
              <w:rFonts w:hint="eastAsia" w:ascii="宋体" w:hAnsi="宋体" w:eastAsia="宋体"/>
              <w:sz w:val="21"/>
              <w:szCs w:val="21"/>
            </w:rPr>
          </w:pPr>
          <w:r>
            <w:fldChar w:fldCharType="begin"/>
          </w:r>
          <w:r>
            <w:instrText xml:space="preserve"> HYPERLINK \l "_Toc29467" </w:instrText>
          </w:r>
          <w:r>
            <w:fldChar w:fldCharType="separate"/>
          </w:r>
          <w:r>
            <w:rPr>
              <w:rFonts w:ascii="宋体" w:hAnsi="宋体" w:eastAsia="宋体"/>
              <w:sz w:val="21"/>
              <w:szCs w:val="21"/>
            </w:rPr>
            <w:t xml:space="preserve">8.1 </w:t>
          </w:r>
          <w:r>
            <w:rPr>
              <w:rFonts w:hint="eastAsia" w:ascii="宋体" w:hAnsi="宋体" w:eastAsia="宋体" w:cs="黑体"/>
              <w:sz w:val="21"/>
              <w:szCs w:val="21"/>
            </w:rPr>
            <w:t>概述</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_Toc29467 \h </w:instrText>
          </w:r>
          <w:r>
            <w:rPr>
              <w:rFonts w:ascii="宋体" w:hAnsi="宋体" w:eastAsia="宋体"/>
              <w:sz w:val="21"/>
              <w:szCs w:val="21"/>
            </w:rPr>
            <w:fldChar w:fldCharType="separate"/>
          </w:r>
          <w:r>
            <w:rPr>
              <w:rFonts w:ascii="宋体" w:hAnsi="宋体" w:eastAsia="宋体"/>
              <w:sz w:val="21"/>
              <w:szCs w:val="21"/>
            </w:rPr>
            <w:t>4</w:t>
          </w:r>
          <w:r>
            <w:rPr>
              <w:rFonts w:ascii="宋体" w:hAnsi="宋体" w:eastAsia="宋体"/>
              <w:sz w:val="21"/>
              <w:szCs w:val="21"/>
            </w:rPr>
            <w:fldChar w:fldCharType="end"/>
          </w:r>
          <w:r>
            <w:rPr>
              <w:rFonts w:ascii="宋体" w:hAnsi="宋体" w:eastAsia="宋体"/>
              <w:sz w:val="21"/>
              <w:szCs w:val="21"/>
            </w:rPr>
            <w:fldChar w:fldCharType="end"/>
          </w:r>
        </w:p>
        <w:p w14:paraId="7B9595CB">
          <w:pPr>
            <w:pStyle w:val="48"/>
            <w:tabs>
              <w:tab w:val="right" w:leader="dot" w:pos="9354"/>
            </w:tabs>
            <w:rPr>
              <w:rFonts w:hint="eastAsia" w:ascii="宋体" w:hAnsi="宋体" w:eastAsia="宋体"/>
              <w:sz w:val="21"/>
              <w:szCs w:val="21"/>
            </w:rPr>
          </w:pPr>
          <w:r>
            <w:fldChar w:fldCharType="begin"/>
          </w:r>
          <w:r>
            <w:instrText xml:space="preserve"> HYPERLINK \l "_Toc27772" </w:instrText>
          </w:r>
          <w:r>
            <w:fldChar w:fldCharType="separate"/>
          </w:r>
          <w:r>
            <w:rPr>
              <w:rFonts w:hint="eastAsia" w:ascii="宋体" w:hAnsi="宋体" w:eastAsia="宋体" w:cs="黑体"/>
              <w:sz w:val="21"/>
              <w:szCs w:val="21"/>
            </w:rPr>
            <w:t>8.2 意图管理功能</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_Toc27772 \h </w:instrText>
          </w:r>
          <w:r>
            <w:rPr>
              <w:rFonts w:ascii="宋体" w:hAnsi="宋体" w:eastAsia="宋体"/>
              <w:sz w:val="21"/>
              <w:szCs w:val="21"/>
            </w:rPr>
            <w:fldChar w:fldCharType="separate"/>
          </w:r>
          <w:r>
            <w:rPr>
              <w:rFonts w:ascii="宋体" w:hAnsi="宋体" w:eastAsia="宋体"/>
              <w:sz w:val="21"/>
              <w:szCs w:val="21"/>
            </w:rPr>
            <w:t>5</w:t>
          </w:r>
          <w:r>
            <w:rPr>
              <w:rFonts w:ascii="宋体" w:hAnsi="宋体" w:eastAsia="宋体"/>
              <w:sz w:val="21"/>
              <w:szCs w:val="21"/>
            </w:rPr>
            <w:fldChar w:fldCharType="end"/>
          </w:r>
          <w:r>
            <w:rPr>
              <w:rFonts w:ascii="宋体" w:hAnsi="宋体" w:eastAsia="宋体"/>
              <w:sz w:val="21"/>
              <w:szCs w:val="21"/>
            </w:rPr>
            <w:fldChar w:fldCharType="end"/>
          </w:r>
        </w:p>
        <w:p w14:paraId="424F8144">
          <w:pPr>
            <w:pStyle w:val="25"/>
            <w:tabs>
              <w:tab w:val="right" w:leader="dot" w:pos="9354"/>
            </w:tabs>
            <w:rPr>
              <w:rFonts w:hint="eastAsia" w:ascii="宋体" w:hAnsi="宋体" w:eastAsia="宋体"/>
              <w:i w:val="0"/>
              <w:iCs w:val="0"/>
              <w:sz w:val="21"/>
              <w:szCs w:val="21"/>
            </w:rPr>
          </w:pPr>
          <w:r>
            <w:fldChar w:fldCharType="begin"/>
          </w:r>
          <w:r>
            <w:instrText xml:space="preserve"> HYPERLINK \l "_Toc4941" </w:instrText>
          </w:r>
          <w:r>
            <w:fldChar w:fldCharType="separate"/>
          </w:r>
          <w:r>
            <w:rPr>
              <w:rFonts w:hint="eastAsia" w:ascii="宋体" w:hAnsi="宋体" w:eastAsia="宋体" w:cs="黑体"/>
              <w:i w:val="0"/>
              <w:iCs w:val="0"/>
              <w:sz w:val="21"/>
              <w:szCs w:val="21"/>
            </w:rPr>
            <w:t>8.2.1 意图认知功能</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_Toc4941 \h </w:instrText>
          </w:r>
          <w:r>
            <w:rPr>
              <w:rFonts w:ascii="宋体" w:hAnsi="宋体" w:eastAsia="宋体"/>
              <w:i w:val="0"/>
              <w:iCs w:val="0"/>
              <w:sz w:val="21"/>
              <w:szCs w:val="21"/>
            </w:rPr>
            <w:fldChar w:fldCharType="separate"/>
          </w:r>
          <w:r>
            <w:rPr>
              <w:rFonts w:ascii="宋体" w:hAnsi="宋体" w:eastAsia="宋体"/>
              <w:i w:val="0"/>
              <w:iCs w:val="0"/>
              <w:sz w:val="21"/>
              <w:szCs w:val="21"/>
            </w:rPr>
            <w:t>5</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5DD12CD2">
          <w:pPr>
            <w:pStyle w:val="25"/>
            <w:tabs>
              <w:tab w:val="right" w:leader="dot" w:pos="9354"/>
            </w:tabs>
            <w:rPr>
              <w:rFonts w:hint="eastAsia" w:ascii="宋体" w:hAnsi="宋体" w:eastAsia="宋体"/>
              <w:i w:val="0"/>
              <w:iCs w:val="0"/>
              <w:sz w:val="21"/>
              <w:szCs w:val="21"/>
            </w:rPr>
          </w:pPr>
          <w:r>
            <w:fldChar w:fldCharType="begin"/>
          </w:r>
          <w:r>
            <w:instrText xml:space="preserve"> HYPERLINK \l "_Toc9135" </w:instrText>
          </w:r>
          <w:r>
            <w:fldChar w:fldCharType="separate"/>
          </w:r>
          <w:r>
            <w:rPr>
              <w:rFonts w:ascii="宋体" w:hAnsi="宋体" w:eastAsia="宋体"/>
              <w:i w:val="0"/>
              <w:iCs w:val="0"/>
              <w:sz w:val="21"/>
              <w:szCs w:val="21"/>
            </w:rPr>
            <w:t xml:space="preserve">8.2.2 </w:t>
          </w:r>
          <w:r>
            <w:rPr>
              <w:rFonts w:hint="eastAsia" w:ascii="宋体" w:hAnsi="宋体" w:eastAsia="宋体"/>
              <w:i w:val="0"/>
              <w:iCs w:val="0"/>
              <w:sz w:val="21"/>
              <w:szCs w:val="21"/>
            </w:rPr>
            <w:t>意图决策功能</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_Toc9135 \h </w:instrText>
          </w:r>
          <w:r>
            <w:rPr>
              <w:rFonts w:ascii="宋体" w:hAnsi="宋体" w:eastAsia="宋体"/>
              <w:i w:val="0"/>
              <w:iCs w:val="0"/>
              <w:sz w:val="21"/>
              <w:szCs w:val="21"/>
            </w:rPr>
            <w:fldChar w:fldCharType="separate"/>
          </w:r>
          <w:r>
            <w:rPr>
              <w:rFonts w:ascii="宋体" w:hAnsi="宋体" w:eastAsia="宋体"/>
              <w:i w:val="0"/>
              <w:iCs w:val="0"/>
              <w:sz w:val="21"/>
              <w:szCs w:val="21"/>
            </w:rPr>
            <w:t>5</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4123EEB0">
          <w:pPr>
            <w:pStyle w:val="25"/>
            <w:tabs>
              <w:tab w:val="right" w:leader="dot" w:pos="9354"/>
            </w:tabs>
            <w:rPr>
              <w:rFonts w:hint="eastAsia" w:ascii="宋体" w:hAnsi="宋体" w:eastAsia="宋体"/>
              <w:i w:val="0"/>
              <w:iCs w:val="0"/>
              <w:sz w:val="21"/>
              <w:szCs w:val="21"/>
            </w:rPr>
          </w:pPr>
          <w:r>
            <w:fldChar w:fldCharType="begin"/>
          </w:r>
          <w:r>
            <w:instrText xml:space="preserve"> HYPERLINK \l "_Toc27385" </w:instrText>
          </w:r>
          <w:r>
            <w:fldChar w:fldCharType="separate"/>
          </w:r>
          <w:r>
            <w:rPr>
              <w:rFonts w:ascii="宋体" w:hAnsi="宋体" w:eastAsia="宋体"/>
              <w:i w:val="0"/>
              <w:iCs w:val="0"/>
              <w:sz w:val="21"/>
              <w:szCs w:val="21"/>
            </w:rPr>
            <w:t xml:space="preserve">8.2.3 </w:t>
          </w:r>
          <w:r>
            <w:rPr>
              <w:rFonts w:hint="eastAsia" w:ascii="宋体" w:hAnsi="宋体" w:eastAsia="宋体"/>
              <w:i w:val="0"/>
              <w:iCs w:val="0"/>
              <w:sz w:val="21"/>
              <w:szCs w:val="21"/>
            </w:rPr>
            <w:t>意图执行功能</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_Toc27385 \h </w:instrText>
          </w:r>
          <w:r>
            <w:rPr>
              <w:rFonts w:ascii="宋体" w:hAnsi="宋体" w:eastAsia="宋体"/>
              <w:i w:val="0"/>
              <w:iCs w:val="0"/>
              <w:sz w:val="21"/>
              <w:szCs w:val="21"/>
            </w:rPr>
            <w:fldChar w:fldCharType="separate"/>
          </w:r>
          <w:r>
            <w:rPr>
              <w:rFonts w:ascii="宋体" w:hAnsi="宋体" w:eastAsia="宋体"/>
              <w:i w:val="0"/>
              <w:iCs w:val="0"/>
              <w:sz w:val="21"/>
              <w:szCs w:val="21"/>
            </w:rPr>
            <w:t>5</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69672C38">
          <w:pPr>
            <w:pStyle w:val="25"/>
            <w:tabs>
              <w:tab w:val="right" w:leader="dot" w:pos="9354"/>
            </w:tabs>
            <w:rPr>
              <w:rFonts w:hint="eastAsia" w:ascii="宋体" w:hAnsi="宋体" w:eastAsia="宋体"/>
              <w:i w:val="0"/>
              <w:iCs w:val="0"/>
              <w:sz w:val="21"/>
              <w:szCs w:val="21"/>
            </w:rPr>
          </w:pPr>
          <w:r>
            <w:fldChar w:fldCharType="begin"/>
          </w:r>
          <w:r>
            <w:instrText xml:space="preserve"> HYPERLINK \l "_Toc22265" </w:instrText>
          </w:r>
          <w:r>
            <w:fldChar w:fldCharType="separate"/>
          </w:r>
          <w:r>
            <w:rPr>
              <w:rFonts w:ascii="宋体" w:hAnsi="宋体" w:eastAsia="宋体"/>
              <w:i w:val="0"/>
              <w:iCs w:val="0"/>
              <w:sz w:val="21"/>
              <w:szCs w:val="21"/>
            </w:rPr>
            <w:t xml:space="preserve">8.2.4 </w:t>
          </w:r>
          <w:r>
            <w:rPr>
              <w:rFonts w:hint="eastAsia" w:ascii="宋体" w:hAnsi="宋体" w:eastAsia="宋体"/>
              <w:i w:val="0"/>
              <w:iCs w:val="0"/>
              <w:sz w:val="21"/>
              <w:szCs w:val="21"/>
            </w:rPr>
            <w:t>意图验证功能</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_Toc22265 \h </w:instrText>
          </w:r>
          <w:r>
            <w:rPr>
              <w:rFonts w:ascii="宋体" w:hAnsi="宋体" w:eastAsia="宋体"/>
              <w:i w:val="0"/>
              <w:iCs w:val="0"/>
              <w:sz w:val="21"/>
              <w:szCs w:val="21"/>
            </w:rPr>
            <w:fldChar w:fldCharType="separate"/>
          </w:r>
          <w:r>
            <w:rPr>
              <w:rFonts w:ascii="宋体" w:hAnsi="宋体" w:eastAsia="宋体"/>
              <w:i w:val="0"/>
              <w:iCs w:val="0"/>
              <w:sz w:val="21"/>
              <w:szCs w:val="21"/>
            </w:rPr>
            <w:t>5</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16AEBDB5">
          <w:pPr>
            <w:pStyle w:val="25"/>
            <w:tabs>
              <w:tab w:val="right" w:leader="dot" w:pos="9354"/>
            </w:tabs>
            <w:rPr>
              <w:rFonts w:hint="eastAsia" w:ascii="宋体" w:hAnsi="宋体" w:eastAsia="宋体"/>
              <w:i w:val="0"/>
              <w:iCs w:val="0"/>
              <w:sz w:val="21"/>
              <w:szCs w:val="21"/>
            </w:rPr>
          </w:pPr>
          <w:r>
            <w:fldChar w:fldCharType="begin"/>
          </w:r>
          <w:r>
            <w:instrText xml:space="preserve"> HYPERLINK \l "_Toc3027" </w:instrText>
          </w:r>
          <w:r>
            <w:fldChar w:fldCharType="separate"/>
          </w:r>
          <w:r>
            <w:rPr>
              <w:rFonts w:hint="eastAsia" w:ascii="宋体" w:hAnsi="宋体" w:eastAsia="宋体" w:cs="黑体"/>
              <w:i w:val="0"/>
              <w:iCs w:val="0"/>
              <w:sz w:val="21"/>
              <w:szCs w:val="21"/>
            </w:rPr>
            <w:t>8.2.5 意图编排功能</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_Toc3027 \h </w:instrText>
          </w:r>
          <w:r>
            <w:rPr>
              <w:rFonts w:ascii="宋体" w:hAnsi="宋体" w:eastAsia="宋体"/>
              <w:i w:val="0"/>
              <w:iCs w:val="0"/>
              <w:sz w:val="21"/>
              <w:szCs w:val="21"/>
            </w:rPr>
            <w:fldChar w:fldCharType="separate"/>
          </w:r>
          <w:r>
            <w:rPr>
              <w:rFonts w:ascii="宋体" w:hAnsi="宋体" w:eastAsia="宋体"/>
              <w:i w:val="0"/>
              <w:iCs w:val="0"/>
              <w:sz w:val="21"/>
              <w:szCs w:val="21"/>
            </w:rPr>
            <w:t>6</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415B29A6">
          <w:pPr>
            <w:pStyle w:val="25"/>
            <w:tabs>
              <w:tab w:val="right" w:leader="dot" w:pos="9354"/>
            </w:tabs>
            <w:rPr>
              <w:rFonts w:hint="eastAsia" w:ascii="宋体" w:hAnsi="宋体" w:eastAsia="宋体"/>
              <w:sz w:val="21"/>
              <w:szCs w:val="21"/>
            </w:rPr>
          </w:pPr>
          <w:r>
            <w:fldChar w:fldCharType="begin"/>
          </w:r>
          <w:r>
            <w:instrText xml:space="preserve"> HYPERLINK \l "_Toc1896" </w:instrText>
          </w:r>
          <w:r>
            <w:fldChar w:fldCharType="separate"/>
          </w:r>
          <w:r>
            <w:rPr>
              <w:rFonts w:ascii="宋体" w:hAnsi="宋体" w:eastAsia="宋体"/>
              <w:i w:val="0"/>
              <w:iCs w:val="0"/>
              <w:sz w:val="21"/>
              <w:szCs w:val="21"/>
            </w:rPr>
            <w:t xml:space="preserve">8.2.6 </w:t>
          </w:r>
          <w:r>
            <w:rPr>
              <w:rFonts w:hint="eastAsia" w:ascii="宋体" w:hAnsi="宋体" w:eastAsia="宋体"/>
              <w:i w:val="0"/>
              <w:iCs w:val="0"/>
              <w:sz w:val="21"/>
              <w:szCs w:val="21"/>
            </w:rPr>
            <w:t>意图存储功能</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_Toc1896 \h </w:instrText>
          </w:r>
          <w:r>
            <w:rPr>
              <w:rFonts w:ascii="宋体" w:hAnsi="宋体" w:eastAsia="宋体"/>
              <w:i w:val="0"/>
              <w:iCs w:val="0"/>
              <w:sz w:val="21"/>
              <w:szCs w:val="21"/>
            </w:rPr>
            <w:fldChar w:fldCharType="separate"/>
          </w:r>
          <w:r>
            <w:rPr>
              <w:rFonts w:ascii="宋体" w:hAnsi="宋体" w:eastAsia="宋体"/>
              <w:i w:val="0"/>
              <w:iCs w:val="0"/>
              <w:sz w:val="21"/>
              <w:szCs w:val="21"/>
            </w:rPr>
            <w:t>6</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209ED6FC">
          <w:pPr>
            <w:pStyle w:val="48"/>
            <w:tabs>
              <w:tab w:val="right" w:leader="dot" w:pos="9354"/>
            </w:tabs>
            <w:rPr>
              <w:rFonts w:hint="eastAsia" w:ascii="宋体" w:hAnsi="宋体" w:eastAsia="宋体"/>
              <w:sz w:val="21"/>
              <w:szCs w:val="21"/>
            </w:rPr>
          </w:pPr>
          <w:r>
            <w:fldChar w:fldCharType="begin"/>
          </w:r>
          <w:r>
            <w:instrText xml:space="preserve"> HYPERLINK \l "_Toc30767" </w:instrText>
          </w:r>
          <w:r>
            <w:fldChar w:fldCharType="separate"/>
          </w:r>
          <w:r>
            <w:rPr>
              <w:rFonts w:ascii="宋体" w:hAnsi="宋体" w:eastAsia="宋体"/>
              <w:sz w:val="21"/>
              <w:szCs w:val="21"/>
            </w:rPr>
            <w:t xml:space="preserve">8.3 </w:t>
          </w:r>
          <w:r>
            <w:rPr>
              <w:rFonts w:hint="eastAsia" w:ascii="宋体" w:hAnsi="宋体" w:eastAsia="宋体"/>
              <w:sz w:val="21"/>
              <w:szCs w:val="21"/>
            </w:rPr>
            <w:t>意图处理能力管理功能</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_Toc30767 \h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r>
            <w:rPr>
              <w:rFonts w:ascii="宋体" w:hAnsi="宋体" w:eastAsia="宋体"/>
              <w:sz w:val="21"/>
              <w:szCs w:val="21"/>
            </w:rPr>
            <w:fldChar w:fldCharType="end"/>
          </w:r>
        </w:p>
        <w:p w14:paraId="2C65F313">
          <w:pPr>
            <w:pStyle w:val="48"/>
            <w:tabs>
              <w:tab w:val="right" w:leader="dot" w:pos="9354"/>
            </w:tabs>
            <w:rPr>
              <w:rFonts w:hint="eastAsia" w:ascii="宋体" w:hAnsi="宋体" w:eastAsia="宋体"/>
              <w:sz w:val="21"/>
              <w:szCs w:val="21"/>
            </w:rPr>
          </w:pPr>
          <w:r>
            <w:fldChar w:fldCharType="begin"/>
          </w:r>
          <w:r>
            <w:instrText xml:space="preserve"> HYPERLINK \l "_Toc9595" </w:instrText>
          </w:r>
          <w:r>
            <w:fldChar w:fldCharType="separate"/>
          </w:r>
          <w:r>
            <w:rPr>
              <w:rFonts w:ascii="宋体" w:hAnsi="宋体" w:eastAsia="宋体"/>
              <w:sz w:val="21"/>
              <w:szCs w:val="21"/>
            </w:rPr>
            <w:t xml:space="preserve">8.4 </w:t>
          </w:r>
          <w:r>
            <w:rPr>
              <w:rFonts w:hint="eastAsia" w:ascii="宋体" w:hAnsi="宋体" w:eastAsia="宋体"/>
              <w:sz w:val="21"/>
              <w:szCs w:val="21"/>
            </w:rPr>
            <w:t>意图转译功能</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_Toc9595 \h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r>
            <w:rPr>
              <w:rFonts w:ascii="宋体" w:hAnsi="宋体" w:eastAsia="宋体"/>
              <w:sz w:val="21"/>
              <w:szCs w:val="21"/>
            </w:rPr>
            <w:fldChar w:fldCharType="end"/>
          </w:r>
        </w:p>
        <w:p w14:paraId="28E28FB7">
          <w:pPr>
            <w:pStyle w:val="48"/>
            <w:tabs>
              <w:tab w:val="right" w:leader="dot" w:pos="9354"/>
            </w:tabs>
            <w:rPr>
              <w:rFonts w:hint="eastAsia" w:ascii="宋体" w:hAnsi="宋体" w:eastAsia="宋体"/>
              <w:sz w:val="21"/>
              <w:szCs w:val="21"/>
            </w:rPr>
          </w:pPr>
          <w:r>
            <w:fldChar w:fldCharType="begin"/>
          </w:r>
          <w:r>
            <w:instrText xml:space="preserve"> HYPERLINK \l "_Toc25665" </w:instrText>
          </w:r>
          <w:r>
            <w:fldChar w:fldCharType="separate"/>
          </w:r>
          <w:r>
            <w:rPr>
              <w:rFonts w:ascii="宋体" w:hAnsi="宋体" w:eastAsia="宋体"/>
              <w:sz w:val="21"/>
              <w:szCs w:val="21"/>
            </w:rPr>
            <w:t xml:space="preserve">8.5 </w:t>
          </w:r>
          <w:r>
            <w:rPr>
              <w:rFonts w:hint="eastAsia" w:ascii="宋体" w:hAnsi="宋体" w:eastAsia="宋体"/>
              <w:sz w:val="21"/>
              <w:szCs w:val="21"/>
            </w:rPr>
            <w:t>各层管理功能</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_Toc25665 \h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r>
            <w:rPr>
              <w:rFonts w:ascii="宋体" w:hAnsi="宋体" w:eastAsia="宋体"/>
              <w:sz w:val="21"/>
              <w:szCs w:val="21"/>
            </w:rPr>
            <w:fldChar w:fldCharType="end"/>
          </w:r>
        </w:p>
        <w:p w14:paraId="1BC8BE3A">
          <w:pPr>
            <w:pStyle w:val="25"/>
            <w:tabs>
              <w:tab w:val="right" w:leader="dot" w:pos="9354"/>
            </w:tabs>
            <w:rPr>
              <w:rFonts w:hint="eastAsia" w:ascii="宋体" w:hAnsi="宋体" w:eastAsia="宋体"/>
              <w:i w:val="0"/>
              <w:iCs w:val="0"/>
              <w:sz w:val="21"/>
              <w:szCs w:val="21"/>
            </w:rPr>
          </w:pPr>
          <w:r>
            <w:fldChar w:fldCharType="begin"/>
          </w:r>
          <w:r>
            <w:instrText xml:space="preserve"> HYPERLINK \l "_Toc2209" </w:instrText>
          </w:r>
          <w:r>
            <w:fldChar w:fldCharType="separate"/>
          </w:r>
          <w:r>
            <w:rPr>
              <w:rFonts w:ascii="宋体" w:hAnsi="宋体" w:eastAsia="宋体"/>
              <w:i w:val="0"/>
              <w:iCs w:val="0"/>
              <w:sz w:val="21"/>
              <w:szCs w:val="21"/>
            </w:rPr>
            <w:t xml:space="preserve">8.5.1 </w:t>
          </w:r>
          <w:r>
            <w:rPr>
              <w:rFonts w:hint="eastAsia" w:ascii="宋体" w:hAnsi="宋体" w:eastAsia="宋体"/>
              <w:i w:val="0"/>
              <w:iCs w:val="0"/>
              <w:sz w:val="21"/>
              <w:szCs w:val="21"/>
            </w:rPr>
            <w:t>采集分析</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_Toc2209 \h </w:instrText>
          </w:r>
          <w:r>
            <w:rPr>
              <w:rFonts w:ascii="宋体" w:hAnsi="宋体" w:eastAsia="宋体"/>
              <w:i w:val="0"/>
              <w:iCs w:val="0"/>
              <w:sz w:val="21"/>
              <w:szCs w:val="21"/>
            </w:rPr>
            <w:fldChar w:fldCharType="separate"/>
          </w:r>
          <w:r>
            <w:rPr>
              <w:rFonts w:ascii="宋体" w:hAnsi="宋体" w:eastAsia="宋体"/>
              <w:i w:val="0"/>
              <w:iCs w:val="0"/>
              <w:sz w:val="21"/>
              <w:szCs w:val="21"/>
            </w:rPr>
            <w:t>6</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2EB65104">
          <w:pPr>
            <w:pStyle w:val="25"/>
            <w:tabs>
              <w:tab w:val="right" w:leader="dot" w:pos="9354"/>
            </w:tabs>
            <w:rPr>
              <w:rFonts w:hint="eastAsia" w:ascii="宋体" w:hAnsi="宋体" w:eastAsia="宋体"/>
              <w:i w:val="0"/>
              <w:iCs w:val="0"/>
              <w:sz w:val="21"/>
              <w:szCs w:val="21"/>
            </w:rPr>
          </w:pPr>
          <w:r>
            <w:fldChar w:fldCharType="begin"/>
          </w:r>
          <w:r>
            <w:instrText xml:space="preserve"> HYPERLINK \l "_Toc25187" </w:instrText>
          </w:r>
          <w:r>
            <w:fldChar w:fldCharType="separate"/>
          </w:r>
          <w:r>
            <w:rPr>
              <w:rFonts w:ascii="宋体" w:hAnsi="宋体" w:eastAsia="宋体"/>
              <w:i w:val="0"/>
              <w:iCs w:val="0"/>
              <w:sz w:val="21"/>
              <w:szCs w:val="21"/>
            </w:rPr>
            <w:t xml:space="preserve">8.5.2 </w:t>
          </w:r>
          <w:r>
            <w:rPr>
              <w:rFonts w:hint="eastAsia" w:ascii="宋体" w:hAnsi="宋体" w:eastAsia="宋体"/>
              <w:i w:val="0"/>
              <w:iCs w:val="0"/>
              <w:sz w:val="21"/>
              <w:szCs w:val="21"/>
            </w:rPr>
            <w:t>仿真验证</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_Toc25187 \h </w:instrText>
          </w:r>
          <w:r>
            <w:rPr>
              <w:rFonts w:ascii="宋体" w:hAnsi="宋体" w:eastAsia="宋体"/>
              <w:i w:val="0"/>
              <w:iCs w:val="0"/>
              <w:sz w:val="21"/>
              <w:szCs w:val="21"/>
            </w:rPr>
            <w:fldChar w:fldCharType="separate"/>
          </w:r>
          <w:r>
            <w:rPr>
              <w:rFonts w:ascii="宋体" w:hAnsi="宋体" w:eastAsia="宋体"/>
              <w:i w:val="0"/>
              <w:iCs w:val="0"/>
              <w:sz w:val="21"/>
              <w:szCs w:val="21"/>
            </w:rPr>
            <w:t>6</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07949A54">
          <w:pPr>
            <w:pStyle w:val="25"/>
            <w:tabs>
              <w:tab w:val="right" w:leader="dot" w:pos="9354"/>
            </w:tabs>
            <w:rPr>
              <w:rFonts w:hint="eastAsia" w:ascii="宋体" w:hAnsi="宋体" w:eastAsia="宋体"/>
              <w:sz w:val="21"/>
              <w:szCs w:val="21"/>
            </w:rPr>
          </w:pPr>
          <w:r>
            <w:fldChar w:fldCharType="begin"/>
          </w:r>
          <w:r>
            <w:instrText xml:space="preserve"> HYPERLINK \l "_Toc27461" </w:instrText>
          </w:r>
          <w:r>
            <w:fldChar w:fldCharType="separate"/>
          </w:r>
          <w:r>
            <w:rPr>
              <w:rFonts w:ascii="宋体" w:hAnsi="宋体" w:eastAsia="宋体"/>
              <w:i w:val="0"/>
              <w:iCs w:val="0"/>
              <w:sz w:val="21"/>
              <w:szCs w:val="21"/>
            </w:rPr>
            <w:t xml:space="preserve">8.5.3 </w:t>
          </w:r>
          <w:r>
            <w:rPr>
              <w:rFonts w:hint="eastAsia" w:ascii="宋体" w:hAnsi="宋体" w:eastAsia="宋体"/>
              <w:i w:val="0"/>
              <w:iCs w:val="0"/>
              <w:sz w:val="21"/>
              <w:szCs w:val="21"/>
            </w:rPr>
            <w:t>意图实现</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_Toc27461 \h </w:instrText>
          </w:r>
          <w:r>
            <w:rPr>
              <w:rFonts w:ascii="宋体" w:hAnsi="宋体" w:eastAsia="宋体"/>
              <w:i w:val="0"/>
              <w:iCs w:val="0"/>
              <w:sz w:val="21"/>
              <w:szCs w:val="21"/>
            </w:rPr>
            <w:fldChar w:fldCharType="separate"/>
          </w:r>
          <w:r>
            <w:rPr>
              <w:rFonts w:ascii="宋体" w:hAnsi="宋体" w:eastAsia="宋体"/>
              <w:i w:val="0"/>
              <w:iCs w:val="0"/>
              <w:sz w:val="21"/>
              <w:szCs w:val="21"/>
            </w:rPr>
            <w:t>6</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2770C784">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"_Toc14823" </w:instrText>
          </w:r>
          <w:r>
            <w:fldChar w:fldCharType="separate"/>
          </w:r>
          <w:r>
            <w:rPr>
              <w:rFonts w:ascii="宋体" w:hAnsi="宋体" w:eastAsia="宋体" w:cs="黑体"/>
              <w:b w:val="0"/>
              <w:bCs w:val="0"/>
              <w:sz w:val="21"/>
              <w:szCs w:val="21"/>
            </w:rPr>
            <w:t xml:space="preserve">9 </w:t>
          </w:r>
          <w:r>
            <w:rPr>
              <w:rFonts w:hint="eastAsia" w:ascii="宋体" w:hAnsi="宋体" w:eastAsia="宋体" w:cs="黑体"/>
              <w:b w:val="0"/>
              <w:bCs w:val="0"/>
              <w:sz w:val="21"/>
              <w:szCs w:val="21"/>
            </w:rPr>
            <w:t>参考点</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_Toc14823 \h </w:instrText>
          </w:r>
          <w:r>
            <w:rPr>
              <w:rFonts w:ascii="宋体" w:hAnsi="宋体" w:eastAsia="宋体"/>
              <w:b w:val="0"/>
              <w:bCs w:val="0"/>
              <w:sz w:val="21"/>
              <w:szCs w:val="21"/>
            </w:rPr>
            <w:fldChar w:fldCharType="separate"/>
          </w:r>
          <w:r>
            <w:rPr>
              <w:rFonts w:ascii="宋体" w:hAnsi="宋体" w:eastAsia="宋体"/>
              <w:b w:val="0"/>
              <w:bCs w:val="0"/>
              <w:sz w:val="21"/>
              <w:szCs w:val="21"/>
            </w:rPr>
            <w:t>6</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40E34CC5">
          <w:pPr>
            <w:pStyle w:val="48"/>
            <w:tabs>
              <w:tab w:val="right" w:leader="dot" w:pos="9354"/>
            </w:tabs>
            <w:rPr>
              <w:rFonts w:hint="eastAsia" w:ascii="宋体" w:hAnsi="宋体" w:eastAsia="宋体"/>
              <w:sz w:val="21"/>
              <w:szCs w:val="21"/>
            </w:rPr>
          </w:pPr>
          <w:r>
            <w:fldChar w:fldCharType="begin"/>
          </w:r>
          <w:r>
            <w:instrText xml:space="preserve"> HYPERLINK \l "_Toc31316" </w:instrText>
          </w:r>
          <w:r>
            <w:fldChar w:fldCharType="separate"/>
          </w:r>
          <w:r>
            <w:rPr>
              <w:rFonts w:hint="eastAsia" w:ascii="宋体" w:hAnsi="宋体" w:eastAsia="宋体" w:cs="黑体"/>
              <w:sz w:val="21"/>
              <w:szCs w:val="21"/>
            </w:rPr>
            <w:t>9.1 意图管理功能参考点</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_Toc31316 \h </w:instrText>
          </w:r>
          <w:r>
            <w:rPr>
              <w:rFonts w:ascii="宋体" w:hAnsi="宋体" w:eastAsia="宋体"/>
              <w:sz w:val="21"/>
              <w:szCs w:val="21"/>
            </w:rPr>
            <w:fldChar w:fldCharType="separate"/>
          </w:r>
          <w:r>
            <w:rPr>
              <w:rFonts w:ascii="宋体" w:hAnsi="宋体" w:eastAsia="宋体"/>
              <w:sz w:val="21"/>
              <w:szCs w:val="21"/>
            </w:rPr>
            <w:t>6</w:t>
          </w:r>
          <w:r>
            <w:rPr>
              <w:rFonts w:ascii="宋体" w:hAnsi="宋体" w:eastAsia="宋体"/>
              <w:sz w:val="21"/>
              <w:szCs w:val="21"/>
            </w:rPr>
            <w:fldChar w:fldCharType="end"/>
          </w:r>
          <w:r>
            <w:rPr>
              <w:rFonts w:ascii="宋体" w:hAnsi="宋体" w:eastAsia="宋体"/>
              <w:sz w:val="21"/>
              <w:szCs w:val="21"/>
            </w:rPr>
            <w:fldChar w:fldCharType="end"/>
          </w:r>
        </w:p>
        <w:p w14:paraId="7608DB7C">
          <w:pPr>
            <w:pStyle w:val="48"/>
            <w:tabs>
              <w:tab w:val="right" w:leader="dot" w:pos="9354"/>
            </w:tabs>
            <w:rPr>
              <w:rFonts w:hint="eastAsia" w:ascii="宋体" w:hAnsi="宋体" w:eastAsia="宋体"/>
              <w:sz w:val="21"/>
              <w:szCs w:val="21"/>
            </w:rPr>
          </w:pPr>
          <w:r>
            <w:fldChar w:fldCharType="begin"/>
          </w:r>
          <w:r>
            <w:instrText xml:space="preserve"> HYPERLINK \l "_Toc11716" </w:instrText>
          </w:r>
          <w:r>
            <w:fldChar w:fldCharType="separate"/>
          </w:r>
          <w:r>
            <w:rPr>
              <w:rFonts w:ascii="宋体" w:hAnsi="宋体" w:eastAsia="宋体"/>
              <w:sz w:val="21"/>
              <w:szCs w:val="21"/>
            </w:rPr>
            <w:t xml:space="preserve">9.2 </w:t>
          </w:r>
          <w:r>
            <w:rPr>
              <w:rFonts w:hint="eastAsia" w:ascii="宋体" w:hAnsi="宋体" w:eastAsia="宋体"/>
              <w:sz w:val="21"/>
              <w:szCs w:val="21"/>
            </w:rPr>
            <w:t>意图处理能力管理功能参考点</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_Toc11716 \h </w:instrText>
          </w:r>
          <w:r>
            <w:rPr>
              <w:rFonts w:ascii="宋体" w:hAnsi="宋体" w:eastAsia="宋体"/>
              <w:sz w:val="21"/>
              <w:szCs w:val="21"/>
            </w:rPr>
            <w:fldChar w:fldCharType="separate"/>
          </w:r>
          <w:r>
            <w:rPr>
              <w:rFonts w:ascii="宋体" w:hAnsi="宋体" w:eastAsia="宋体"/>
              <w:sz w:val="21"/>
              <w:szCs w:val="21"/>
            </w:rPr>
            <w:t>7</w:t>
          </w:r>
          <w:r>
            <w:rPr>
              <w:rFonts w:ascii="宋体" w:hAnsi="宋体" w:eastAsia="宋体"/>
              <w:sz w:val="21"/>
              <w:szCs w:val="21"/>
            </w:rPr>
            <w:fldChar w:fldCharType="end"/>
          </w:r>
          <w:r>
            <w:rPr>
              <w:rFonts w:ascii="宋体" w:hAnsi="宋体" w:eastAsia="宋体"/>
              <w:sz w:val="21"/>
              <w:szCs w:val="21"/>
            </w:rPr>
            <w:fldChar w:fldCharType="end"/>
          </w:r>
        </w:p>
        <w:p w14:paraId="020AB06B">
          <w:pPr>
            <w:pStyle w:val="48"/>
            <w:tabs>
              <w:tab w:val="right" w:leader="dot" w:pos="9354"/>
            </w:tabs>
            <w:rPr>
              <w:rFonts w:hint="eastAsia" w:ascii="宋体" w:hAnsi="宋体" w:eastAsia="宋体"/>
              <w:sz w:val="21"/>
              <w:szCs w:val="21"/>
            </w:rPr>
          </w:pPr>
          <w:r>
            <w:fldChar w:fldCharType="begin"/>
          </w:r>
          <w:r>
            <w:instrText xml:space="preserve"> HYPERLINK \l "_Toc2109" </w:instrText>
          </w:r>
          <w:r>
            <w:fldChar w:fldCharType="separate"/>
          </w:r>
          <w:r>
            <w:rPr>
              <w:rFonts w:hint="eastAsia" w:ascii="宋体" w:hAnsi="宋体" w:eastAsia="宋体" w:cs="黑体"/>
              <w:sz w:val="21"/>
              <w:szCs w:val="21"/>
            </w:rPr>
            <w:t>9.3 意图管理功能相关操作</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_Toc2109 \h </w:instrText>
          </w:r>
          <w:r>
            <w:rPr>
              <w:rFonts w:ascii="宋体" w:hAnsi="宋体" w:eastAsia="宋体"/>
              <w:sz w:val="21"/>
              <w:szCs w:val="21"/>
            </w:rPr>
            <w:fldChar w:fldCharType="separate"/>
          </w:r>
          <w:r>
            <w:rPr>
              <w:rFonts w:ascii="宋体" w:hAnsi="宋体" w:eastAsia="宋体"/>
              <w:sz w:val="21"/>
              <w:szCs w:val="21"/>
            </w:rPr>
            <w:t>7</w:t>
          </w:r>
          <w:r>
            <w:rPr>
              <w:rFonts w:ascii="宋体" w:hAnsi="宋体" w:eastAsia="宋体"/>
              <w:sz w:val="21"/>
              <w:szCs w:val="21"/>
            </w:rPr>
            <w:fldChar w:fldCharType="end"/>
          </w:r>
          <w:r>
            <w:rPr>
              <w:rFonts w:ascii="宋体" w:hAnsi="宋体" w:eastAsia="宋体"/>
              <w:sz w:val="21"/>
              <w:szCs w:val="21"/>
            </w:rPr>
            <w:fldChar w:fldCharType="end"/>
          </w:r>
        </w:p>
        <w:p w14:paraId="558001A4">
          <w:pPr>
            <w:pStyle w:val="25"/>
            <w:tabs>
              <w:tab w:val="right" w:leader="dot" w:pos="9354"/>
            </w:tabs>
            <w:rPr>
              <w:rFonts w:hint="eastAsia" w:ascii="宋体" w:hAnsi="宋体" w:eastAsia="宋体"/>
              <w:i w:val="0"/>
              <w:iCs w:val="0"/>
              <w:sz w:val="21"/>
              <w:szCs w:val="21"/>
            </w:rPr>
          </w:pPr>
          <w:r>
            <w:fldChar w:fldCharType="begin"/>
          </w:r>
          <w:r>
            <w:instrText xml:space="preserve"> HYPERLINK \l "_Toc25001" </w:instrText>
          </w:r>
          <w:r>
            <w:fldChar w:fldCharType="separate"/>
          </w:r>
          <w:r>
            <w:rPr>
              <w:rFonts w:hint="eastAsia" w:ascii="宋体" w:hAnsi="宋体" w:eastAsia="宋体" w:cs="黑体"/>
              <w:i w:val="0"/>
              <w:iCs w:val="0"/>
              <w:sz w:val="21"/>
              <w:szCs w:val="21"/>
            </w:rPr>
            <w:t>9.3.1 协商意图操作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_Toc25001 \h </w:instrText>
          </w:r>
          <w:r>
            <w:rPr>
              <w:rFonts w:ascii="宋体" w:hAnsi="宋体" w:eastAsia="宋体"/>
              <w:i w:val="0"/>
              <w:iCs w:val="0"/>
              <w:sz w:val="21"/>
              <w:szCs w:val="21"/>
            </w:rPr>
            <w:fldChar w:fldCharType="separate"/>
          </w:r>
          <w:r>
            <w:rPr>
              <w:rFonts w:ascii="宋体" w:hAnsi="宋体" w:eastAsia="宋体"/>
              <w:i w:val="0"/>
              <w:iCs w:val="0"/>
              <w:sz w:val="21"/>
              <w:szCs w:val="21"/>
            </w:rPr>
            <w:t>7</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3BC160B6">
          <w:pPr>
            <w:pStyle w:val="25"/>
            <w:tabs>
              <w:tab w:val="right" w:leader="dot" w:pos="9354"/>
            </w:tabs>
            <w:rPr>
              <w:rFonts w:hint="eastAsia" w:ascii="宋体" w:hAnsi="宋体" w:eastAsia="宋体"/>
              <w:i w:val="0"/>
              <w:iCs w:val="0"/>
              <w:sz w:val="21"/>
              <w:szCs w:val="21"/>
            </w:rPr>
          </w:pPr>
          <w:r>
            <w:fldChar w:fldCharType="begin"/>
          </w:r>
          <w:r>
            <w:instrText xml:space="preserve"> HYPERLINK \l "_Toc2904" </w:instrText>
          </w:r>
          <w:r>
            <w:fldChar w:fldCharType="separate"/>
          </w:r>
          <w:r>
            <w:rPr>
              <w:rFonts w:ascii="宋体" w:hAnsi="宋体" w:eastAsia="宋体"/>
              <w:i w:val="0"/>
              <w:iCs w:val="0"/>
              <w:sz w:val="21"/>
              <w:szCs w:val="21"/>
            </w:rPr>
            <w:t xml:space="preserve">9.3.2 </w:t>
          </w:r>
          <w:r>
            <w:rPr>
              <w:rFonts w:hint="eastAsia" w:ascii="宋体" w:hAnsi="宋体" w:eastAsia="宋体"/>
              <w:i w:val="0"/>
              <w:iCs w:val="0"/>
              <w:sz w:val="21"/>
              <w:szCs w:val="21"/>
            </w:rPr>
            <w:t>新建意图实例操作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_Toc2904 \h </w:instrText>
          </w:r>
          <w:r>
            <w:rPr>
              <w:rFonts w:ascii="宋体" w:hAnsi="宋体" w:eastAsia="宋体"/>
              <w:i w:val="0"/>
              <w:iCs w:val="0"/>
              <w:sz w:val="21"/>
              <w:szCs w:val="21"/>
            </w:rPr>
            <w:fldChar w:fldCharType="separate"/>
          </w:r>
          <w:r>
            <w:rPr>
              <w:rFonts w:ascii="宋体" w:hAnsi="宋体" w:eastAsia="宋体"/>
              <w:i w:val="0"/>
              <w:iCs w:val="0"/>
              <w:sz w:val="21"/>
              <w:szCs w:val="21"/>
            </w:rPr>
            <w:t>8</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364D2001">
          <w:pPr>
            <w:pStyle w:val="25"/>
            <w:tabs>
              <w:tab w:val="right" w:leader="dot" w:pos="9354"/>
            </w:tabs>
            <w:rPr>
              <w:rFonts w:hint="eastAsia" w:ascii="宋体" w:hAnsi="宋体" w:eastAsia="宋体"/>
              <w:i w:val="0"/>
              <w:iCs w:val="0"/>
              <w:sz w:val="21"/>
              <w:szCs w:val="21"/>
            </w:rPr>
          </w:pPr>
          <w:r>
            <w:fldChar w:fldCharType="begin"/>
          </w:r>
          <w:r>
            <w:instrText xml:space="preserve"> HYPERLINK \l "_Toc25667" </w:instrText>
          </w:r>
          <w:r>
            <w:fldChar w:fldCharType="separate"/>
          </w:r>
          <w:r>
            <w:rPr>
              <w:rFonts w:ascii="宋体" w:hAnsi="宋体" w:eastAsia="宋体"/>
              <w:i w:val="0"/>
              <w:iCs w:val="0"/>
              <w:sz w:val="21"/>
              <w:szCs w:val="21"/>
            </w:rPr>
            <w:t xml:space="preserve">9.3.3 </w:t>
          </w:r>
          <w:r>
            <w:rPr>
              <w:rFonts w:hint="eastAsia" w:ascii="宋体" w:hAnsi="宋体" w:eastAsia="宋体"/>
              <w:i w:val="0"/>
              <w:iCs w:val="0"/>
              <w:sz w:val="21"/>
              <w:szCs w:val="21"/>
            </w:rPr>
            <w:t>更新意图实例操作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_Toc25667 \h </w:instrText>
          </w:r>
          <w:r>
            <w:rPr>
              <w:rFonts w:ascii="宋体" w:hAnsi="宋体" w:eastAsia="宋体"/>
              <w:i w:val="0"/>
              <w:iCs w:val="0"/>
              <w:sz w:val="21"/>
              <w:szCs w:val="21"/>
            </w:rPr>
            <w:fldChar w:fldCharType="separate"/>
          </w:r>
          <w:r>
            <w:rPr>
              <w:rFonts w:ascii="宋体" w:hAnsi="宋体" w:eastAsia="宋体"/>
              <w:i w:val="0"/>
              <w:iCs w:val="0"/>
              <w:sz w:val="21"/>
              <w:szCs w:val="21"/>
            </w:rPr>
            <w:t>9</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10061104">
          <w:pPr>
            <w:pStyle w:val="25"/>
            <w:tabs>
              <w:tab w:val="right" w:leader="dot" w:pos="9354"/>
            </w:tabs>
            <w:rPr>
              <w:rFonts w:hint="eastAsia" w:ascii="宋体" w:hAnsi="宋体" w:eastAsia="宋体"/>
              <w:i w:val="0"/>
              <w:iCs w:val="0"/>
              <w:sz w:val="21"/>
              <w:szCs w:val="21"/>
            </w:rPr>
          </w:pPr>
          <w:r>
            <w:fldChar w:fldCharType="begin"/>
          </w:r>
          <w:r>
            <w:instrText xml:space="preserve"> HYPERLINK \l "_Toc7822" </w:instrText>
          </w:r>
          <w:r>
            <w:fldChar w:fldCharType="separate"/>
          </w:r>
          <w:r>
            <w:rPr>
              <w:rFonts w:ascii="宋体" w:hAnsi="宋体" w:eastAsia="宋体"/>
              <w:i w:val="0"/>
              <w:iCs w:val="0"/>
              <w:sz w:val="21"/>
              <w:szCs w:val="21"/>
            </w:rPr>
            <w:t xml:space="preserve">9.3.4 </w:t>
          </w:r>
          <w:r>
            <w:rPr>
              <w:rFonts w:hint="eastAsia" w:ascii="宋体" w:hAnsi="宋体" w:eastAsia="宋体"/>
              <w:i w:val="0"/>
              <w:iCs w:val="0"/>
              <w:sz w:val="21"/>
              <w:szCs w:val="21"/>
            </w:rPr>
            <w:t>查询意图实例操作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_Toc7822 \h </w:instrText>
          </w:r>
          <w:r>
            <w:rPr>
              <w:rFonts w:ascii="宋体" w:hAnsi="宋体" w:eastAsia="宋体"/>
              <w:i w:val="0"/>
              <w:iCs w:val="0"/>
              <w:sz w:val="21"/>
              <w:szCs w:val="21"/>
            </w:rPr>
            <w:fldChar w:fldCharType="separate"/>
          </w:r>
          <w:r>
            <w:rPr>
              <w:rFonts w:ascii="宋体" w:hAnsi="宋体" w:eastAsia="宋体"/>
              <w:i w:val="0"/>
              <w:iCs w:val="0"/>
              <w:sz w:val="21"/>
              <w:szCs w:val="21"/>
            </w:rPr>
            <w:t>9</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5534528C">
          <w:pPr>
            <w:pStyle w:val="25"/>
            <w:tabs>
              <w:tab w:val="right" w:leader="dot" w:pos="9354"/>
            </w:tabs>
            <w:rPr>
              <w:rFonts w:hint="eastAsia" w:ascii="宋体" w:hAnsi="宋体" w:eastAsia="宋体"/>
              <w:i w:val="0"/>
              <w:iCs w:val="0"/>
              <w:sz w:val="21"/>
              <w:szCs w:val="21"/>
            </w:rPr>
          </w:pPr>
          <w:r>
            <w:fldChar w:fldCharType="begin"/>
          </w:r>
          <w:r>
            <w:instrText xml:space="preserve"> HYPERLINK \l "_Toc19960" </w:instrText>
          </w:r>
          <w:r>
            <w:fldChar w:fldCharType="separate"/>
          </w:r>
          <w:r>
            <w:rPr>
              <w:rFonts w:ascii="宋体" w:hAnsi="宋体" w:eastAsia="宋体"/>
              <w:i w:val="0"/>
              <w:iCs w:val="0"/>
              <w:sz w:val="21"/>
              <w:szCs w:val="21"/>
            </w:rPr>
            <w:t xml:space="preserve">9.3.5 </w:t>
          </w:r>
          <w:r>
            <w:rPr>
              <w:rFonts w:hint="eastAsia" w:ascii="宋体" w:hAnsi="宋体" w:eastAsia="宋体"/>
              <w:i w:val="0"/>
              <w:iCs w:val="0"/>
              <w:sz w:val="21"/>
              <w:szCs w:val="21"/>
            </w:rPr>
            <w:t>删除意图实例操作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_Toc19960 \h </w:instrText>
          </w:r>
          <w:r>
            <w:rPr>
              <w:rFonts w:ascii="宋体" w:hAnsi="宋体" w:eastAsia="宋体"/>
              <w:i w:val="0"/>
              <w:iCs w:val="0"/>
              <w:sz w:val="21"/>
              <w:szCs w:val="21"/>
            </w:rPr>
            <w:fldChar w:fldCharType="separate"/>
          </w:r>
          <w:r>
            <w:rPr>
              <w:rFonts w:ascii="宋体" w:hAnsi="宋体" w:eastAsia="宋体"/>
              <w:i w:val="0"/>
              <w:iCs w:val="0"/>
              <w:sz w:val="21"/>
              <w:szCs w:val="21"/>
            </w:rPr>
            <w:t>10</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2A04E457">
          <w:pPr>
            <w:pStyle w:val="25"/>
            <w:tabs>
              <w:tab w:val="right" w:leader="dot" w:pos="9354"/>
            </w:tabs>
            <w:rPr>
              <w:rFonts w:hint="eastAsia" w:ascii="宋体" w:hAnsi="宋体" w:eastAsia="宋体"/>
              <w:i w:val="0"/>
              <w:iCs w:val="0"/>
              <w:sz w:val="21"/>
              <w:szCs w:val="21"/>
            </w:rPr>
          </w:pPr>
          <w:r>
            <w:fldChar w:fldCharType="begin"/>
          </w:r>
          <w:r>
            <w:instrText xml:space="preserve"> HYPERLINK \l "_Toc23692" </w:instrText>
          </w:r>
          <w:r>
            <w:fldChar w:fldCharType="separate"/>
          </w:r>
          <w:r>
            <w:rPr>
              <w:rFonts w:ascii="宋体" w:hAnsi="宋体" w:eastAsia="宋体"/>
              <w:i w:val="0"/>
              <w:iCs w:val="0"/>
              <w:sz w:val="21"/>
              <w:szCs w:val="21"/>
            </w:rPr>
            <w:t xml:space="preserve">9.3.6 </w:t>
          </w:r>
          <w:r>
            <w:rPr>
              <w:rFonts w:hint="eastAsia" w:ascii="宋体" w:hAnsi="宋体" w:eastAsia="宋体"/>
              <w:i w:val="0"/>
              <w:iCs w:val="0"/>
              <w:sz w:val="21"/>
              <w:szCs w:val="21"/>
            </w:rPr>
            <w:t>订阅意图报告操作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_Toc23692 \h </w:instrText>
          </w:r>
          <w:r>
            <w:rPr>
              <w:rFonts w:ascii="宋体" w:hAnsi="宋体" w:eastAsia="宋体"/>
              <w:i w:val="0"/>
              <w:iCs w:val="0"/>
              <w:sz w:val="21"/>
              <w:szCs w:val="21"/>
            </w:rPr>
            <w:fldChar w:fldCharType="separate"/>
          </w:r>
          <w:r>
            <w:rPr>
              <w:rFonts w:ascii="宋体" w:hAnsi="宋体" w:eastAsia="宋体"/>
              <w:i w:val="0"/>
              <w:iCs w:val="0"/>
              <w:sz w:val="21"/>
              <w:szCs w:val="21"/>
            </w:rPr>
            <w:t>11</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476876DB">
          <w:pPr>
            <w:pStyle w:val="25"/>
            <w:tabs>
              <w:tab w:val="right" w:leader="dot" w:pos="9354"/>
            </w:tabs>
            <w:rPr>
              <w:rFonts w:hint="eastAsia" w:ascii="宋体" w:hAnsi="宋体" w:eastAsia="宋体"/>
              <w:i w:val="0"/>
              <w:iCs w:val="0"/>
              <w:sz w:val="21"/>
              <w:szCs w:val="21"/>
            </w:rPr>
          </w:pPr>
          <w:r>
            <w:fldChar w:fldCharType="begin"/>
          </w:r>
          <w:r>
            <w:instrText xml:space="preserve"> HYPERLINK \l "_Toc29514" </w:instrText>
          </w:r>
          <w:r>
            <w:fldChar w:fldCharType="separate"/>
          </w:r>
          <w:r>
            <w:rPr>
              <w:rFonts w:ascii="宋体" w:hAnsi="宋体" w:eastAsia="宋体"/>
              <w:i w:val="0"/>
              <w:iCs w:val="0"/>
              <w:sz w:val="21"/>
              <w:szCs w:val="21"/>
            </w:rPr>
            <w:t xml:space="preserve">9.3.7 </w:t>
          </w:r>
          <w:r>
            <w:rPr>
              <w:rFonts w:hint="eastAsia" w:ascii="宋体" w:hAnsi="宋体" w:eastAsia="宋体"/>
              <w:i w:val="0"/>
              <w:iCs w:val="0"/>
              <w:sz w:val="21"/>
              <w:szCs w:val="21"/>
            </w:rPr>
            <w:t>终止订阅意图报告操作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_Toc29514 \h </w:instrText>
          </w:r>
          <w:r>
            <w:rPr>
              <w:rFonts w:ascii="宋体" w:hAnsi="宋体" w:eastAsia="宋体"/>
              <w:i w:val="0"/>
              <w:iCs w:val="0"/>
              <w:sz w:val="21"/>
              <w:szCs w:val="21"/>
            </w:rPr>
            <w:fldChar w:fldCharType="separate"/>
          </w:r>
          <w:r>
            <w:rPr>
              <w:rFonts w:ascii="宋体" w:hAnsi="宋体" w:eastAsia="宋体"/>
              <w:i w:val="0"/>
              <w:iCs w:val="0"/>
              <w:sz w:val="21"/>
              <w:szCs w:val="21"/>
            </w:rPr>
            <w:t>12</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7F7CA116">
          <w:pPr>
            <w:pStyle w:val="25"/>
            <w:tabs>
              <w:tab w:val="right" w:leader="dot" w:pos="9354"/>
            </w:tabs>
            <w:rPr>
              <w:rFonts w:hint="eastAsia" w:ascii="宋体" w:hAnsi="宋体" w:eastAsia="宋体"/>
              <w:sz w:val="21"/>
              <w:szCs w:val="21"/>
            </w:rPr>
          </w:pPr>
          <w:r>
            <w:fldChar w:fldCharType="begin"/>
          </w:r>
          <w:r>
            <w:instrText xml:space="preserve"> HYPERLINK \l "_Toc23757" </w:instrText>
          </w:r>
          <w:r>
            <w:fldChar w:fldCharType="separate"/>
          </w:r>
          <w:r>
            <w:rPr>
              <w:rFonts w:ascii="宋体" w:hAnsi="宋体" w:eastAsia="宋体"/>
              <w:i w:val="0"/>
              <w:iCs w:val="0"/>
              <w:sz w:val="21"/>
              <w:szCs w:val="21"/>
            </w:rPr>
            <w:t xml:space="preserve">9.3.8 </w:t>
          </w:r>
          <w:r>
            <w:rPr>
              <w:rFonts w:hint="eastAsia" w:ascii="宋体" w:hAnsi="宋体" w:eastAsia="宋体"/>
              <w:i w:val="0"/>
              <w:iCs w:val="0"/>
              <w:sz w:val="21"/>
              <w:szCs w:val="21"/>
            </w:rPr>
            <w:t>通知意图报告操作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_Toc23757 \h </w:instrText>
          </w:r>
          <w:r>
            <w:rPr>
              <w:rFonts w:ascii="宋体" w:hAnsi="宋体" w:eastAsia="宋体"/>
              <w:i w:val="0"/>
              <w:iCs w:val="0"/>
              <w:sz w:val="21"/>
              <w:szCs w:val="21"/>
            </w:rPr>
            <w:fldChar w:fldCharType="separate"/>
          </w:r>
          <w:r>
            <w:rPr>
              <w:rFonts w:ascii="宋体" w:hAnsi="宋体" w:eastAsia="宋体"/>
              <w:i w:val="0"/>
              <w:iCs w:val="0"/>
              <w:sz w:val="21"/>
              <w:szCs w:val="21"/>
            </w:rPr>
            <w:t>12</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016D0E29">
          <w:pPr>
            <w:pStyle w:val="48"/>
            <w:tabs>
              <w:tab w:val="right" w:leader="dot" w:pos="9354"/>
            </w:tabs>
            <w:rPr>
              <w:rFonts w:hint="eastAsia" w:ascii="宋体" w:hAnsi="宋体" w:eastAsia="宋体"/>
              <w:sz w:val="21"/>
              <w:szCs w:val="21"/>
            </w:rPr>
          </w:pPr>
          <w:r>
            <w:fldChar w:fldCharType="begin"/>
          </w:r>
          <w:r>
            <w:instrText xml:space="preserve"> HYPERLINK \l "_Toc30589" </w:instrText>
          </w:r>
          <w:r>
            <w:fldChar w:fldCharType="separate"/>
          </w:r>
          <w:r>
            <w:rPr>
              <w:rFonts w:hint="eastAsia" w:ascii="宋体" w:hAnsi="宋体" w:eastAsia="宋体" w:cs="黑体"/>
              <w:sz w:val="21"/>
              <w:szCs w:val="21"/>
            </w:rPr>
            <w:t>9.4 意图处理能力管理功能相关操作</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_Toc30589 \h </w:instrText>
          </w:r>
          <w:r>
            <w:rPr>
              <w:rFonts w:ascii="宋体" w:hAnsi="宋体" w:eastAsia="宋体"/>
              <w:sz w:val="21"/>
              <w:szCs w:val="21"/>
            </w:rPr>
            <w:fldChar w:fldCharType="separate"/>
          </w:r>
          <w:r>
            <w:rPr>
              <w:rFonts w:ascii="宋体" w:hAnsi="宋体" w:eastAsia="宋体"/>
              <w:sz w:val="21"/>
              <w:szCs w:val="21"/>
            </w:rPr>
            <w:t>13</w:t>
          </w:r>
          <w:r>
            <w:rPr>
              <w:rFonts w:ascii="宋体" w:hAnsi="宋体" w:eastAsia="宋体"/>
              <w:sz w:val="21"/>
              <w:szCs w:val="21"/>
            </w:rPr>
            <w:fldChar w:fldCharType="end"/>
          </w:r>
          <w:r>
            <w:rPr>
              <w:rFonts w:ascii="宋体" w:hAnsi="宋体" w:eastAsia="宋体"/>
              <w:sz w:val="21"/>
              <w:szCs w:val="21"/>
            </w:rPr>
            <w:fldChar w:fldCharType="end"/>
          </w:r>
        </w:p>
        <w:p w14:paraId="0B01439C">
          <w:pPr>
            <w:pStyle w:val="25"/>
            <w:tabs>
              <w:tab w:val="right" w:leader="dot" w:pos="9354"/>
            </w:tabs>
            <w:rPr>
              <w:rFonts w:hint="eastAsia" w:ascii="宋体" w:hAnsi="宋体" w:eastAsia="宋体"/>
              <w:i w:val="0"/>
              <w:iCs w:val="0"/>
              <w:sz w:val="21"/>
              <w:szCs w:val="21"/>
            </w:rPr>
          </w:pPr>
          <w:r>
            <w:fldChar w:fldCharType="begin"/>
          </w:r>
          <w:r>
            <w:instrText xml:space="preserve"> HYPERLINK \l "_Toc16502" </w:instrText>
          </w:r>
          <w:r>
            <w:fldChar w:fldCharType="separate"/>
          </w:r>
          <w:r>
            <w:rPr>
              <w:rFonts w:ascii="宋体" w:hAnsi="宋体" w:eastAsia="宋体"/>
              <w:i w:val="0"/>
              <w:iCs w:val="0"/>
              <w:sz w:val="21"/>
              <w:szCs w:val="21"/>
            </w:rPr>
            <w:t xml:space="preserve">9.4.1 </w:t>
          </w:r>
          <w:r>
            <w:rPr>
              <w:rFonts w:hint="eastAsia" w:ascii="宋体" w:hAnsi="宋体" w:eastAsia="宋体"/>
              <w:i w:val="0"/>
              <w:iCs w:val="0"/>
              <w:sz w:val="21"/>
              <w:szCs w:val="21"/>
            </w:rPr>
            <w:t>注册意图处理能力操作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_Toc16502 \h </w:instrText>
          </w:r>
          <w:r>
            <w:rPr>
              <w:rFonts w:ascii="宋体" w:hAnsi="宋体" w:eastAsia="宋体"/>
              <w:i w:val="0"/>
              <w:iCs w:val="0"/>
              <w:sz w:val="21"/>
              <w:szCs w:val="21"/>
            </w:rPr>
            <w:fldChar w:fldCharType="separate"/>
          </w:r>
          <w:r>
            <w:rPr>
              <w:rFonts w:ascii="宋体" w:hAnsi="宋体" w:eastAsia="宋体"/>
              <w:i w:val="0"/>
              <w:iCs w:val="0"/>
              <w:sz w:val="21"/>
              <w:szCs w:val="21"/>
            </w:rPr>
            <w:t>13</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52DDD4B5">
          <w:pPr>
            <w:pStyle w:val="25"/>
            <w:tabs>
              <w:tab w:val="right" w:leader="dot" w:pos="9354"/>
            </w:tabs>
            <w:rPr>
              <w:rFonts w:hint="eastAsia" w:ascii="宋体" w:hAnsi="宋体" w:eastAsia="宋体"/>
              <w:i w:val="0"/>
              <w:iCs w:val="0"/>
              <w:sz w:val="21"/>
              <w:szCs w:val="21"/>
            </w:rPr>
          </w:pPr>
          <w:r>
            <w:fldChar w:fldCharType="begin"/>
          </w:r>
          <w:r>
            <w:instrText xml:space="preserve"> HYPERLINK \l "_Toc32354" </w:instrText>
          </w:r>
          <w:r>
            <w:fldChar w:fldCharType="separate"/>
          </w:r>
          <w:r>
            <w:rPr>
              <w:rFonts w:ascii="宋体" w:hAnsi="宋体" w:eastAsia="宋体"/>
              <w:i w:val="0"/>
              <w:iCs w:val="0"/>
              <w:sz w:val="21"/>
              <w:szCs w:val="21"/>
            </w:rPr>
            <w:t xml:space="preserve">9.4.2 </w:t>
          </w:r>
          <w:r>
            <w:rPr>
              <w:rFonts w:hint="eastAsia" w:ascii="宋体" w:hAnsi="宋体" w:eastAsia="宋体"/>
              <w:i w:val="0"/>
              <w:iCs w:val="0"/>
              <w:sz w:val="21"/>
              <w:szCs w:val="21"/>
            </w:rPr>
            <w:t>更新意图处理能力操作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_Toc32354 \h </w:instrText>
          </w:r>
          <w:r>
            <w:rPr>
              <w:rFonts w:ascii="宋体" w:hAnsi="宋体" w:eastAsia="宋体"/>
              <w:i w:val="0"/>
              <w:iCs w:val="0"/>
              <w:sz w:val="21"/>
              <w:szCs w:val="21"/>
            </w:rPr>
            <w:fldChar w:fldCharType="separate"/>
          </w:r>
          <w:r>
            <w:rPr>
              <w:rFonts w:ascii="宋体" w:hAnsi="宋体" w:eastAsia="宋体"/>
              <w:i w:val="0"/>
              <w:iCs w:val="0"/>
              <w:sz w:val="21"/>
              <w:szCs w:val="21"/>
            </w:rPr>
            <w:t>14</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15F6B8C2">
          <w:pPr>
            <w:pStyle w:val="25"/>
            <w:tabs>
              <w:tab w:val="right" w:leader="dot" w:pos="9354"/>
            </w:tabs>
            <w:rPr>
              <w:rFonts w:hint="eastAsia" w:ascii="宋体" w:hAnsi="宋体" w:eastAsia="宋体"/>
              <w:i w:val="0"/>
              <w:iCs w:val="0"/>
              <w:sz w:val="21"/>
              <w:szCs w:val="21"/>
            </w:rPr>
          </w:pPr>
          <w:r>
            <w:fldChar w:fldCharType="begin"/>
          </w:r>
          <w:r>
            <w:instrText xml:space="preserve"> HYPERLINK \l "_Toc3654" </w:instrText>
          </w:r>
          <w:r>
            <w:fldChar w:fldCharType="separate"/>
          </w:r>
          <w:r>
            <w:rPr>
              <w:rFonts w:ascii="宋体" w:hAnsi="宋体" w:eastAsia="宋体"/>
              <w:i w:val="0"/>
              <w:iCs w:val="0"/>
              <w:sz w:val="21"/>
              <w:szCs w:val="21"/>
            </w:rPr>
            <w:t xml:space="preserve">9.4.3 </w:t>
          </w:r>
          <w:r>
            <w:rPr>
              <w:rFonts w:hint="eastAsia" w:ascii="宋体" w:hAnsi="宋体" w:eastAsia="宋体"/>
              <w:i w:val="0"/>
              <w:iCs w:val="0"/>
              <w:sz w:val="21"/>
              <w:szCs w:val="21"/>
            </w:rPr>
            <w:t>查询意图处理能力操作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_Toc3654 \h </w:instrText>
          </w:r>
          <w:r>
            <w:rPr>
              <w:rFonts w:ascii="宋体" w:hAnsi="宋体" w:eastAsia="宋体"/>
              <w:i w:val="0"/>
              <w:iCs w:val="0"/>
              <w:sz w:val="21"/>
              <w:szCs w:val="21"/>
            </w:rPr>
            <w:fldChar w:fldCharType="separate"/>
          </w:r>
          <w:r>
            <w:rPr>
              <w:rFonts w:ascii="宋体" w:hAnsi="宋体" w:eastAsia="宋体"/>
              <w:i w:val="0"/>
              <w:iCs w:val="0"/>
              <w:sz w:val="21"/>
              <w:szCs w:val="21"/>
            </w:rPr>
            <w:t>15</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77B11D15">
          <w:pPr>
            <w:pStyle w:val="25"/>
            <w:tabs>
              <w:tab w:val="right" w:leader="dot" w:pos="9354"/>
            </w:tabs>
            <w:rPr>
              <w:rFonts w:hint="eastAsia" w:ascii="宋体" w:hAnsi="宋体" w:eastAsia="宋体"/>
              <w:sz w:val="21"/>
              <w:szCs w:val="21"/>
            </w:rPr>
          </w:pPr>
          <w:r>
            <w:fldChar w:fldCharType="begin"/>
          </w:r>
          <w:r>
            <w:instrText xml:space="preserve"> HYPERLINK \l "_Toc1293" </w:instrText>
          </w:r>
          <w:r>
            <w:fldChar w:fldCharType="separate"/>
          </w:r>
          <w:r>
            <w:rPr>
              <w:rFonts w:ascii="宋体" w:hAnsi="宋体" w:eastAsia="宋体"/>
              <w:i w:val="0"/>
              <w:iCs w:val="0"/>
              <w:sz w:val="21"/>
              <w:szCs w:val="21"/>
            </w:rPr>
            <w:t xml:space="preserve">9.4.4 </w:t>
          </w:r>
          <w:r>
            <w:rPr>
              <w:rFonts w:hint="eastAsia" w:ascii="宋体" w:hAnsi="宋体" w:eastAsia="宋体"/>
              <w:i w:val="0"/>
              <w:iCs w:val="0"/>
              <w:sz w:val="21"/>
              <w:szCs w:val="21"/>
            </w:rPr>
            <w:t>删除意图处理能力操作</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_Toc1293 \h </w:instrText>
          </w:r>
          <w:r>
            <w:rPr>
              <w:rFonts w:ascii="宋体" w:hAnsi="宋体" w:eastAsia="宋体"/>
              <w:i w:val="0"/>
              <w:iCs w:val="0"/>
              <w:sz w:val="21"/>
              <w:szCs w:val="21"/>
            </w:rPr>
            <w:fldChar w:fldCharType="separate"/>
          </w:r>
          <w:r>
            <w:rPr>
              <w:rFonts w:ascii="宋体" w:hAnsi="宋体" w:eastAsia="宋体"/>
              <w:i w:val="0"/>
              <w:iCs w:val="0"/>
              <w:sz w:val="21"/>
              <w:szCs w:val="21"/>
            </w:rPr>
            <w:t>15</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76A0FC35">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"_Toc25364" </w:instrText>
          </w:r>
          <w:r>
            <w:fldChar w:fldCharType="separate"/>
          </w:r>
          <w:r>
            <w:rPr>
              <w:rFonts w:ascii="宋体" w:hAnsi="宋体" w:eastAsia="宋体" w:cs="黑体"/>
              <w:b w:val="0"/>
              <w:bCs w:val="0"/>
              <w:sz w:val="21"/>
              <w:szCs w:val="21"/>
            </w:rPr>
            <w:t xml:space="preserve">10 </w:t>
          </w:r>
          <w:r>
            <w:rPr>
              <w:rFonts w:hint="eastAsia" w:ascii="宋体" w:hAnsi="宋体" w:eastAsia="宋体" w:cs="黑体"/>
              <w:b w:val="0"/>
              <w:bCs w:val="0"/>
              <w:sz w:val="21"/>
              <w:szCs w:val="21"/>
            </w:rPr>
            <w:t>信息模型</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_Toc25364 \h </w:instrText>
          </w:r>
          <w:r>
            <w:rPr>
              <w:rFonts w:ascii="宋体" w:hAnsi="宋体" w:eastAsia="宋体"/>
              <w:b w:val="0"/>
              <w:bCs w:val="0"/>
              <w:sz w:val="21"/>
              <w:szCs w:val="21"/>
            </w:rPr>
            <w:fldChar w:fldCharType="separate"/>
          </w:r>
          <w:r>
            <w:rPr>
              <w:rFonts w:ascii="宋体" w:hAnsi="宋体" w:eastAsia="宋体"/>
              <w:b w:val="0"/>
              <w:bCs w:val="0"/>
              <w:sz w:val="21"/>
              <w:szCs w:val="21"/>
            </w:rPr>
            <w:t>16</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292A9E82">
          <w:pPr>
            <w:pStyle w:val="48"/>
            <w:tabs>
              <w:tab w:val="right" w:leader="dot" w:pos="9354"/>
            </w:tabs>
            <w:rPr>
              <w:rFonts w:hint="eastAsia" w:ascii="宋体" w:hAnsi="宋体" w:eastAsia="宋体"/>
              <w:sz w:val="21"/>
              <w:szCs w:val="21"/>
            </w:rPr>
          </w:pPr>
          <w:r>
            <w:fldChar w:fldCharType="begin"/>
          </w:r>
          <w:r>
            <w:instrText xml:space="preserve"> HYPERLINK \l "_Toc8413" </w:instrText>
          </w:r>
          <w:r>
            <w:fldChar w:fldCharType="separate"/>
          </w:r>
          <w:r>
            <w:rPr>
              <w:rFonts w:hint="eastAsia" w:ascii="宋体" w:hAnsi="宋体" w:eastAsia="宋体" w:cs="黑体"/>
              <w:sz w:val="21"/>
              <w:szCs w:val="21"/>
            </w:rPr>
            <w:t>10.1 概述</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_Toc8413 \h </w:instrText>
          </w:r>
          <w:r>
            <w:rPr>
              <w:rFonts w:ascii="宋体" w:hAnsi="宋体" w:eastAsia="宋体"/>
              <w:sz w:val="21"/>
              <w:szCs w:val="21"/>
            </w:rPr>
            <w:fldChar w:fldCharType="separate"/>
          </w:r>
          <w:r>
            <w:rPr>
              <w:rFonts w:ascii="宋体" w:hAnsi="宋体" w:eastAsia="宋体"/>
              <w:sz w:val="21"/>
              <w:szCs w:val="21"/>
            </w:rPr>
            <w:t>16</w:t>
          </w:r>
          <w:r>
            <w:rPr>
              <w:rFonts w:ascii="宋体" w:hAnsi="宋体" w:eastAsia="宋体"/>
              <w:sz w:val="21"/>
              <w:szCs w:val="21"/>
            </w:rPr>
            <w:fldChar w:fldCharType="end"/>
          </w:r>
          <w:r>
            <w:rPr>
              <w:rFonts w:ascii="宋体" w:hAnsi="宋体" w:eastAsia="宋体"/>
              <w:sz w:val="21"/>
              <w:szCs w:val="21"/>
            </w:rPr>
            <w:fldChar w:fldCharType="end"/>
          </w:r>
        </w:p>
        <w:p w14:paraId="5E99ACCB">
          <w:pPr>
            <w:pStyle w:val="48"/>
            <w:tabs>
              <w:tab w:val="right" w:leader="dot" w:pos="9354"/>
            </w:tabs>
            <w:rPr>
              <w:rFonts w:hint="eastAsia" w:ascii="宋体" w:hAnsi="宋体" w:eastAsia="宋体"/>
              <w:sz w:val="21"/>
              <w:szCs w:val="21"/>
            </w:rPr>
          </w:pPr>
          <w:r>
            <w:fldChar w:fldCharType="begin"/>
          </w:r>
          <w:r>
            <w:instrText xml:space="preserve"> HYPERLINK \l "_Toc17174" </w:instrText>
          </w:r>
          <w:r>
            <w:fldChar w:fldCharType="separate"/>
          </w:r>
          <w:r>
            <w:rPr>
              <w:rFonts w:hint="eastAsia" w:ascii="宋体" w:hAnsi="宋体" w:eastAsia="宋体" w:cs="黑体"/>
              <w:sz w:val="21"/>
              <w:szCs w:val="21"/>
            </w:rPr>
            <w:t>10.2 建模技术要求</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_Toc17174 \h </w:instrText>
          </w:r>
          <w:r>
            <w:rPr>
              <w:rFonts w:ascii="宋体" w:hAnsi="宋体" w:eastAsia="宋体"/>
              <w:sz w:val="21"/>
              <w:szCs w:val="21"/>
            </w:rPr>
            <w:fldChar w:fldCharType="separate"/>
          </w:r>
          <w:r>
            <w:rPr>
              <w:rFonts w:ascii="宋体" w:hAnsi="宋体" w:eastAsia="宋体"/>
              <w:sz w:val="21"/>
              <w:szCs w:val="21"/>
            </w:rPr>
            <w:t>16</w:t>
          </w:r>
          <w:r>
            <w:rPr>
              <w:rFonts w:ascii="宋体" w:hAnsi="宋体" w:eastAsia="宋体"/>
              <w:sz w:val="21"/>
              <w:szCs w:val="21"/>
            </w:rPr>
            <w:fldChar w:fldCharType="end"/>
          </w:r>
          <w:r>
            <w:rPr>
              <w:rFonts w:ascii="宋体" w:hAnsi="宋体" w:eastAsia="宋体"/>
              <w:sz w:val="21"/>
              <w:szCs w:val="21"/>
            </w:rPr>
            <w:fldChar w:fldCharType="end"/>
          </w:r>
        </w:p>
        <w:p w14:paraId="12B440DF">
          <w:pPr>
            <w:pStyle w:val="48"/>
            <w:tabs>
              <w:tab w:val="right" w:leader="dot" w:pos="9354"/>
            </w:tabs>
            <w:rPr>
              <w:rFonts w:hint="eastAsia" w:ascii="宋体" w:hAnsi="宋体" w:eastAsia="宋体"/>
              <w:sz w:val="21"/>
              <w:szCs w:val="21"/>
            </w:rPr>
          </w:pPr>
          <w:r>
            <w:fldChar w:fldCharType="begin"/>
          </w:r>
          <w:r>
            <w:instrText xml:space="preserve"> HYPERLINK \l "_Toc24611" </w:instrText>
          </w:r>
          <w:r>
            <w:fldChar w:fldCharType="separate"/>
          </w:r>
          <w:r>
            <w:rPr>
              <w:rFonts w:hint="eastAsia" w:ascii="宋体" w:hAnsi="宋体" w:eastAsia="宋体" w:cs="黑体"/>
              <w:sz w:val="21"/>
              <w:szCs w:val="21"/>
            </w:rPr>
            <w:t>10.3 通用信息模型</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_Toc24611 \h </w:instrText>
          </w:r>
          <w:r>
            <w:rPr>
              <w:rFonts w:ascii="宋体" w:hAnsi="宋体" w:eastAsia="宋体"/>
              <w:sz w:val="21"/>
              <w:szCs w:val="21"/>
            </w:rPr>
            <w:fldChar w:fldCharType="separate"/>
          </w:r>
          <w:r>
            <w:rPr>
              <w:rFonts w:ascii="宋体" w:hAnsi="宋体" w:eastAsia="宋体"/>
              <w:sz w:val="21"/>
              <w:szCs w:val="21"/>
            </w:rPr>
            <w:t>17</w:t>
          </w:r>
          <w:r>
            <w:rPr>
              <w:rFonts w:ascii="宋体" w:hAnsi="宋体" w:eastAsia="宋体"/>
              <w:sz w:val="21"/>
              <w:szCs w:val="21"/>
            </w:rPr>
            <w:fldChar w:fldCharType="end"/>
          </w:r>
          <w:r>
            <w:rPr>
              <w:rFonts w:ascii="宋体" w:hAnsi="宋体" w:eastAsia="宋体"/>
              <w:sz w:val="21"/>
              <w:szCs w:val="21"/>
            </w:rPr>
            <w:fldChar w:fldCharType="end"/>
          </w:r>
        </w:p>
        <w:p w14:paraId="5474B1F8">
          <w:pPr>
            <w:pStyle w:val="25"/>
            <w:tabs>
              <w:tab w:val="right" w:leader="dot" w:pos="9354"/>
            </w:tabs>
            <w:rPr>
              <w:rFonts w:hint="eastAsia" w:ascii="宋体" w:hAnsi="宋体" w:eastAsia="宋体"/>
              <w:i w:val="0"/>
              <w:iCs w:val="0"/>
              <w:sz w:val="21"/>
              <w:szCs w:val="21"/>
            </w:rPr>
          </w:pPr>
          <w:r>
            <w:fldChar w:fldCharType="begin"/>
          </w:r>
          <w:r>
            <w:instrText xml:space="preserve"> HYPERLINK \l "_Toc31365" </w:instrText>
          </w:r>
          <w:r>
            <w:fldChar w:fldCharType="separate"/>
          </w:r>
          <w:r>
            <w:rPr>
              <w:rFonts w:hint="eastAsia" w:ascii="宋体" w:hAnsi="宋体" w:eastAsia="宋体" w:cs="黑体"/>
              <w:i w:val="0"/>
              <w:iCs w:val="0"/>
              <w:sz w:val="21"/>
              <w:szCs w:val="21"/>
            </w:rPr>
            <w:t>10.3.1 概述</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_Toc31365 \h </w:instrText>
          </w:r>
          <w:r>
            <w:rPr>
              <w:rFonts w:ascii="宋体" w:hAnsi="宋体" w:eastAsia="宋体"/>
              <w:i w:val="0"/>
              <w:iCs w:val="0"/>
              <w:sz w:val="21"/>
              <w:szCs w:val="21"/>
            </w:rPr>
            <w:fldChar w:fldCharType="separate"/>
          </w:r>
          <w:r>
            <w:rPr>
              <w:rFonts w:ascii="宋体" w:hAnsi="宋体" w:eastAsia="宋体"/>
              <w:i w:val="0"/>
              <w:iCs w:val="0"/>
              <w:sz w:val="21"/>
              <w:szCs w:val="21"/>
            </w:rPr>
            <w:t>17</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2F888AA2">
          <w:pPr>
            <w:pStyle w:val="25"/>
            <w:tabs>
              <w:tab w:val="right" w:leader="dot" w:pos="9354"/>
            </w:tabs>
            <w:rPr>
              <w:rFonts w:hint="eastAsia" w:ascii="宋体" w:hAnsi="宋体" w:eastAsia="宋体"/>
              <w:i w:val="0"/>
              <w:iCs w:val="0"/>
              <w:sz w:val="21"/>
              <w:szCs w:val="21"/>
            </w:rPr>
          </w:pPr>
          <w:r>
            <w:fldChar w:fldCharType="begin"/>
          </w:r>
          <w:r>
            <w:instrText xml:space="preserve"> HYPERLINK \l "_Toc12392" </w:instrText>
          </w:r>
          <w:r>
            <w:fldChar w:fldCharType="separate"/>
          </w:r>
          <w:r>
            <w:rPr>
              <w:rFonts w:hint="eastAsia" w:ascii="宋体" w:hAnsi="宋体" w:eastAsia="宋体" w:cs="黑体"/>
              <w:i w:val="0"/>
              <w:iCs w:val="0"/>
              <w:sz w:val="21"/>
              <w:szCs w:val="21"/>
            </w:rPr>
            <w:t>10.3.2 IntentHandlingCapability 意图处理能力</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_Toc12392 \h </w:instrText>
          </w:r>
          <w:r>
            <w:rPr>
              <w:rFonts w:ascii="宋体" w:hAnsi="宋体" w:eastAsia="宋体"/>
              <w:i w:val="0"/>
              <w:iCs w:val="0"/>
              <w:sz w:val="21"/>
              <w:szCs w:val="21"/>
            </w:rPr>
            <w:fldChar w:fldCharType="separate"/>
          </w:r>
          <w:r>
            <w:rPr>
              <w:rFonts w:ascii="宋体" w:hAnsi="宋体" w:eastAsia="宋体"/>
              <w:i w:val="0"/>
              <w:iCs w:val="0"/>
              <w:sz w:val="21"/>
              <w:szCs w:val="21"/>
            </w:rPr>
            <w:t>18</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4CC40E75">
          <w:pPr>
            <w:pStyle w:val="25"/>
            <w:tabs>
              <w:tab w:val="right" w:leader="dot" w:pos="9354"/>
            </w:tabs>
            <w:rPr>
              <w:rFonts w:hint="eastAsia" w:ascii="宋体" w:hAnsi="宋体" w:eastAsia="宋体"/>
              <w:i w:val="0"/>
              <w:iCs w:val="0"/>
              <w:sz w:val="21"/>
              <w:szCs w:val="21"/>
            </w:rPr>
          </w:pPr>
          <w:r>
            <w:fldChar w:fldCharType="begin"/>
          </w:r>
          <w:r>
            <w:instrText xml:space="preserve"> HYPERLINK \l "_Toc5129" </w:instrText>
          </w:r>
          <w:r>
            <w:fldChar w:fldCharType="separate"/>
          </w:r>
          <w:r>
            <w:rPr>
              <w:rFonts w:ascii="宋体" w:hAnsi="宋体" w:eastAsia="宋体"/>
              <w:i w:val="0"/>
              <w:iCs w:val="0"/>
              <w:sz w:val="21"/>
              <w:szCs w:val="21"/>
            </w:rPr>
            <w:t xml:space="preserve">10.3.3 </w:t>
          </w:r>
          <w:r>
            <w:rPr>
              <w:rFonts w:hint="eastAsia" w:ascii="宋体" w:hAnsi="宋体" w:eastAsia="宋体"/>
              <w:i w:val="0"/>
              <w:iCs w:val="0"/>
              <w:sz w:val="21"/>
              <w:szCs w:val="21"/>
            </w:rPr>
            <w:t>Intent 意图</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_Toc5129 \h </w:instrText>
          </w:r>
          <w:r>
            <w:rPr>
              <w:rFonts w:ascii="宋体" w:hAnsi="宋体" w:eastAsia="宋体"/>
              <w:i w:val="0"/>
              <w:iCs w:val="0"/>
              <w:sz w:val="21"/>
              <w:szCs w:val="21"/>
            </w:rPr>
            <w:fldChar w:fldCharType="separate"/>
          </w:r>
          <w:r>
            <w:rPr>
              <w:rFonts w:ascii="宋体" w:hAnsi="宋体" w:eastAsia="宋体"/>
              <w:i w:val="0"/>
              <w:iCs w:val="0"/>
              <w:sz w:val="21"/>
              <w:szCs w:val="21"/>
            </w:rPr>
            <w:t>18</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2D23D30A">
          <w:pPr>
            <w:pStyle w:val="25"/>
            <w:tabs>
              <w:tab w:val="right" w:leader="dot" w:pos="9354"/>
            </w:tabs>
            <w:rPr>
              <w:rFonts w:hint="eastAsia" w:ascii="宋体" w:hAnsi="宋体" w:eastAsia="宋体"/>
              <w:i w:val="0"/>
              <w:iCs w:val="0"/>
              <w:sz w:val="21"/>
              <w:szCs w:val="21"/>
            </w:rPr>
          </w:pPr>
          <w:r>
            <w:fldChar w:fldCharType="begin"/>
          </w:r>
          <w:r>
            <w:instrText xml:space="preserve"> HYPERLINK \l "_Toc9337" </w:instrText>
          </w:r>
          <w:r>
            <w:fldChar w:fldCharType="separate"/>
          </w:r>
          <w:r>
            <w:rPr>
              <w:rFonts w:ascii="宋体" w:hAnsi="宋体" w:eastAsia="宋体"/>
              <w:i w:val="0"/>
              <w:iCs w:val="0"/>
              <w:sz w:val="21"/>
              <w:szCs w:val="21"/>
            </w:rPr>
            <w:t xml:space="preserve">10.3.4 </w:t>
          </w:r>
          <w:r>
            <w:rPr>
              <w:rFonts w:hint="eastAsia" w:ascii="宋体" w:hAnsi="宋体" w:eastAsia="宋体"/>
              <w:i w:val="0"/>
              <w:iCs w:val="0"/>
              <w:sz w:val="21"/>
              <w:szCs w:val="21"/>
            </w:rPr>
            <w:t>IntentExpectation 意图期望</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_Toc9337 \h </w:instrText>
          </w:r>
          <w:r>
            <w:rPr>
              <w:rFonts w:ascii="宋体" w:hAnsi="宋体" w:eastAsia="宋体"/>
              <w:i w:val="0"/>
              <w:iCs w:val="0"/>
              <w:sz w:val="21"/>
              <w:szCs w:val="21"/>
            </w:rPr>
            <w:fldChar w:fldCharType="separate"/>
          </w:r>
          <w:r>
            <w:rPr>
              <w:rFonts w:ascii="宋体" w:hAnsi="宋体" w:eastAsia="宋体"/>
              <w:i w:val="0"/>
              <w:iCs w:val="0"/>
              <w:sz w:val="21"/>
              <w:szCs w:val="21"/>
            </w:rPr>
            <w:t>18</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6E5669EB">
          <w:pPr>
            <w:pStyle w:val="25"/>
            <w:tabs>
              <w:tab w:val="right" w:leader="dot" w:pos="9354"/>
            </w:tabs>
            <w:rPr>
              <w:rFonts w:hint="eastAsia" w:ascii="宋体" w:hAnsi="宋体" w:eastAsia="宋体"/>
              <w:i w:val="0"/>
              <w:iCs w:val="0"/>
              <w:sz w:val="21"/>
              <w:szCs w:val="21"/>
            </w:rPr>
          </w:pPr>
          <w:r>
            <w:fldChar w:fldCharType="begin"/>
          </w:r>
          <w:r>
            <w:instrText xml:space="preserve"> HYPERLINK \l "_Toc9756" </w:instrText>
          </w:r>
          <w:r>
            <w:fldChar w:fldCharType="separate"/>
          </w:r>
          <w:r>
            <w:rPr>
              <w:rFonts w:ascii="宋体" w:hAnsi="宋体" w:eastAsia="宋体"/>
              <w:i w:val="0"/>
              <w:iCs w:val="0"/>
              <w:sz w:val="21"/>
              <w:szCs w:val="21"/>
            </w:rPr>
            <w:t xml:space="preserve">10.3.5 </w:t>
          </w:r>
          <w:r>
            <w:rPr>
              <w:rFonts w:hint="eastAsia" w:ascii="宋体" w:hAnsi="宋体" w:eastAsia="宋体"/>
              <w:i w:val="0"/>
              <w:iCs w:val="0"/>
              <w:sz w:val="21"/>
              <w:szCs w:val="21"/>
            </w:rPr>
            <w:t>ExpectationObject 期望对象</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_Toc9756 \h </w:instrText>
          </w:r>
          <w:r>
            <w:rPr>
              <w:rFonts w:ascii="宋体" w:hAnsi="宋体" w:eastAsia="宋体"/>
              <w:i w:val="0"/>
              <w:iCs w:val="0"/>
              <w:sz w:val="21"/>
              <w:szCs w:val="21"/>
            </w:rPr>
            <w:fldChar w:fldCharType="separate"/>
          </w:r>
          <w:r>
            <w:rPr>
              <w:rFonts w:ascii="宋体" w:hAnsi="宋体" w:eastAsia="宋体"/>
              <w:i w:val="0"/>
              <w:iCs w:val="0"/>
              <w:sz w:val="21"/>
              <w:szCs w:val="21"/>
            </w:rPr>
            <w:t>19</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05F71C92">
          <w:pPr>
            <w:pStyle w:val="25"/>
            <w:tabs>
              <w:tab w:val="right" w:leader="dot" w:pos="9354"/>
            </w:tabs>
            <w:rPr>
              <w:rFonts w:hint="eastAsia" w:ascii="宋体" w:hAnsi="宋体" w:eastAsia="宋体"/>
              <w:i w:val="0"/>
              <w:iCs w:val="0"/>
              <w:sz w:val="21"/>
              <w:szCs w:val="21"/>
            </w:rPr>
          </w:pPr>
          <w:r>
            <w:fldChar w:fldCharType="begin"/>
          </w:r>
          <w:r>
            <w:instrText xml:space="preserve"> HYPERLINK \l "_Toc6541" </w:instrText>
          </w:r>
          <w:r>
            <w:fldChar w:fldCharType="separate"/>
          </w:r>
          <w:r>
            <w:rPr>
              <w:rFonts w:ascii="宋体" w:hAnsi="宋体" w:eastAsia="宋体"/>
              <w:i w:val="0"/>
              <w:iCs w:val="0"/>
              <w:sz w:val="21"/>
              <w:szCs w:val="21"/>
            </w:rPr>
            <w:t xml:space="preserve">10.3.6 </w:t>
          </w:r>
          <w:r>
            <w:rPr>
              <w:rFonts w:hint="eastAsia" w:ascii="宋体" w:hAnsi="宋体" w:eastAsia="宋体"/>
              <w:i w:val="0"/>
              <w:iCs w:val="0"/>
              <w:sz w:val="21"/>
              <w:szCs w:val="21"/>
            </w:rPr>
            <w:t>ExpectationTarget 期望目标</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_Toc6541 \h </w:instrText>
          </w:r>
          <w:r>
            <w:rPr>
              <w:rFonts w:ascii="宋体" w:hAnsi="宋体" w:eastAsia="宋体"/>
              <w:i w:val="0"/>
              <w:iCs w:val="0"/>
              <w:sz w:val="21"/>
              <w:szCs w:val="21"/>
            </w:rPr>
            <w:fldChar w:fldCharType="separate"/>
          </w:r>
          <w:r>
            <w:rPr>
              <w:rFonts w:ascii="宋体" w:hAnsi="宋体" w:eastAsia="宋体"/>
              <w:i w:val="0"/>
              <w:iCs w:val="0"/>
              <w:sz w:val="21"/>
              <w:szCs w:val="21"/>
            </w:rPr>
            <w:t>19</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75B5A723">
          <w:pPr>
            <w:pStyle w:val="25"/>
            <w:tabs>
              <w:tab w:val="right" w:leader="dot" w:pos="9354"/>
            </w:tabs>
            <w:rPr>
              <w:rFonts w:hint="eastAsia" w:ascii="宋体" w:hAnsi="宋体" w:eastAsia="宋体"/>
              <w:i w:val="0"/>
              <w:iCs w:val="0"/>
              <w:sz w:val="21"/>
              <w:szCs w:val="21"/>
            </w:rPr>
          </w:pPr>
          <w:r>
            <w:fldChar w:fldCharType="begin"/>
          </w:r>
          <w:r>
            <w:instrText xml:space="preserve"> HYPERLINK \l "_Toc25247" </w:instrText>
          </w:r>
          <w:r>
            <w:fldChar w:fldCharType="separate"/>
          </w:r>
          <w:r>
            <w:rPr>
              <w:rFonts w:ascii="宋体" w:hAnsi="宋体" w:eastAsia="宋体"/>
              <w:i w:val="0"/>
              <w:iCs w:val="0"/>
              <w:sz w:val="21"/>
              <w:szCs w:val="21"/>
            </w:rPr>
            <w:t xml:space="preserve">10.3.7 </w:t>
          </w:r>
          <w:r>
            <w:rPr>
              <w:rFonts w:hint="eastAsia" w:ascii="宋体" w:hAnsi="宋体" w:eastAsia="宋体"/>
              <w:i w:val="0"/>
              <w:iCs w:val="0"/>
              <w:sz w:val="21"/>
              <w:szCs w:val="21"/>
            </w:rPr>
            <w:t>Condition 条件</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_Toc25247 \h </w:instrText>
          </w:r>
          <w:r>
            <w:rPr>
              <w:rFonts w:ascii="宋体" w:hAnsi="宋体" w:eastAsia="宋体"/>
              <w:i w:val="0"/>
              <w:iCs w:val="0"/>
              <w:sz w:val="21"/>
              <w:szCs w:val="21"/>
            </w:rPr>
            <w:fldChar w:fldCharType="separate"/>
          </w:r>
          <w:r>
            <w:rPr>
              <w:rFonts w:ascii="宋体" w:hAnsi="宋体" w:eastAsia="宋体"/>
              <w:i w:val="0"/>
              <w:iCs w:val="0"/>
              <w:sz w:val="21"/>
              <w:szCs w:val="21"/>
            </w:rPr>
            <w:t>19</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74F7079F">
          <w:pPr>
            <w:pStyle w:val="25"/>
            <w:tabs>
              <w:tab w:val="right" w:leader="dot" w:pos="9354"/>
            </w:tabs>
            <w:rPr>
              <w:rFonts w:hint="eastAsia" w:ascii="宋体" w:hAnsi="宋体" w:eastAsia="宋体"/>
              <w:i w:val="0"/>
              <w:iCs w:val="0"/>
              <w:sz w:val="21"/>
              <w:szCs w:val="21"/>
            </w:rPr>
          </w:pPr>
          <w:r>
            <w:fldChar w:fldCharType="begin"/>
          </w:r>
          <w:r>
            <w:instrText xml:space="preserve"> HYPERLINK \l "_Toc14311" </w:instrText>
          </w:r>
          <w:r>
            <w:fldChar w:fldCharType="separate"/>
          </w:r>
          <w:r>
            <w:rPr>
              <w:rFonts w:ascii="宋体" w:hAnsi="宋体" w:eastAsia="宋体"/>
              <w:i w:val="0"/>
              <w:iCs w:val="0"/>
              <w:sz w:val="21"/>
              <w:szCs w:val="21"/>
            </w:rPr>
            <w:t xml:space="preserve">10.3.8 </w:t>
          </w:r>
          <w:r>
            <w:rPr>
              <w:rFonts w:hint="eastAsia" w:ascii="宋体" w:hAnsi="宋体" w:eastAsia="宋体"/>
              <w:i w:val="0"/>
              <w:iCs w:val="0"/>
              <w:sz w:val="21"/>
              <w:szCs w:val="21"/>
            </w:rPr>
            <w:t>Context 上下文</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_Toc14311 \h </w:instrText>
          </w:r>
          <w:r>
            <w:rPr>
              <w:rFonts w:ascii="宋体" w:hAnsi="宋体" w:eastAsia="宋体"/>
              <w:i w:val="0"/>
              <w:iCs w:val="0"/>
              <w:sz w:val="21"/>
              <w:szCs w:val="21"/>
            </w:rPr>
            <w:fldChar w:fldCharType="separate"/>
          </w:r>
          <w:r>
            <w:rPr>
              <w:rFonts w:ascii="宋体" w:hAnsi="宋体" w:eastAsia="宋体"/>
              <w:i w:val="0"/>
              <w:iCs w:val="0"/>
              <w:sz w:val="21"/>
              <w:szCs w:val="21"/>
            </w:rPr>
            <w:t>20</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49A9EC1D">
          <w:pPr>
            <w:pStyle w:val="25"/>
            <w:tabs>
              <w:tab w:val="right" w:leader="dot" w:pos="9354"/>
            </w:tabs>
            <w:rPr>
              <w:rFonts w:hint="eastAsia" w:ascii="宋体" w:hAnsi="宋体" w:eastAsia="宋体"/>
              <w:i w:val="0"/>
              <w:iCs w:val="0"/>
              <w:sz w:val="21"/>
              <w:szCs w:val="21"/>
            </w:rPr>
          </w:pPr>
          <w:r>
            <w:fldChar w:fldCharType="begin"/>
          </w:r>
          <w:r>
            <w:instrText xml:space="preserve"> HYPERLINK \l "_Toc5773" </w:instrText>
          </w:r>
          <w:r>
            <w:fldChar w:fldCharType="separate"/>
          </w:r>
          <w:r>
            <w:rPr>
              <w:rFonts w:ascii="宋体" w:hAnsi="宋体" w:eastAsia="宋体"/>
              <w:i w:val="0"/>
              <w:iCs w:val="0"/>
              <w:sz w:val="21"/>
              <w:szCs w:val="21"/>
            </w:rPr>
            <w:t xml:space="preserve">10.3.9 </w:t>
          </w:r>
          <w:r>
            <w:rPr>
              <w:rFonts w:hint="eastAsia" w:ascii="宋体" w:hAnsi="宋体" w:eastAsia="宋体"/>
              <w:i w:val="0"/>
              <w:iCs w:val="0"/>
              <w:sz w:val="21"/>
              <w:szCs w:val="21"/>
            </w:rPr>
            <w:t>FulfillmentInfo 实现状态信息</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_Toc5773 \h </w:instrText>
          </w:r>
          <w:r>
            <w:rPr>
              <w:rFonts w:ascii="宋体" w:hAnsi="宋体" w:eastAsia="宋体"/>
              <w:i w:val="0"/>
              <w:iCs w:val="0"/>
              <w:sz w:val="21"/>
              <w:szCs w:val="21"/>
            </w:rPr>
            <w:fldChar w:fldCharType="separate"/>
          </w:r>
          <w:r>
            <w:rPr>
              <w:rFonts w:ascii="宋体" w:hAnsi="宋体" w:eastAsia="宋体"/>
              <w:i w:val="0"/>
              <w:iCs w:val="0"/>
              <w:sz w:val="21"/>
              <w:szCs w:val="21"/>
            </w:rPr>
            <w:t>20</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131AA225">
          <w:pPr>
            <w:pStyle w:val="25"/>
            <w:tabs>
              <w:tab w:val="right" w:leader="dot" w:pos="9354"/>
            </w:tabs>
            <w:rPr>
              <w:rFonts w:hint="eastAsia" w:ascii="宋体" w:hAnsi="宋体" w:eastAsia="宋体"/>
              <w:i w:val="0"/>
              <w:iCs w:val="0"/>
              <w:sz w:val="21"/>
              <w:szCs w:val="21"/>
            </w:rPr>
          </w:pPr>
          <w:r>
            <w:fldChar w:fldCharType="begin"/>
          </w:r>
          <w:r>
            <w:instrText xml:space="preserve"> HYPERLINK \l "_Toc20304" </w:instrText>
          </w:r>
          <w:r>
            <w:fldChar w:fldCharType="separate"/>
          </w:r>
          <w:r>
            <w:rPr>
              <w:rFonts w:ascii="宋体" w:hAnsi="宋体" w:eastAsia="宋体"/>
              <w:i w:val="0"/>
              <w:iCs w:val="0"/>
              <w:sz w:val="21"/>
              <w:szCs w:val="21"/>
            </w:rPr>
            <w:t xml:space="preserve">10.3.10 </w:t>
          </w:r>
          <w:r>
            <w:rPr>
              <w:rFonts w:hint="eastAsia" w:ascii="宋体" w:hAnsi="宋体" w:eastAsia="宋体"/>
              <w:i w:val="0"/>
              <w:iCs w:val="0"/>
              <w:sz w:val="21"/>
              <w:szCs w:val="21"/>
            </w:rPr>
            <w:t>IntentReport 意图报告</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_Toc20304 \h </w:instrText>
          </w:r>
          <w:r>
            <w:rPr>
              <w:rFonts w:ascii="宋体" w:hAnsi="宋体" w:eastAsia="宋体"/>
              <w:i w:val="0"/>
              <w:iCs w:val="0"/>
              <w:sz w:val="21"/>
              <w:szCs w:val="21"/>
            </w:rPr>
            <w:fldChar w:fldCharType="separate"/>
          </w:r>
          <w:r>
            <w:rPr>
              <w:rFonts w:ascii="宋体" w:hAnsi="宋体" w:eastAsia="宋体"/>
              <w:i w:val="0"/>
              <w:iCs w:val="0"/>
              <w:sz w:val="21"/>
              <w:szCs w:val="21"/>
            </w:rPr>
            <w:t>21</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4C7D02ED">
          <w:pPr>
            <w:pStyle w:val="25"/>
            <w:tabs>
              <w:tab w:val="right" w:leader="dot" w:pos="9354"/>
            </w:tabs>
            <w:rPr>
              <w:rFonts w:hint="eastAsia" w:ascii="宋体" w:hAnsi="宋体" w:eastAsia="宋体"/>
              <w:sz w:val="21"/>
              <w:szCs w:val="21"/>
            </w:rPr>
          </w:pPr>
          <w:r>
            <w:fldChar w:fldCharType="begin"/>
          </w:r>
          <w:r>
            <w:instrText xml:space="preserve"> HYPERLINK \l "_Toc5720" </w:instrText>
          </w:r>
          <w:r>
            <w:fldChar w:fldCharType="separate"/>
          </w:r>
          <w:r>
            <w:rPr>
              <w:rFonts w:ascii="宋体" w:hAnsi="宋体" w:eastAsia="宋体"/>
              <w:i w:val="0"/>
              <w:iCs w:val="0"/>
              <w:sz w:val="21"/>
              <w:szCs w:val="21"/>
            </w:rPr>
            <w:t xml:space="preserve">10.3.11 </w:t>
          </w:r>
          <w:r>
            <w:rPr>
              <w:rFonts w:hint="eastAsia" w:ascii="宋体" w:hAnsi="宋体" w:eastAsia="宋体"/>
              <w:i w:val="0"/>
              <w:iCs w:val="0"/>
              <w:sz w:val="21"/>
              <w:szCs w:val="21"/>
            </w:rPr>
            <w:t>IntentInstance 意图实例</w:t>
          </w:r>
          <w:r>
            <w:rPr>
              <w:rFonts w:ascii="宋体" w:hAnsi="宋体" w:eastAsia="宋体"/>
              <w:i w:val="0"/>
              <w:iCs w:val="0"/>
              <w:sz w:val="21"/>
              <w:szCs w:val="21"/>
            </w:rPr>
            <w:tab/>
          </w:r>
          <w:r>
            <w:rPr>
              <w:rFonts w:ascii="宋体" w:hAnsi="宋体" w:eastAsia="宋体"/>
              <w:i w:val="0"/>
              <w:iCs w:val="0"/>
              <w:sz w:val="21"/>
              <w:szCs w:val="21"/>
            </w:rPr>
            <w:fldChar w:fldCharType="begin"/>
          </w:r>
          <w:r>
            <w:rPr>
              <w:rFonts w:ascii="宋体" w:hAnsi="宋体" w:eastAsia="宋体"/>
              <w:i w:val="0"/>
              <w:iCs w:val="0"/>
              <w:sz w:val="21"/>
              <w:szCs w:val="21"/>
            </w:rPr>
            <w:instrText xml:space="preserve"> PAGEREF _Toc5720 \h </w:instrText>
          </w:r>
          <w:r>
            <w:rPr>
              <w:rFonts w:ascii="宋体" w:hAnsi="宋体" w:eastAsia="宋体"/>
              <w:i w:val="0"/>
              <w:iCs w:val="0"/>
              <w:sz w:val="21"/>
              <w:szCs w:val="21"/>
            </w:rPr>
            <w:fldChar w:fldCharType="separate"/>
          </w:r>
          <w:r>
            <w:rPr>
              <w:rFonts w:ascii="宋体" w:hAnsi="宋体" w:eastAsia="宋体"/>
              <w:i w:val="0"/>
              <w:iCs w:val="0"/>
              <w:sz w:val="21"/>
              <w:szCs w:val="21"/>
            </w:rPr>
            <w:t>21</w:t>
          </w:r>
          <w:r>
            <w:rPr>
              <w:rFonts w:ascii="宋体" w:hAnsi="宋体" w:eastAsia="宋体"/>
              <w:i w:val="0"/>
              <w:iCs w:val="0"/>
              <w:sz w:val="21"/>
              <w:szCs w:val="21"/>
            </w:rPr>
            <w:fldChar w:fldCharType="end"/>
          </w:r>
          <w:r>
            <w:rPr>
              <w:rFonts w:ascii="宋体" w:hAnsi="宋体" w:eastAsia="宋体"/>
              <w:i w:val="0"/>
              <w:iCs w:val="0"/>
              <w:sz w:val="21"/>
              <w:szCs w:val="21"/>
            </w:rPr>
            <w:fldChar w:fldCharType="end"/>
          </w:r>
        </w:p>
        <w:p w14:paraId="5FC458C1">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"_Toc24318" </w:instrText>
          </w:r>
          <w:r>
            <w:fldChar w:fldCharType="separate"/>
          </w:r>
          <w:r>
            <w:rPr>
              <w:rFonts w:ascii="宋体" w:hAnsi="宋体" w:eastAsia="宋体" w:cs="黑体"/>
              <w:b w:val="0"/>
              <w:bCs w:val="0"/>
              <w:sz w:val="21"/>
              <w:szCs w:val="21"/>
            </w:rPr>
            <w:t xml:space="preserve">11 </w:t>
          </w:r>
          <w:r>
            <w:rPr>
              <w:rFonts w:hint="eastAsia" w:ascii="宋体" w:hAnsi="宋体" w:eastAsia="宋体"/>
              <w:b w:val="0"/>
              <w:bCs w:val="0"/>
              <w:sz w:val="21"/>
              <w:szCs w:val="21"/>
            </w:rPr>
            <w:t>数据模型建模要求</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_Toc24318 \h </w:instrText>
          </w:r>
          <w:r>
            <w:rPr>
              <w:rFonts w:ascii="宋体" w:hAnsi="宋体" w:eastAsia="宋体"/>
              <w:b w:val="0"/>
              <w:bCs w:val="0"/>
              <w:sz w:val="21"/>
              <w:szCs w:val="21"/>
            </w:rPr>
            <w:fldChar w:fldCharType="separate"/>
          </w:r>
          <w:r>
            <w:rPr>
              <w:rFonts w:ascii="宋体" w:hAnsi="宋体" w:eastAsia="宋体"/>
              <w:b w:val="0"/>
              <w:bCs w:val="0"/>
              <w:sz w:val="21"/>
              <w:szCs w:val="21"/>
            </w:rPr>
            <w:t>22</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197E8E4D">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"_Toc5826" </w:instrText>
          </w:r>
          <w:r>
            <w:fldChar w:fldCharType="separate"/>
          </w:r>
          <w:r>
            <w:rPr>
              <w:rFonts w:hint="eastAsia" w:ascii="宋体" w:hAnsi="宋体" w:eastAsia="宋体" w:cs="黑体"/>
              <w:b w:val="0"/>
              <w:bCs w:val="0"/>
              <w:sz w:val="21"/>
              <w:szCs w:val="21"/>
            </w:rPr>
            <w:t>附录A</w:t>
          </w:r>
          <w:r>
            <w:rPr>
              <w:rFonts w:hint="eastAsia" w:ascii="宋体" w:hAnsi="宋体" w:eastAsia="宋体" w:cs="黑体"/>
              <w:b w:val="0"/>
              <w:bCs w:val="0"/>
              <w:sz w:val="21"/>
              <w:szCs w:val="21"/>
            </w:rPr>
            <w:fldChar w:fldCharType="end"/>
          </w:r>
          <w:r>
            <w:fldChar w:fldCharType="begin"/>
          </w:r>
          <w:r>
            <w:instrText xml:space="preserve"> HYPERLINK \l "_Toc14723" </w:instrText>
          </w:r>
          <w:r>
            <w:fldChar w:fldCharType="separate"/>
          </w:r>
          <w:r>
            <w:rPr>
              <w:rFonts w:hint="eastAsia" w:ascii="宋体" w:hAnsi="宋体" w:eastAsia="宋体" w:cs="黑体"/>
              <w:b w:val="0"/>
              <w:bCs w:val="0"/>
              <w:sz w:val="21"/>
              <w:szCs w:val="21"/>
            </w:rPr>
            <w:t>（资料性）</w:t>
          </w:r>
          <w:r>
            <w:rPr>
              <w:rFonts w:hint="eastAsia" w:ascii="宋体" w:hAnsi="宋体" w:eastAsia="宋体" w:cs="黑体"/>
              <w:b w:val="0"/>
              <w:bCs w:val="0"/>
              <w:sz w:val="21"/>
              <w:szCs w:val="21"/>
            </w:rPr>
            <w:fldChar w:fldCharType="end"/>
          </w:r>
          <w:r>
            <w:fldChar w:fldCharType="begin"/>
          </w:r>
          <w:r>
            <w:instrText xml:space="preserve"> HYPERLINK \l "_Toc13701" </w:instrText>
          </w:r>
          <w:r>
            <w:fldChar w:fldCharType="separate"/>
          </w:r>
          <w:r>
            <w:rPr>
              <w:rFonts w:hint="eastAsia" w:ascii="宋体" w:hAnsi="宋体" w:eastAsia="宋体" w:cs="黑体"/>
              <w:b w:val="0"/>
              <w:bCs w:val="0"/>
              <w:sz w:val="21"/>
              <w:szCs w:val="21"/>
            </w:rPr>
            <w:t>自智网络意图管理用例</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_Toc13701 \h </w:instrText>
          </w:r>
          <w:r>
            <w:rPr>
              <w:rFonts w:ascii="宋体" w:hAnsi="宋体" w:eastAsia="宋体"/>
              <w:b w:val="0"/>
              <w:bCs w:val="0"/>
              <w:sz w:val="21"/>
              <w:szCs w:val="21"/>
            </w:rPr>
            <w:fldChar w:fldCharType="separate"/>
          </w:r>
          <w:r>
            <w:rPr>
              <w:rFonts w:ascii="宋体" w:hAnsi="宋体" w:eastAsia="宋体"/>
              <w:b w:val="0"/>
              <w:bCs w:val="0"/>
              <w:sz w:val="21"/>
              <w:szCs w:val="21"/>
            </w:rPr>
            <w:t>23</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40A70049">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"_Toc3421" </w:instrText>
          </w:r>
          <w:r>
            <w:fldChar w:fldCharType="separate"/>
          </w:r>
          <w:r>
            <w:rPr>
              <w:rFonts w:hint="eastAsia" w:ascii="宋体" w:hAnsi="宋体" w:eastAsia="宋体" w:cs="黑体"/>
              <w:b w:val="0"/>
              <w:bCs w:val="0"/>
              <w:sz w:val="21"/>
              <w:szCs w:val="21"/>
            </w:rPr>
            <w:t>附录B</w:t>
          </w:r>
          <w:r>
            <w:rPr>
              <w:rFonts w:hint="eastAsia" w:ascii="宋体" w:hAnsi="宋体" w:eastAsia="宋体" w:cs="黑体"/>
              <w:b w:val="0"/>
              <w:bCs w:val="0"/>
              <w:sz w:val="21"/>
              <w:szCs w:val="21"/>
            </w:rPr>
            <w:fldChar w:fldCharType="end"/>
          </w:r>
          <w:r>
            <w:fldChar w:fldCharType="begin"/>
          </w:r>
          <w:r>
            <w:instrText xml:space="preserve"> HYPERLINK \l "_Toc30766" </w:instrText>
          </w:r>
          <w:r>
            <w:fldChar w:fldCharType="separate"/>
          </w:r>
          <w:r>
            <w:rPr>
              <w:rFonts w:hint="eastAsia" w:ascii="宋体" w:hAnsi="宋体" w:eastAsia="宋体" w:cs="黑体"/>
              <w:b w:val="0"/>
              <w:bCs w:val="0"/>
              <w:sz w:val="21"/>
              <w:szCs w:val="21"/>
            </w:rPr>
            <w:t>（资料性）</w:t>
          </w:r>
          <w:r>
            <w:rPr>
              <w:rFonts w:hint="eastAsia" w:ascii="宋体" w:hAnsi="宋体" w:eastAsia="宋体" w:cs="黑体"/>
              <w:b w:val="0"/>
              <w:bCs w:val="0"/>
              <w:sz w:val="21"/>
              <w:szCs w:val="21"/>
            </w:rPr>
            <w:fldChar w:fldCharType="end"/>
          </w:r>
          <w:r>
            <w:fldChar w:fldCharType="begin"/>
          </w:r>
          <w:r>
            <w:instrText xml:space="preserve"> HYPERLINK \l "_Toc7902" </w:instrText>
          </w:r>
          <w:r>
            <w:fldChar w:fldCharType="separate"/>
          </w:r>
          <w:r>
            <w:rPr>
              <w:rFonts w:hint="eastAsia" w:ascii="宋体" w:hAnsi="宋体" w:eastAsia="宋体" w:cs="黑体"/>
              <w:b w:val="0"/>
              <w:bCs w:val="0"/>
              <w:sz w:val="21"/>
              <w:szCs w:val="21"/>
            </w:rPr>
            <w:t>总体建模方法</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_Toc7902 \h </w:instrText>
          </w:r>
          <w:r>
            <w:rPr>
              <w:rFonts w:ascii="宋体" w:hAnsi="宋体" w:eastAsia="宋体"/>
              <w:b w:val="0"/>
              <w:bCs w:val="0"/>
              <w:sz w:val="21"/>
              <w:szCs w:val="21"/>
            </w:rPr>
            <w:fldChar w:fldCharType="separate"/>
          </w:r>
          <w:r>
            <w:rPr>
              <w:rFonts w:ascii="宋体" w:hAnsi="宋体" w:eastAsia="宋体"/>
              <w:b w:val="0"/>
              <w:bCs w:val="0"/>
              <w:sz w:val="21"/>
              <w:szCs w:val="21"/>
            </w:rPr>
            <w:t>26</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5CB68912">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"_Toc9862" </w:instrText>
          </w:r>
          <w:r>
            <w:fldChar w:fldCharType="separate"/>
          </w:r>
          <w:r>
            <w:rPr>
              <w:rFonts w:hint="eastAsia" w:ascii="宋体" w:hAnsi="宋体" w:eastAsia="宋体" w:cs="黑体"/>
              <w:b w:val="0"/>
              <w:bCs w:val="0"/>
              <w:sz w:val="21"/>
              <w:szCs w:val="21"/>
            </w:rPr>
            <w:t>附录C</w:t>
          </w:r>
          <w:r>
            <w:fldChar w:fldCharType="begin"/>
          </w:r>
          <w:r>
            <w:instrText xml:space="preserve"> HYPERLINK \l "_Toc30766" </w:instrText>
          </w:r>
          <w:r>
            <w:fldChar w:fldCharType="separate"/>
          </w:r>
          <w:r>
            <w:rPr>
              <w:rFonts w:hint="eastAsia" w:ascii="宋体" w:hAnsi="宋体" w:eastAsia="宋体" w:cs="黑体"/>
              <w:b w:val="0"/>
              <w:bCs w:val="0"/>
              <w:sz w:val="21"/>
              <w:szCs w:val="21"/>
            </w:rPr>
            <w:t>（资料性）</w:t>
          </w:r>
          <w:r>
            <w:rPr>
              <w:rFonts w:hint="eastAsia" w:ascii="宋体" w:hAnsi="宋体" w:eastAsia="宋体" w:cs="黑体"/>
              <w:b w:val="0"/>
              <w:bCs w:val="0"/>
              <w:sz w:val="21"/>
              <w:szCs w:val="21"/>
            </w:rPr>
            <w:fldChar w:fldCharType="end"/>
          </w:r>
          <w:r>
            <w:rPr>
              <w:rFonts w:hint="eastAsia" w:ascii="宋体" w:hAnsi="宋体" w:eastAsia="宋体" w:cs="黑体"/>
              <w:b w:val="0"/>
              <w:bCs w:val="0"/>
              <w:sz w:val="21"/>
              <w:szCs w:val="21"/>
            </w:rPr>
            <w:t>意图管理的数据模型（通用部分）</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_Toc9862 \h </w:instrText>
          </w:r>
          <w:r>
            <w:rPr>
              <w:rFonts w:ascii="宋体" w:hAnsi="宋体" w:eastAsia="宋体"/>
              <w:b w:val="0"/>
              <w:bCs w:val="0"/>
              <w:sz w:val="21"/>
              <w:szCs w:val="21"/>
            </w:rPr>
            <w:fldChar w:fldCharType="separate"/>
          </w:r>
          <w:r>
            <w:rPr>
              <w:rFonts w:ascii="宋体" w:hAnsi="宋体" w:eastAsia="宋体"/>
              <w:b w:val="0"/>
              <w:bCs w:val="0"/>
              <w:sz w:val="21"/>
              <w:szCs w:val="21"/>
            </w:rPr>
            <w:t>28</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065971C8">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"_Toc7946" </w:instrText>
          </w:r>
          <w:r>
            <w:fldChar w:fldCharType="separate"/>
          </w:r>
          <w:r>
            <w:rPr>
              <w:rFonts w:hint="eastAsia" w:ascii="宋体" w:hAnsi="宋体" w:eastAsia="宋体" w:cs="黑体"/>
              <w:b w:val="0"/>
              <w:bCs w:val="0"/>
              <w:sz w:val="21"/>
              <w:szCs w:val="21"/>
            </w:rPr>
            <w:t>附录D</w:t>
          </w:r>
          <w:r>
            <w:rPr>
              <w:rFonts w:hint="eastAsia" w:ascii="宋体" w:hAnsi="宋体" w:eastAsia="宋体" w:cs="黑体"/>
              <w:b w:val="0"/>
              <w:bCs w:val="0"/>
              <w:sz w:val="21"/>
              <w:szCs w:val="21"/>
            </w:rPr>
            <w:fldChar w:fldCharType="end"/>
          </w:r>
          <w:r>
            <w:fldChar w:fldCharType="begin"/>
          </w:r>
          <w:r>
            <w:instrText xml:space="preserve"> HYPERLINK \l "_Toc14109" </w:instrText>
          </w:r>
          <w:r>
            <w:fldChar w:fldCharType="separate"/>
          </w:r>
          <w:r>
            <w:rPr>
              <w:rFonts w:hint="eastAsia" w:ascii="宋体" w:hAnsi="宋体" w:eastAsia="宋体" w:cs="黑体"/>
              <w:b w:val="0"/>
              <w:bCs w:val="0"/>
              <w:sz w:val="21"/>
              <w:szCs w:val="21"/>
            </w:rPr>
            <w:t>（资料性）</w:t>
          </w:r>
          <w:r>
            <w:rPr>
              <w:rFonts w:hint="eastAsia" w:ascii="宋体" w:hAnsi="宋体" w:eastAsia="宋体" w:cs="黑体"/>
              <w:b w:val="0"/>
              <w:bCs w:val="0"/>
              <w:sz w:val="21"/>
              <w:szCs w:val="21"/>
            </w:rPr>
            <w:fldChar w:fldCharType="end"/>
          </w:r>
          <w:r>
            <w:fldChar w:fldCharType="begin"/>
          </w:r>
          <w:r>
            <w:instrText xml:space="preserve"> HYPERLINK \l "_Toc26768" </w:instrText>
          </w:r>
          <w:r>
            <w:fldChar w:fldCharType="separate"/>
          </w:r>
          <w:r>
            <w:rPr>
              <w:rFonts w:hint="eastAsia" w:ascii="宋体" w:hAnsi="宋体" w:eastAsia="宋体" w:cs="黑体"/>
              <w:b w:val="0"/>
              <w:bCs w:val="0"/>
              <w:sz w:val="21"/>
              <w:szCs w:val="21"/>
            </w:rPr>
            <w:t>意图管理的数据模型（领域扩展部分）</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_Toc26768 \h </w:instrText>
          </w:r>
          <w:r>
            <w:rPr>
              <w:rFonts w:ascii="宋体" w:hAnsi="宋体" w:eastAsia="宋体"/>
              <w:b w:val="0"/>
              <w:bCs w:val="0"/>
              <w:sz w:val="21"/>
              <w:szCs w:val="21"/>
            </w:rPr>
            <w:fldChar w:fldCharType="separate"/>
          </w:r>
          <w:r>
            <w:rPr>
              <w:rFonts w:ascii="宋体" w:hAnsi="宋体" w:eastAsia="宋体"/>
              <w:b w:val="0"/>
              <w:bCs w:val="0"/>
              <w:sz w:val="21"/>
              <w:szCs w:val="21"/>
            </w:rPr>
            <w:t>33</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067B38FD">
          <w:pPr>
            <w:pStyle w:val="35"/>
            <w:keepNext w:val="0"/>
            <w:keepLines w:val="0"/>
            <w:pageBreakBefore w:val="0"/>
            <w:widowControl w:val="0"/>
            <w:tabs>
              <w:tab w:val="right" w:leader="dot" w:pos="9354"/>
            </w:tabs>
            <w:kinsoku/>
            <w:wordWrap/>
            <w:overflowPunct/>
            <w:topLinePunct w:val="0"/>
            <w:autoSpaceDE/>
            <w:autoSpaceDN/>
            <w:bidi w:val="0"/>
            <w:adjustRightInd/>
            <w:snapToGrid/>
            <w:spacing w:before="0" w:after="0"/>
            <w:textAlignment w:val="auto"/>
            <w:rPr>
              <w:rFonts w:hint="eastAsia" w:ascii="宋体" w:hAnsi="宋体" w:eastAsia="宋体"/>
              <w:b w:val="0"/>
              <w:bCs w:val="0"/>
              <w:sz w:val="21"/>
              <w:szCs w:val="21"/>
            </w:rPr>
          </w:pPr>
          <w:r>
            <w:fldChar w:fldCharType="begin"/>
          </w:r>
          <w:r>
            <w:instrText xml:space="preserve"> HYPERLINK \l "_Toc25373" </w:instrText>
          </w:r>
          <w:r>
            <w:fldChar w:fldCharType="separate"/>
          </w:r>
          <w:r>
            <w:rPr>
              <w:rFonts w:hint="eastAsia" w:ascii="宋体" w:hAnsi="宋体" w:eastAsia="宋体"/>
              <w:b w:val="0"/>
              <w:bCs w:val="0"/>
              <w:sz w:val="21"/>
              <w:szCs w:val="21"/>
            </w:rPr>
            <w:t>参考文献</w:t>
          </w:r>
          <w:r>
            <w:rPr>
              <w:rFonts w:ascii="宋体" w:hAnsi="宋体" w:eastAsia="宋体"/>
              <w:b w:val="0"/>
              <w:bCs w:val="0"/>
              <w:sz w:val="21"/>
              <w:szCs w:val="21"/>
            </w:rPr>
            <w:tab/>
          </w:r>
          <w:r>
            <w:rPr>
              <w:rFonts w:ascii="宋体" w:hAnsi="宋体" w:eastAsia="宋体"/>
              <w:b w:val="0"/>
              <w:bCs w:val="0"/>
              <w:sz w:val="21"/>
              <w:szCs w:val="21"/>
            </w:rPr>
            <w:fldChar w:fldCharType="begin"/>
          </w:r>
          <w:r>
            <w:rPr>
              <w:rFonts w:ascii="宋体" w:hAnsi="宋体" w:eastAsia="宋体"/>
              <w:b w:val="0"/>
              <w:bCs w:val="0"/>
              <w:sz w:val="21"/>
              <w:szCs w:val="21"/>
            </w:rPr>
            <w:instrText xml:space="preserve"> PAGEREF _Toc25373 \h </w:instrText>
          </w:r>
          <w:r>
            <w:rPr>
              <w:rFonts w:ascii="宋体" w:hAnsi="宋体" w:eastAsia="宋体"/>
              <w:b w:val="0"/>
              <w:bCs w:val="0"/>
              <w:sz w:val="21"/>
              <w:szCs w:val="21"/>
            </w:rPr>
            <w:fldChar w:fldCharType="separate"/>
          </w:r>
          <w:r>
            <w:rPr>
              <w:rFonts w:ascii="宋体" w:hAnsi="宋体" w:eastAsia="宋体"/>
              <w:b w:val="0"/>
              <w:bCs w:val="0"/>
              <w:sz w:val="21"/>
              <w:szCs w:val="21"/>
            </w:rPr>
            <w:t>39</w:t>
          </w:r>
          <w:r>
            <w:rPr>
              <w:rFonts w:ascii="宋体" w:hAnsi="宋体" w:eastAsia="宋体"/>
              <w:b w:val="0"/>
              <w:bCs w:val="0"/>
              <w:sz w:val="21"/>
              <w:szCs w:val="21"/>
            </w:rPr>
            <w:fldChar w:fldCharType="end"/>
          </w:r>
          <w:r>
            <w:rPr>
              <w:rFonts w:ascii="宋体" w:hAnsi="宋体" w:eastAsia="宋体"/>
              <w:b w:val="0"/>
              <w:bCs w:val="0"/>
              <w:sz w:val="21"/>
              <w:szCs w:val="21"/>
            </w:rPr>
            <w:fldChar w:fldCharType="end"/>
          </w:r>
        </w:p>
        <w:p w14:paraId="2E43E900">
          <w:pPr>
            <w:pStyle w:val="35"/>
            <w:ind w:firstLine="400"/>
            <w:rPr>
              <w:rFonts w:hint="eastAsia" w:ascii="宋体" w:hAnsi="宋体" w:eastAsia="宋体"/>
              <w:b w:val="0"/>
              <w:bCs w:val="0"/>
              <w:sz w:val="21"/>
              <w:szCs w:val="21"/>
            </w:rPr>
          </w:pPr>
          <w:r>
            <w:rPr>
              <w:rFonts w:hint="eastAsia" w:ascii="宋体" w:hAnsi="宋体" w:eastAsia="宋体" w:cs="宋体"/>
              <w:b w:val="0"/>
              <w:bCs w:val="0"/>
              <w:caps w:val="0"/>
              <w:sz w:val="21"/>
              <w:szCs w:val="21"/>
            </w:rPr>
            <w:fldChar w:fldCharType="end"/>
          </w:r>
        </w:p>
      </w:sdtContent>
    </w:sdt>
    <w:p w14:paraId="1F0C2660">
      <w:pPr>
        <w:pStyle w:val="149"/>
        <w:spacing w:before="850" w:after="680"/>
        <w:ind w:left="420" w:leftChars="200"/>
        <w:rPr>
          <w:rFonts w:ascii="Times New Roman"/>
        </w:rPr>
      </w:pPr>
      <w:bookmarkStart w:id="9" w:name="_Toc32358"/>
      <w:bookmarkStart w:id="10" w:name="_Toc2679184"/>
      <w:bookmarkStart w:id="11" w:name="_Toc24523987"/>
      <w:bookmarkStart w:id="12" w:name="_Toc987696237"/>
      <w:bookmarkStart w:id="13" w:name="_Toc4090"/>
      <w:bookmarkStart w:id="14" w:name="_Toc15969"/>
      <w:bookmarkStart w:id="15" w:name="_Toc1900627760"/>
      <w:bookmarkStart w:id="16" w:name="_Toc16625"/>
      <w:bookmarkStart w:id="17" w:name="_Toc183380486"/>
      <w:bookmarkStart w:id="18" w:name="_Toc17826"/>
      <w:bookmarkStart w:id="19" w:name="_Toc63064989"/>
      <w:bookmarkStart w:id="20" w:name="_Toc26405"/>
      <w:bookmarkStart w:id="21" w:name="_Toc54692896"/>
      <w:bookmarkStart w:id="22" w:name="_Toc54698885"/>
      <w:bookmarkStart w:id="23" w:name="_Toc2911"/>
      <w:bookmarkStart w:id="24" w:name="_Toc24999"/>
      <w:bookmarkStart w:id="25" w:name="_Toc29080"/>
      <w:bookmarkStart w:id="26" w:name="_Toc21422"/>
      <w:bookmarkStart w:id="27" w:name="_Toc13290"/>
      <w:bookmarkStart w:id="28" w:name="_Toc1558"/>
      <w:bookmarkStart w:id="29" w:name="_Toc32196"/>
      <w:bookmarkStart w:id="30" w:name="_Toc25739"/>
      <w:bookmarkStart w:id="31" w:name="_Toc3265"/>
      <w:bookmarkStart w:id="32" w:name="_Toc19389"/>
      <w:bookmarkStart w:id="33" w:name="_Toc8795"/>
      <w:bookmarkStart w:id="34" w:name="_Toc16615"/>
      <w:bookmarkStart w:id="35" w:name="_Toc8776"/>
      <w:bookmarkStart w:id="36" w:name="_Toc14315"/>
      <w:bookmarkStart w:id="37" w:name="_Toc12292"/>
      <w:bookmarkStart w:id="38" w:name="_Toc106201047"/>
      <w:bookmarkStart w:id="39" w:name="_Toc9371"/>
      <w:bookmarkStart w:id="40" w:name="_Toc23217"/>
      <w:bookmarkStart w:id="41" w:name="_Toc20569"/>
      <w:bookmarkStart w:id="42" w:name="_Toc21391"/>
      <w:bookmarkStart w:id="43" w:name="_Toc5229"/>
      <w:bookmarkStart w:id="44" w:name="_Toc183380565"/>
      <w:bookmarkStart w:id="45" w:name="_Toc31482"/>
      <w:bookmarkStart w:id="46" w:name="_Toc15137"/>
      <w:bookmarkStart w:id="47" w:name="_Toc5997"/>
      <w:bookmarkStart w:id="48" w:name="_Toc5716"/>
      <w:bookmarkStart w:id="49" w:name="_Toc4739"/>
      <w:bookmarkStart w:id="50" w:name="_Toc2717"/>
      <w:bookmarkStart w:id="51" w:name="_Toc22532"/>
      <w:bookmarkStart w:id="52" w:name="_Toc504328847"/>
      <w:bookmarkStart w:id="53" w:name="_Toc16394"/>
      <w:bookmarkStart w:id="54" w:name="_Toc6330"/>
      <w:bookmarkStart w:id="55" w:name="_Toc14430"/>
      <w:bookmarkStart w:id="56" w:name="_Toc9025"/>
      <w:bookmarkStart w:id="57" w:name="_Toc7041"/>
      <w:bookmarkStart w:id="58" w:name="_Toc15737"/>
      <w:bookmarkStart w:id="59" w:name="_Toc1085474738"/>
      <w:bookmarkStart w:id="60" w:name="_Toc43817683"/>
      <w:bookmarkStart w:id="61" w:name="_Toc15031"/>
      <w:bookmarkStart w:id="62" w:name="_Toc3797"/>
      <w:bookmarkStart w:id="63" w:name="_Toc9632"/>
      <w:bookmarkStart w:id="64" w:name="_Toc2122342438"/>
      <w:bookmarkStart w:id="65" w:name="_Toc8495"/>
      <w:r>
        <w:rPr>
          <w:rFonts w:ascii="Times New Roman"/>
        </w:rPr>
        <w:t>前</w:t>
      </w:r>
      <w:bookmarkStart w:id="66" w:name="BKQY"/>
      <w:r>
        <w:rPr>
          <w:rFonts w:ascii="Times New Roman"/>
        </w:rPr>
        <w:t>  言</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15A49C6D">
      <w:pPr>
        <w:widowControl/>
        <w:spacing w:line="240" w:lineRule="auto"/>
        <w:ind w:firstLine="420" w:firstLineChars="200"/>
        <w:jc w:val="left"/>
        <w:rPr>
          <w:del w:id="45" w:author="吴泽宇" w:date="2025-09-17T09:14:42Z"/>
        </w:rPr>
      </w:pPr>
      <w:del w:id="46" w:author="吴泽宇" w:date="2025-09-17T09:14:42Z">
        <w:r>
          <w:rPr>
            <w:rFonts w:hint="eastAsia"/>
          </w:rPr>
          <w:delText>本文件是自智网络系列标准中的一项。该系列标准的预计结构为：</w:delText>
        </w:r>
      </w:del>
    </w:p>
    <w:p w14:paraId="2B849832">
      <w:pPr>
        <w:widowControl/>
        <w:ind w:firstLine="420" w:firstLineChars="200"/>
        <w:jc w:val="left"/>
        <w:rPr>
          <w:del w:id="47" w:author="吴泽宇" w:date="2025-09-17T09:14:42Z"/>
        </w:rPr>
      </w:pPr>
      <w:del w:id="48" w:author="吴泽宇" w:date="2025-09-17T09:14:42Z">
        <w:bookmarkStart w:id="67" w:name="_Toc18701"/>
        <w:r>
          <w:rPr/>
          <w:delText>——</w:delText>
        </w:r>
      </w:del>
      <w:del w:id="49" w:author="吴泽宇" w:date="2025-09-17T09:14:42Z">
        <w:r>
          <w:rPr>
            <w:rFonts w:hint="eastAsia"/>
          </w:rPr>
          <w:delText>自智网络 体系架构</w:delText>
        </w:r>
        <w:bookmarkEnd w:id="67"/>
      </w:del>
    </w:p>
    <w:p w14:paraId="3FB60173">
      <w:pPr>
        <w:widowControl/>
        <w:ind w:firstLine="420" w:firstLineChars="200"/>
        <w:jc w:val="left"/>
        <w:rPr>
          <w:del w:id="50" w:author="吴泽宇" w:date="2025-09-17T09:14:42Z"/>
        </w:rPr>
      </w:pPr>
      <w:del w:id="51" w:author="吴泽宇" w:date="2025-09-17T09:14:42Z">
        <w:bookmarkStart w:id="68" w:name="_Toc29417"/>
        <w:r>
          <w:rPr/>
          <w:delText>——</w:delText>
        </w:r>
      </w:del>
      <w:del w:id="52" w:author="吴泽宇" w:date="2025-09-17T09:14:42Z">
        <w:r>
          <w:rPr>
            <w:rFonts w:hint="eastAsia"/>
          </w:rPr>
          <w:delText>自智网络 知识管理技术要求</w:delText>
        </w:r>
        <w:bookmarkEnd w:id="68"/>
      </w:del>
    </w:p>
    <w:p w14:paraId="414EE583">
      <w:pPr>
        <w:widowControl/>
        <w:ind w:firstLine="420" w:firstLineChars="200"/>
        <w:jc w:val="left"/>
        <w:rPr>
          <w:del w:id="53" w:author="吴泽宇" w:date="2025-09-17T09:14:42Z"/>
        </w:rPr>
      </w:pPr>
      <w:del w:id="54" w:author="吴泽宇" w:date="2025-09-17T09:14:42Z">
        <w:bookmarkStart w:id="69" w:name="_Toc13774"/>
        <w:r>
          <w:rPr/>
          <w:delText>——</w:delText>
        </w:r>
      </w:del>
      <w:del w:id="55" w:author="吴泽宇" w:date="2025-09-17T09:14:42Z">
        <w:r>
          <w:rPr>
            <w:rFonts w:hint="eastAsia"/>
          </w:rPr>
          <w:delText>自智网络 运营管理能力技术成熟度分级与评估方法</w:delText>
        </w:r>
        <w:bookmarkEnd w:id="69"/>
      </w:del>
    </w:p>
    <w:p w14:paraId="61AF1CEF">
      <w:pPr>
        <w:widowControl/>
        <w:ind w:firstLine="420" w:firstLineChars="200"/>
        <w:jc w:val="left"/>
        <w:rPr>
          <w:del w:id="56" w:author="吴泽宇" w:date="2025-09-17T09:14:42Z"/>
        </w:rPr>
      </w:pPr>
      <w:del w:id="57" w:author="吴泽宇" w:date="2025-09-17T09:14:42Z">
        <w:bookmarkStart w:id="70" w:name="_Toc28448"/>
        <w:r>
          <w:rPr/>
          <w:delText>——</w:delText>
        </w:r>
      </w:del>
      <w:del w:id="58" w:author="吴泽宇" w:date="2025-09-17T09:14:42Z">
        <w:r>
          <w:rPr>
            <w:rFonts w:hint="eastAsia"/>
          </w:rPr>
          <w:delText>自智网络 成效指标与评估方法</w:delText>
        </w:r>
        <w:bookmarkEnd w:id="70"/>
      </w:del>
    </w:p>
    <w:p w14:paraId="26764100">
      <w:pPr>
        <w:ind w:firstLine="420" w:firstLineChars="200"/>
        <w:rPr>
          <w:del w:id="59" w:author="吴泽宇" w:date="2025-09-17T09:14:42Z"/>
        </w:rPr>
      </w:pPr>
      <w:del w:id="60" w:author="吴泽宇" w:date="2025-09-17T09:14:42Z">
        <w:bookmarkStart w:id="71" w:name="_Toc30627"/>
        <w:r>
          <w:rPr/>
          <w:delText>——</w:delText>
        </w:r>
      </w:del>
      <w:del w:id="61" w:author="吴泽宇" w:date="2025-09-17T09:14:42Z">
        <w:r>
          <w:rPr>
            <w:rFonts w:hint="eastAsia"/>
          </w:rPr>
          <w:delText>自智网络 意图管理技术要求</w:delText>
        </w:r>
        <w:bookmarkEnd w:id="71"/>
      </w:del>
    </w:p>
    <w:p w14:paraId="7401A479">
      <w:pPr>
        <w:ind w:firstLine="420" w:firstLineChars="200"/>
        <w:rPr>
          <w:del w:id="62" w:author="吴泽宇" w:date="2025-09-17T09:14:42Z"/>
          <w:lang w:eastAsia="zh"/>
        </w:rPr>
      </w:pPr>
      <w:del w:id="63" w:author="吴泽宇" w:date="2025-09-17T09:14:42Z">
        <w:r>
          <w:rPr/>
          <w:delText>——</w:delText>
        </w:r>
      </w:del>
      <w:del w:id="64" w:author="吴泽宇" w:date="2025-09-17T09:14:42Z">
        <w:r>
          <w:rPr>
            <w:rFonts w:hint="eastAsia"/>
            <w:lang w:eastAsia="zh"/>
          </w:rPr>
          <w:delText>自智网络 异常事件管理服务技术要求</w:delText>
        </w:r>
      </w:del>
    </w:p>
    <w:p w14:paraId="0E7C6E31">
      <w:pPr>
        <w:ind w:firstLine="420" w:firstLineChars="200"/>
        <w:rPr>
          <w:rFonts w:hint="eastAsia" w:ascii="宋体" w:hAnsi="宋体" w:cs="宋体"/>
        </w:rPr>
      </w:pPr>
      <w:r>
        <w:rPr>
          <w:rFonts w:hint="eastAsia" w:ascii="宋体" w:hAnsi="宋体" w:cs="宋体"/>
        </w:rPr>
        <w:t>本文件按照GB/T 1.1—2020《标准化工作导则 第1部分：标准化文件的结构和起草规则》的规定起草。</w:t>
      </w:r>
    </w:p>
    <w:p w14:paraId="15394F73">
      <w:pPr>
        <w:widowControl/>
        <w:spacing w:line="240" w:lineRule="auto"/>
        <w:ind w:firstLine="420" w:firstLineChars="200"/>
        <w:jc w:val="left"/>
        <w:rPr>
          <w:ins w:id="65" w:author="吴泽宇" w:date="2025-09-17T09:14:42Z"/>
        </w:rPr>
      </w:pPr>
      <w:ins w:id="66" w:author="吴泽宇" w:date="2025-09-17T09:14:42Z">
        <w:r>
          <w:rPr>
            <w:rFonts w:hint="eastAsia"/>
          </w:rPr>
          <w:t>本文件是自智网络系列标准中的一项。该系列标准的预计结构为：</w:t>
        </w:r>
      </w:ins>
    </w:p>
    <w:p w14:paraId="080CB7C4">
      <w:pPr>
        <w:widowControl/>
        <w:ind w:firstLine="420" w:firstLineChars="200"/>
        <w:jc w:val="left"/>
        <w:rPr>
          <w:ins w:id="67" w:author="吴泽宇" w:date="2025-09-17T09:14:42Z"/>
        </w:rPr>
      </w:pPr>
      <w:ins w:id="68" w:author="吴泽宇" w:date="2025-09-17T09:14:42Z">
        <w:r>
          <w:rPr/>
          <w:t>——</w:t>
        </w:r>
      </w:ins>
      <w:ins w:id="69" w:author="吴泽宇" w:date="2025-09-17T09:14:42Z">
        <w:r>
          <w:rPr>
            <w:rFonts w:hint="eastAsia"/>
          </w:rPr>
          <w:t>自智网络 体系架构</w:t>
        </w:r>
      </w:ins>
    </w:p>
    <w:p w14:paraId="4AD7C54E">
      <w:pPr>
        <w:widowControl/>
        <w:ind w:firstLine="420" w:firstLineChars="200"/>
        <w:jc w:val="left"/>
        <w:rPr>
          <w:ins w:id="70" w:author="吴泽宇" w:date="2025-09-17T09:14:42Z"/>
        </w:rPr>
      </w:pPr>
      <w:ins w:id="71" w:author="吴泽宇" w:date="2025-09-17T09:14:42Z">
        <w:r>
          <w:rPr/>
          <w:t>——</w:t>
        </w:r>
      </w:ins>
      <w:ins w:id="72" w:author="吴泽宇" w:date="2025-09-17T09:14:42Z">
        <w:r>
          <w:rPr>
            <w:rFonts w:hint="eastAsia"/>
          </w:rPr>
          <w:t>自智网络 知识管理技术要求</w:t>
        </w:r>
      </w:ins>
    </w:p>
    <w:p w14:paraId="59A88F91">
      <w:pPr>
        <w:widowControl/>
        <w:ind w:firstLine="420" w:firstLineChars="200"/>
        <w:jc w:val="left"/>
        <w:rPr>
          <w:ins w:id="73" w:author="吴泽宇" w:date="2025-09-17T09:14:42Z"/>
        </w:rPr>
      </w:pPr>
      <w:ins w:id="74" w:author="吴泽宇" w:date="2025-09-17T09:14:42Z">
        <w:r>
          <w:rPr/>
          <w:t>——</w:t>
        </w:r>
      </w:ins>
      <w:ins w:id="75" w:author="吴泽宇" w:date="2025-09-17T09:14:42Z">
        <w:r>
          <w:rPr>
            <w:rFonts w:hint="eastAsia"/>
          </w:rPr>
          <w:t>自智网络 运营管理能力技术成熟度分级与评估方法</w:t>
        </w:r>
      </w:ins>
    </w:p>
    <w:p w14:paraId="445CEEF5">
      <w:pPr>
        <w:widowControl/>
        <w:ind w:firstLine="420" w:firstLineChars="200"/>
        <w:jc w:val="left"/>
        <w:rPr>
          <w:ins w:id="76" w:author="吴泽宇" w:date="2025-09-17T09:14:42Z"/>
        </w:rPr>
      </w:pPr>
      <w:ins w:id="77" w:author="吴泽宇" w:date="2025-09-17T09:14:42Z">
        <w:r>
          <w:rPr/>
          <w:t>——</w:t>
        </w:r>
      </w:ins>
      <w:ins w:id="78" w:author="吴泽宇" w:date="2025-09-17T09:14:42Z">
        <w:r>
          <w:rPr>
            <w:rFonts w:hint="eastAsia"/>
          </w:rPr>
          <w:t>自智网络 成效指标与评估方法</w:t>
        </w:r>
      </w:ins>
    </w:p>
    <w:p w14:paraId="5F5C7104">
      <w:pPr>
        <w:ind w:firstLine="420" w:firstLineChars="200"/>
        <w:rPr>
          <w:ins w:id="79" w:author="吴泽宇" w:date="2025-09-17T09:14:42Z"/>
        </w:rPr>
      </w:pPr>
      <w:ins w:id="80" w:author="吴泽宇" w:date="2025-09-17T09:14:42Z">
        <w:r>
          <w:rPr/>
          <w:t>——</w:t>
        </w:r>
      </w:ins>
      <w:ins w:id="81" w:author="吴泽宇" w:date="2025-09-17T09:14:42Z">
        <w:r>
          <w:rPr>
            <w:rFonts w:hint="eastAsia"/>
          </w:rPr>
          <w:t>自智网络 意图管理技术要求</w:t>
        </w:r>
      </w:ins>
    </w:p>
    <w:p w14:paraId="78E66155">
      <w:pPr>
        <w:ind w:firstLine="420" w:firstLineChars="200"/>
        <w:rPr>
          <w:ins w:id="82" w:author="吴泽宇" w:date="2025-09-17T09:14:42Z"/>
          <w:lang w:eastAsia="zh"/>
        </w:rPr>
      </w:pPr>
      <w:ins w:id="83" w:author="吴泽宇" w:date="2025-09-17T09:14:42Z">
        <w:r>
          <w:rPr/>
          <w:t>——</w:t>
        </w:r>
      </w:ins>
      <w:ins w:id="84" w:author="吴泽宇" w:date="2025-09-17T09:14:42Z">
        <w:r>
          <w:rPr>
            <w:rFonts w:hint="eastAsia"/>
            <w:lang w:eastAsia="zh"/>
          </w:rPr>
          <w:t>自智网络 异常事件管理服务技术要求</w:t>
        </w:r>
      </w:ins>
    </w:p>
    <w:p w14:paraId="5C0C42A9">
      <w:pPr>
        <w:pStyle w:val="39"/>
        <w:spacing w:line="288" w:lineRule="auto"/>
        <w:rPr>
          <w:rFonts w:hint="eastAsia" w:hAnsi="宋体" w:cs="宋体"/>
        </w:rPr>
      </w:pPr>
      <w:r>
        <w:rPr>
          <w:rFonts w:hint="eastAsia" w:hAnsi="宋体" w:cs="宋体"/>
        </w:rPr>
        <w:t>请注意本文件的某些内容可能涉及专利。本文件的发布机构不承担识别专利的责任。</w:t>
      </w:r>
    </w:p>
    <w:p w14:paraId="3C1E5DB7">
      <w:pPr>
        <w:pStyle w:val="39"/>
        <w:spacing w:line="288" w:lineRule="auto"/>
        <w:rPr>
          <w:rFonts w:hint="eastAsia" w:hAnsi="宋体" w:cs="宋体"/>
        </w:rPr>
      </w:pPr>
      <w:r>
        <w:rPr>
          <w:rFonts w:hint="eastAsia" w:hAnsi="宋体" w:cs="宋体"/>
        </w:rPr>
        <w:t>本文件由中国通信标准化协会提出并归口。</w:t>
      </w:r>
    </w:p>
    <w:p w14:paraId="04FCCA86">
      <w:pPr>
        <w:ind w:firstLine="420" w:firstLineChars="200"/>
        <w:rPr>
          <w:rFonts w:hint="eastAsia" w:ascii="宋体" w:hAnsi="宋体" w:cs="宋体"/>
        </w:rPr>
      </w:pPr>
      <w:r>
        <w:rPr>
          <w:rFonts w:hint="eastAsia" w:ascii="宋体" w:hAnsi="宋体" w:cs="宋体"/>
        </w:rPr>
        <w:t>本文件起草单位：中国移动通信集团有限公司、中国信息通信科技集团有限公司、华为技术有限公司、中兴通讯股份有限公司、浪潮通信信息系统有限公司。</w:t>
      </w:r>
    </w:p>
    <w:p w14:paraId="37EE7AD1">
      <w:pPr>
        <w:ind w:firstLine="420" w:firstLineChars="200"/>
        <w:rPr>
          <w:kern w:val="0"/>
          <w:szCs w:val="21"/>
          <w:lang w:eastAsia="zh"/>
        </w:rPr>
        <w:sectPr>
          <w:headerReference r:id="rId12" w:type="default"/>
          <w:footerReference r:id="rId13" w:type="default"/>
          <w:pgSz w:w="11906" w:h="16838"/>
          <w:pgMar w:top="567" w:right="1134" w:bottom="1134" w:left="1418" w:header="1418" w:footer="1134" w:gutter="0"/>
          <w:pgNumType w:fmt="upperRoman" w:start="1"/>
          <w:cols w:space="720" w:num="1"/>
          <w:formProt w:val="0"/>
          <w:docGrid w:type="lines" w:linePitch="312" w:charSpace="0"/>
        </w:sectPr>
      </w:pPr>
      <w:r>
        <w:rPr>
          <w:rFonts w:hint="eastAsia" w:ascii="宋体" w:hAnsi="宋体" w:cs="宋体"/>
        </w:rPr>
        <w:t>本文件主要起草人：邓灵莉、何克光、金镝、袁向阳、姚远、</w:t>
      </w:r>
      <w:r>
        <w:rPr>
          <w:rFonts w:hint="eastAsia" w:ascii="宋体" w:hAnsi="宋体" w:cs="宋体"/>
          <w:lang w:val="en-US" w:eastAsia="zh-CN"/>
        </w:rPr>
        <w:t>王希、</w:t>
      </w:r>
      <w:r>
        <w:rPr>
          <w:rFonts w:hint="eastAsia" w:ascii="宋体" w:hAnsi="宋体" w:cs="宋体"/>
        </w:rPr>
        <w:t>陈丽萍、谢园、巨满昌、谢鹏翔、杨三威、周瑾、肖红梅、初宇飞。</w:t>
      </w:r>
    </w:p>
    <w:p w14:paraId="669DA791">
      <w:pPr>
        <w:keepNext w:val="0"/>
        <w:keepLines w:val="0"/>
        <w:pageBreakBefore w:val="0"/>
        <w:widowControl w:val="0"/>
        <w:kinsoku/>
        <w:wordWrap/>
        <w:overflowPunct/>
        <w:topLinePunct w:val="0"/>
        <w:autoSpaceDE/>
        <w:autoSpaceDN/>
        <w:bidi w:val="0"/>
        <w:adjustRightInd/>
        <w:snapToGrid/>
        <w:spacing w:before="840" w:after="680" w:line="240" w:lineRule="auto"/>
        <w:ind w:left="0" w:leftChars="0" w:firstLine="641"/>
        <w:jc w:val="center"/>
        <w:textAlignment w:val="auto"/>
        <w:outlineLvl w:val="0"/>
        <w:rPr>
          <w:rFonts w:hint="eastAsia" w:ascii="黑体" w:hAnsi="黑体" w:eastAsia="黑体" w:cs="黑体"/>
          <w:sz w:val="32"/>
          <w:szCs w:val="32"/>
        </w:rPr>
      </w:pPr>
      <w:bookmarkStart w:id="72" w:name="_Toc31610"/>
      <w:bookmarkStart w:id="73" w:name="_Toc29021"/>
      <w:bookmarkStart w:id="74" w:name="_Toc10583"/>
      <w:bookmarkStart w:id="75" w:name="_Toc13793"/>
      <w:bookmarkStart w:id="76" w:name="_Toc26859"/>
      <w:bookmarkStart w:id="77" w:name="_Toc5596"/>
      <w:bookmarkStart w:id="78" w:name="_Toc14409"/>
      <w:bookmarkStart w:id="79" w:name="_Toc31968"/>
      <w:bookmarkStart w:id="80" w:name="_Toc26066"/>
      <w:bookmarkStart w:id="81" w:name="_Toc20428"/>
      <w:bookmarkStart w:id="82" w:name="_Toc9071"/>
      <w:bookmarkStart w:id="83" w:name="_Toc183380566"/>
      <w:bookmarkStart w:id="84" w:name="_Toc183380487"/>
      <w:bookmarkStart w:id="85" w:name="_Toc8184"/>
      <w:bookmarkStart w:id="86" w:name="_Toc18333"/>
      <w:bookmarkStart w:id="87" w:name="_Toc8698"/>
      <w:bookmarkStart w:id="88" w:name="_Toc29163"/>
      <w:bookmarkStart w:id="89" w:name="_Toc4370"/>
      <w:bookmarkStart w:id="90" w:name="_Toc2256"/>
      <w:bookmarkStart w:id="91" w:name="_Toc7125"/>
      <w:bookmarkStart w:id="92" w:name="_Toc19592"/>
      <w:bookmarkStart w:id="93" w:name="_Toc10817"/>
      <w:bookmarkStart w:id="94" w:name="_Toc18016"/>
      <w:bookmarkStart w:id="95" w:name="_Toc7328"/>
      <w:bookmarkStart w:id="96" w:name="_Toc11627"/>
      <w:bookmarkStart w:id="97" w:name="_Toc28356"/>
      <w:bookmarkStart w:id="98" w:name="_Toc1393771945"/>
      <w:bookmarkStart w:id="99" w:name="_Toc24958"/>
      <w:bookmarkStart w:id="100" w:name="_Toc861361344"/>
      <w:bookmarkStart w:id="101" w:name="_Toc7803"/>
      <w:bookmarkStart w:id="102" w:name="_Toc30682"/>
      <w:bookmarkStart w:id="103" w:name="_Toc1082"/>
      <w:bookmarkStart w:id="104" w:name="_Toc553"/>
      <w:bookmarkStart w:id="105" w:name="_Toc199608456"/>
      <w:bookmarkStart w:id="106" w:name="_Toc43817684"/>
      <w:bookmarkStart w:id="107" w:name="StandardName"/>
      <w:bookmarkStart w:id="108" w:name="_Toc526944079"/>
      <w:bookmarkStart w:id="109" w:name="_Toc2679185"/>
      <w:r>
        <w:rPr>
          <w:rFonts w:hint="eastAsia" w:ascii="黑体" w:hAnsi="黑体" w:eastAsia="黑体" w:cs="黑体"/>
          <w:sz w:val="32"/>
          <w:szCs w:val="32"/>
        </w:rPr>
        <w:t>自智网络 意图管理总体技术要求</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commentReference w:id="1"/>
      </w:r>
    </w:p>
    <w:bookmarkEnd w:id="106"/>
    <w:bookmarkEnd w:id="107"/>
    <w:bookmarkEnd w:id="108"/>
    <w:bookmarkEnd w:id="109"/>
    <w:p w14:paraId="27D4D3DD">
      <w:pPr>
        <w:pStyle w:val="2"/>
        <w:spacing w:before="240" w:beforeLines="100" w:after="240" w:afterLines="100" w:line="240" w:lineRule="auto"/>
        <w:rPr>
          <w:rFonts w:hint="eastAsia" w:ascii="黑体" w:hAnsi="黑体" w:cs="黑体"/>
          <w:b w:val="0"/>
          <w:bCs w:val="0"/>
          <w:szCs w:val="21"/>
        </w:rPr>
      </w:pPr>
      <w:bookmarkStart w:id="110" w:name="_Toc20217"/>
      <w:bookmarkStart w:id="111" w:name="_Toc654056924"/>
      <w:bookmarkStart w:id="112" w:name="_Toc20174"/>
      <w:bookmarkStart w:id="113" w:name="_Toc29985"/>
      <w:bookmarkStart w:id="114" w:name="_Toc29016"/>
      <w:bookmarkStart w:id="115" w:name="_Toc183380489"/>
      <w:bookmarkStart w:id="116" w:name="_Toc8382"/>
      <w:bookmarkStart w:id="117" w:name="_Toc25131"/>
      <w:bookmarkStart w:id="118" w:name="_Toc587"/>
      <w:bookmarkStart w:id="119" w:name="_Toc24062"/>
      <w:bookmarkStart w:id="120" w:name="_Toc23005"/>
      <w:bookmarkStart w:id="121" w:name="_Toc9564"/>
      <w:bookmarkStart w:id="122" w:name="_Toc1734572766"/>
      <w:bookmarkStart w:id="123" w:name="_Toc22946"/>
      <w:bookmarkStart w:id="124" w:name="_Toc11041"/>
      <w:bookmarkStart w:id="125" w:name="_Toc106201049"/>
      <w:bookmarkStart w:id="126" w:name="_Toc31776"/>
      <w:bookmarkStart w:id="127" w:name="_Toc29413"/>
      <w:bookmarkStart w:id="128" w:name="_Toc30048"/>
      <w:bookmarkStart w:id="129" w:name="_Toc20653"/>
      <w:bookmarkStart w:id="130" w:name="_Toc1665666289"/>
      <w:bookmarkStart w:id="131" w:name="_Toc13947"/>
      <w:bookmarkStart w:id="132" w:name="_Toc2221"/>
      <w:bookmarkStart w:id="133" w:name="_Toc4857"/>
      <w:bookmarkStart w:id="134" w:name="_Toc2134944992"/>
      <w:bookmarkStart w:id="135" w:name="_Toc10534"/>
      <w:bookmarkStart w:id="136" w:name="_Toc5035"/>
      <w:bookmarkStart w:id="137" w:name="_Toc15903"/>
      <w:bookmarkStart w:id="138" w:name="_Toc27680"/>
      <w:bookmarkStart w:id="139" w:name="_Toc26092"/>
      <w:bookmarkStart w:id="140" w:name="_Toc5184"/>
      <w:bookmarkStart w:id="141" w:name="_Toc16747"/>
      <w:bookmarkStart w:id="142" w:name="_Toc25523"/>
      <w:bookmarkStart w:id="143" w:name="_Toc4054"/>
      <w:bookmarkStart w:id="144" w:name="_Toc29800"/>
      <w:bookmarkStart w:id="145" w:name="_Toc20419"/>
      <w:bookmarkStart w:id="146" w:name="_Toc18909"/>
      <w:bookmarkStart w:id="147" w:name="_Toc24579"/>
      <w:bookmarkStart w:id="148" w:name="_Toc1405021144"/>
      <w:bookmarkStart w:id="149" w:name="_Toc12058"/>
      <w:bookmarkStart w:id="150" w:name="_Toc9788"/>
      <w:bookmarkStart w:id="151" w:name="_Toc31868"/>
      <w:bookmarkStart w:id="152" w:name="_Toc22199"/>
      <w:bookmarkStart w:id="153" w:name="_Toc16224"/>
      <w:bookmarkStart w:id="154" w:name="_Toc1953231492"/>
      <w:bookmarkStart w:id="155" w:name="_Toc26618"/>
      <w:bookmarkStart w:id="156" w:name="_Toc183380568"/>
      <w:bookmarkStart w:id="157" w:name="_Toc2382"/>
      <w:bookmarkStart w:id="158" w:name="_Toc8161"/>
      <w:bookmarkStart w:id="159" w:name="_Toc29118"/>
      <w:bookmarkStart w:id="160" w:name="_Toc16265"/>
      <w:bookmarkStart w:id="161" w:name="_Toc29601"/>
      <w:bookmarkStart w:id="162" w:name="_Toc45566273"/>
      <w:bookmarkStart w:id="163" w:name="scroll-bookmark-132"/>
      <w:r>
        <w:rPr>
          <w:rFonts w:hint="eastAsia" w:ascii="黑体" w:hAnsi="黑体" w:cs="黑体"/>
          <w:b w:val="0"/>
          <w:bCs w:val="0"/>
          <w:szCs w:val="21"/>
        </w:rPr>
        <w:t>范围</w:t>
      </w:r>
      <w:bookmarkEnd w:id="110"/>
    </w:p>
    <w:p w14:paraId="4AF2A5EC">
      <w:pPr>
        <w:pStyle w:val="52"/>
        <w:spacing w:before="0" w:beforeAutospacing="0" w:after="0" w:afterAutospacing="0"/>
        <w:ind w:firstLine="482"/>
        <w:rPr>
          <w:rFonts w:ascii="Times New Roman" w:hAnsi="Times New Roman" w:cs="Times New Roman"/>
          <w:color w:val="000000"/>
          <w:sz w:val="21"/>
          <w:szCs w:val="21"/>
        </w:rPr>
      </w:pPr>
      <w:r>
        <w:rPr>
          <w:rFonts w:hint="eastAsia"/>
          <w:sz w:val="21"/>
          <w:szCs w:val="21"/>
          <w:lang w:bidi="ar"/>
        </w:rPr>
        <w:t>本文件规定了自智网络意图管理活动涉及的要素与流程，主要包括管理体系、管理角色、管理流程、</w:t>
      </w:r>
      <w:r>
        <w:rPr>
          <w:sz w:val="21"/>
          <w:szCs w:val="21"/>
          <w:lang w:val="en" w:bidi="ar"/>
        </w:rPr>
        <w:t>相关</w:t>
      </w:r>
      <w:r>
        <w:rPr>
          <w:rFonts w:hint="eastAsia"/>
          <w:sz w:val="21"/>
          <w:szCs w:val="21"/>
          <w:lang w:bidi="ar"/>
        </w:rPr>
        <w:t>功能</w:t>
      </w:r>
      <w:r>
        <w:rPr>
          <w:sz w:val="21"/>
          <w:szCs w:val="21"/>
          <w:lang w:val="en" w:bidi="ar"/>
        </w:rPr>
        <w:t>、参考点</w:t>
      </w:r>
      <w:r>
        <w:rPr>
          <w:rFonts w:hint="eastAsia"/>
          <w:sz w:val="21"/>
          <w:szCs w:val="21"/>
          <w:lang w:bidi="ar"/>
        </w:rPr>
        <w:t>与信息模型。</w:t>
      </w:r>
    </w:p>
    <w:p w14:paraId="1AD7A3D1">
      <w:pPr>
        <w:pStyle w:val="179"/>
        <w:rPr>
          <w:rFonts w:hint="eastAsia" w:ascii="黑体" w:hAnsi="黑体" w:cs="黑体"/>
          <w:szCs w:val="21"/>
        </w:rPr>
      </w:pPr>
      <w:r>
        <w:rPr>
          <w:szCs w:val="21"/>
        </w:rPr>
        <w:t>本文件适用于</w:t>
      </w:r>
      <w:r>
        <w:rPr>
          <w:rFonts w:hint="eastAsia"/>
          <w:szCs w:val="21"/>
        </w:rPr>
        <w:t>自智网络</w:t>
      </w:r>
      <w:r>
        <w:rPr>
          <w:szCs w:val="21"/>
        </w:rPr>
        <w:t>意图管理</w:t>
      </w:r>
      <w:r>
        <w:rPr>
          <w:rFonts w:hint="eastAsia"/>
          <w:szCs w:val="21"/>
        </w:rPr>
        <w:t>功能</w:t>
      </w:r>
      <w:r>
        <w:rPr>
          <w:szCs w:val="21"/>
          <w:lang w:val="en"/>
        </w:rPr>
        <w:t>与相关系统</w:t>
      </w:r>
      <w:r>
        <w:rPr>
          <w:szCs w:val="21"/>
        </w:rPr>
        <w:t>的设计、建设及管理。</w:t>
      </w:r>
    </w:p>
    <w:p w14:paraId="3EBE2839">
      <w:pPr>
        <w:pStyle w:val="2"/>
        <w:spacing w:before="240" w:beforeLines="100" w:after="240" w:afterLines="100" w:line="240" w:lineRule="auto"/>
        <w:rPr>
          <w:rFonts w:hint="eastAsia" w:ascii="黑体" w:hAnsi="黑体" w:cs="黑体"/>
          <w:b w:val="0"/>
          <w:bCs w:val="0"/>
          <w:szCs w:val="21"/>
        </w:rPr>
      </w:pPr>
      <w:bookmarkStart w:id="164" w:name="_Toc18843"/>
      <w:r>
        <w:rPr>
          <w:rFonts w:hint="eastAsia" w:ascii="黑体" w:hAnsi="黑体" w:cs="黑体"/>
          <w:b w:val="0"/>
          <w:bCs w:val="0"/>
          <w:szCs w:val="21"/>
        </w:rPr>
        <w:t>规范性引用文件</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4"/>
    </w:p>
    <w:p w14:paraId="4C6F45E9">
      <w:pPr>
        <w:pStyle w:val="39"/>
        <w:numPr>
          <w:ilvl w:val="255"/>
          <w:numId w:val="0"/>
        </w:numPr>
        <w:autoSpaceDE/>
        <w:autoSpaceDN/>
        <w:spacing w:line="288" w:lineRule="auto"/>
        <w:ind w:firstLine="420" w:firstLineChars="200"/>
        <w:rPr>
          <w:del w:id="85" w:author="CMCC-0926" w:date="2025-10-20T11:51:00Z"/>
          <w:rFonts w:ascii="Times New Roman"/>
        </w:rPr>
      </w:pPr>
      <w:del w:id="86" w:author="CMCC-0926" w:date="2025-10-20T11:51:02Z">
        <w:r>
          <w:rPr>
            <w:rFonts w:ascii="Times New Roman"/>
          </w:rPr>
          <w:delText>下</w:delText>
        </w:r>
      </w:del>
      <w:ins w:id="87" w:author="CMCC-0926" w:date="2025-10-20T11:51:00Z">
        <w:r>
          <w:rPr>
            <w:rFonts w:hint="eastAsia" w:ascii="Times New Roman"/>
          </w:rPr>
          <w:t>本文件没有规范性引用文件</w:t>
        </w:r>
      </w:ins>
      <w:del w:id="88" w:author="CMCC-0926" w:date="2025-10-20T11:51:00Z">
        <w:r>
          <w:rPr>
            <w:rFonts w:ascii="Times New Roman"/>
          </w:rPr>
          <w:delText>列文件中的内容通过文中的规范性引用而构成本文件必不可少的条款。其中，注日期的引用文件，仅该日期对应的版本适用于本文件；不注日期的引用文件，其最新版本（包括所有的修改单）适用于本文件。</w:delText>
        </w:r>
      </w:del>
    </w:p>
    <w:p w14:paraId="48F0CCCA">
      <w:pPr>
        <w:pStyle w:val="179"/>
        <w:numPr>
          <w:ilvl w:val="255"/>
          <w:numId w:val="0"/>
        </w:numPr>
        <w:ind w:firstLine="420" w:firstLineChars="200"/>
      </w:pPr>
      <w:del w:id="89" w:author="CMCC-0926" w:date="2025-10-20T11:51:00Z">
        <w:commentRangeStart w:id="2"/>
        <w:r>
          <w:rPr>
            <w:rFonts w:hint="eastAsia" w:ascii="宋体" w:hAnsi="宋体"/>
          </w:rPr>
          <w:delText xml:space="preserve">YD/T </w:delText>
        </w:r>
      </w:del>
      <w:del w:id="90" w:author="CMCC-0926" w:date="2025-10-20T11:51:00Z">
        <w:r>
          <w:rPr>
            <w:rFonts w:hint="default" w:ascii="宋体" w:hAnsi="宋体"/>
            <w:lang w:val="en-US"/>
          </w:rPr>
          <w:delText>2023</w:delText>
        </w:r>
      </w:del>
      <w:del w:id="91" w:author="CMCC-0926" w:date="2025-10-20T11:51:00Z">
        <w:r>
          <w:rPr>
            <w:rFonts w:hint="eastAsia" w:ascii="宋体" w:hAnsi="宋体"/>
          </w:rPr>
          <w:delText>-1177</w:delText>
        </w:r>
        <w:commentRangeEnd w:id="2"/>
      </w:del>
      <w:del w:id="92" w:author="CMCC-0926" w:date="2025-10-20T11:51:00Z">
        <w:r>
          <w:rPr/>
          <w:commentReference w:id="2"/>
        </w:r>
      </w:del>
      <w:ins w:id="93" w:author="CMCC-0926" w:date="2025-10-20T14:12:08Z">
        <w:r>
          <w:rPr>
            <w:rFonts w:hint="eastAsia"/>
            <w:lang w:eastAsia="zh-CN"/>
          </w:rPr>
          <w:t>。</w:t>
        </w:r>
      </w:ins>
      <w:del w:id="94" w:author="CMCC-0926" w:date="2025-10-20T11:51:00Z">
        <w:r>
          <w:rPr>
            <w:rFonts w:hint="eastAsia" w:ascii="宋体" w:hAnsi="宋体"/>
          </w:rPr>
          <w:delText xml:space="preserve"> </w:delText>
        </w:r>
      </w:del>
      <w:del w:id="95" w:author="CMCC-0926" w:date="2025-10-20T11:51:00Z">
        <w:r>
          <w:rPr>
            <w:rFonts w:hint="eastAsia"/>
          </w:rPr>
          <w:delText>自智网络 体系架构</w:delText>
        </w:r>
      </w:del>
      <w:del w:id="96" w:author="CMCC-0926" w:date="2025-10-20T11:51:00Z">
        <w:r>
          <w:rPr/>
          <w:commentReference w:id="3"/>
        </w:r>
      </w:del>
    </w:p>
    <w:bookmarkEnd w:id="162"/>
    <w:bookmarkEnd w:id="163"/>
    <w:p w14:paraId="67A99209">
      <w:pPr>
        <w:pStyle w:val="2"/>
        <w:spacing w:before="240" w:beforeLines="100" w:after="240" w:afterLines="100" w:line="240" w:lineRule="auto"/>
        <w:rPr>
          <w:rFonts w:hint="eastAsia" w:ascii="黑体" w:hAnsi="黑体" w:cs="黑体"/>
          <w:b w:val="0"/>
          <w:bCs w:val="0"/>
          <w:szCs w:val="21"/>
        </w:rPr>
      </w:pPr>
      <w:bookmarkStart w:id="165" w:name="_Toc10638"/>
      <w:bookmarkStart w:id="166" w:name="_Toc18371"/>
      <w:bookmarkStart w:id="167" w:name="_Toc30115"/>
      <w:bookmarkStart w:id="168" w:name="_Toc293485811"/>
      <w:bookmarkStart w:id="169" w:name="_Toc25560"/>
      <w:bookmarkStart w:id="170" w:name="_Toc5498"/>
      <w:bookmarkStart w:id="171" w:name="_Toc30378"/>
      <w:bookmarkStart w:id="172" w:name="_Toc222316731"/>
      <w:bookmarkStart w:id="173" w:name="_Toc3777"/>
      <w:bookmarkStart w:id="174" w:name="_Toc18696"/>
      <w:bookmarkStart w:id="175" w:name="_Toc11260"/>
      <w:bookmarkStart w:id="176" w:name="_Toc10561"/>
      <w:bookmarkStart w:id="177" w:name="_Toc4347"/>
      <w:bookmarkStart w:id="178" w:name="_Toc10742"/>
      <w:bookmarkStart w:id="179" w:name="_Toc21315"/>
      <w:bookmarkStart w:id="180" w:name="_Toc19864"/>
      <w:bookmarkStart w:id="181" w:name="_Toc19877"/>
      <w:bookmarkStart w:id="182" w:name="_Toc30816"/>
      <w:bookmarkStart w:id="183" w:name="_Toc31346"/>
      <w:bookmarkStart w:id="184" w:name="_Toc3195"/>
      <w:bookmarkStart w:id="185" w:name="_Toc3303"/>
      <w:bookmarkStart w:id="186" w:name="_Toc8566"/>
      <w:bookmarkStart w:id="187" w:name="_Toc31766"/>
      <w:bookmarkStart w:id="188" w:name="_Toc29469"/>
      <w:bookmarkStart w:id="189" w:name="_Toc16918"/>
      <w:bookmarkStart w:id="190" w:name="_Toc730054356"/>
      <w:bookmarkStart w:id="191" w:name="_Toc18118"/>
      <w:bookmarkStart w:id="192" w:name="_Toc16993"/>
      <w:bookmarkStart w:id="193" w:name="_Toc4981"/>
      <w:bookmarkStart w:id="194" w:name="_Toc8212"/>
      <w:bookmarkStart w:id="195" w:name="_Toc8198"/>
      <w:bookmarkStart w:id="196" w:name="_Toc22152"/>
      <w:bookmarkStart w:id="197" w:name="_Toc7284"/>
      <w:bookmarkStart w:id="198" w:name="_Toc1090718114"/>
      <w:bookmarkStart w:id="199" w:name="_Toc21155"/>
      <w:bookmarkStart w:id="200" w:name="_Toc183380569"/>
      <w:bookmarkStart w:id="201" w:name="_Toc15783"/>
      <w:bookmarkStart w:id="202" w:name="_Toc10303"/>
      <w:bookmarkStart w:id="203" w:name="_Toc14792"/>
      <w:bookmarkStart w:id="204" w:name="_Toc22998"/>
      <w:bookmarkStart w:id="205" w:name="_Toc29716"/>
      <w:bookmarkStart w:id="206" w:name="_Toc3671"/>
      <w:bookmarkStart w:id="207" w:name="_Toc3159"/>
      <w:bookmarkStart w:id="208" w:name="_Toc15878"/>
      <w:bookmarkStart w:id="209" w:name="_Toc912693853"/>
      <w:bookmarkStart w:id="210" w:name="_Toc20674"/>
      <w:bookmarkStart w:id="211" w:name="_Toc801022768"/>
      <w:bookmarkStart w:id="212" w:name="_Toc7693"/>
      <w:bookmarkStart w:id="213" w:name="_Toc183380490"/>
      <w:bookmarkStart w:id="214" w:name="_Toc20587"/>
      <w:bookmarkStart w:id="215" w:name="_Toc118170369"/>
      <w:bookmarkStart w:id="216" w:name="_Toc10701"/>
      <w:bookmarkStart w:id="217" w:name="_Toc106201050"/>
      <w:bookmarkStart w:id="218" w:name="_Toc45566278"/>
      <w:bookmarkStart w:id="219" w:name="scroll-bookmark-133"/>
      <w:r>
        <w:rPr>
          <w:rFonts w:hint="eastAsia" w:ascii="黑体" w:hAnsi="黑体" w:cs="黑体"/>
          <w:b w:val="0"/>
          <w:bCs w:val="0"/>
          <w:szCs w:val="21"/>
        </w:rPr>
        <w:t>术语和定义</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bookmarkEnd w:id="215"/>
    <w:bookmarkEnd w:id="216"/>
    <w:bookmarkEnd w:id="217"/>
    <w:p w14:paraId="634CC785">
      <w:pPr>
        <w:pStyle w:val="262"/>
        <w:spacing w:line="288" w:lineRule="auto"/>
        <w:ind w:firstLine="420" w:firstLineChars="0"/>
        <w:rPr>
          <w:rFonts w:hint="eastAsia" w:hAnsi="宋体"/>
        </w:rPr>
      </w:pPr>
      <w:commentRangeStart w:id="4"/>
      <w:r>
        <w:rPr>
          <w:rFonts w:hint="eastAsia" w:hAnsi="宋体"/>
        </w:rPr>
        <w:t xml:space="preserve">YD/T </w:t>
      </w:r>
      <w:del w:id="97" w:author="CMCC-0926" w:date="2025-09-28T11:23:27Z">
        <w:r>
          <w:rPr>
            <w:rFonts w:hint="default" w:hAnsi="宋体"/>
            <w:lang w:val="en-US"/>
          </w:rPr>
          <w:delText>2023</w:delText>
        </w:r>
      </w:del>
      <w:ins w:id="98" w:author="CMCC-0926" w:date="2025-09-28T11:23:27Z">
        <w:r>
          <w:rPr>
            <w:rFonts w:hint="eastAsia" w:hAnsi="宋体"/>
            <w:lang w:val="en-US" w:eastAsia="zh-CN"/>
          </w:rPr>
          <w:t>AAAA</w:t>
        </w:r>
      </w:ins>
      <w:r>
        <w:rPr>
          <w:rFonts w:hint="eastAsia" w:hAnsi="宋体"/>
        </w:rPr>
        <w:t>-</w:t>
      </w:r>
      <w:del w:id="99" w:author="CMCC-0926" w:date="2025-09-28T11:23:23Z">
        <w:r>
          <w:rPr>
            <w:rFonts w:hint="default" w:hAnsi="宋体"/>
            <w:lang w:val="en-US"/>
          </w:rPr>
          <w:delText>1177</w:delText>
        </w:r>
        <w:commentRangeEnd w:id="4"/>
      </w:del>
      <w:r>
        <w:commentReference w:id="4"/>
      </w:r>
      <w:ins w:id="100" w:author="CMCC-0926" w:date="2025-09-28T11:23:23Z">
        <w:r>
          <w:rPr>
            <w:rFonts w:hint="eastAsia" w:hAnsi="宋体"/>
            <w:lang w:val="en-US" w:eastAsia="zh-CN"/>
          </w:rPr>
          <w:t>A</w:t>
        </w:r>
      </w:ins>
      <w:ins w:id="101" w:author="CMCC-0926" w:date="2025-09-28T11:23:24Z">
        <w:r>
          <w:rPr>
            <w:rFonts w:hint="eastAsia" w:hAnsi="宋体"/>
            <w:lang w:val="en-US" w:eastAsia="zh-CN"/>
          </w:rPr>
          <w:t>AAA</w:t>
        </w:r>
      </w:ins>
      <w:r>
        <w:rPr>
          <w:rFonts w:hint="eastAsia" w:hAnsi="宋体"/>
        </w:rPr>
        <w:t>界定的，以及下列术语和定义适用于本文件。</w:t>
      </w:r>
      <w:bookmarkStart w:id="220" w:name="_Toc106200704"/>
      <w:bookmarkEnd w:id="220"/>
      <w:bookmarkStart w:id="221" w:name="_Toc106200075"/>
      <w:bookmarkEnd w:id="221"/>
      <w:bookmarkStart w:id="222" w:name="_Toc106201051"/>
      <w:bookmarkEnd w:id="222"/>
      <w:bookmarkStart w:id="223" w:name="_Toc106200661"/>
      <w:bookmarkEnd w:id="223"/>
    </w:p>
    <w:p w14:paraId="1183343F">
      <w:pPr>
        <w:spacing w:before="120" w:beforeLines="50" w:after="120" w:afterLines="50" w:line="240" w:lineRule="auto"/>
        <w:rPr>
          <w:rFonts w:hint="eastAsia" w:ascii="黑体" w:hAnsi="黑体" w:eastAsia="黑体" w:cs="黑体"/>
          <w:lang w:eastAsia="zh"/>
        </w:rPr>
      </w:pPr>
      <w:bookmarkStart w:id="224" w:name="_Toc183380491"/>
      <w:bookmarkEnd w:id="224"/>
      <w:bookmarkStart w:id="225" w:name="_Toc25669"/>
      <w:bookmarkEnd w:id="225"/>
      <w:bookmarkStart w:id="226" w:name="_Toc24368"/>
      <w:bookmarkEnd w:id="226"/>
      <w:bookmarkStart w:id="227" w:name="_Toc13871"/>
      <w:bookmarkEnd w:id="227"/>
      <w:bookmarkStart w:id="228" w:name="_Toc22031"/>
      <w:bookmarkEnd w:id="228"/>
      <w:bookmarkStart w:id="229" w:name="_Toc14923"/>
      <w:bookmarkEnd w:id="229"/>
      <w:bookmarkStart w:id="230" w:name="_Toc4178"/>
      <w:bookmarkEnd w:id="230"/>
      <w:bookmarkStart w:id="231" w:name="_Toc8619"/>
      <w:bookmarkEnd w:id="231"/>
      <w:bookmarkStart w:id="232" w:name="_Toc30468"/>
      <w:bookmarkEnd w:id="232"/>
      <w:bookmarkStart w:id="233" w:name="_Toc31137"/>
      <w:bookmarkEnd w:id="233"/>
      <w:bookmarkStart w:id="234" w:name="_Toc5360"/>
      <w:bookmarkEnd w:id="234"/>
      <w:bookmarkStart w:id="235" w:name="_Toc183380570"/>
      <w:bookmarkEnd w:id="235"/>
      <w:bookmarkStart w:id="236" w:name="_Toc3811"/>
      <w:bookmarkEnd w:id="236"/>
      <w:bookmarkStart w:id="237" w:name="_Toc14836"/>
      <w:bookmarkEnd w:id="237"/>
      <w:bookmarkStart w:id="238" w:name="_Toc15380"/>
      <w:bookmarkEnd w:id="238"/>
      <w:bookmarkStart w:id="239" w:name="_Toc18489"/>
      <w:bookmarkEnd w:id="239"/>
      <w:bookmarkStart w:id="240" w:name="_Toc12533"/>
      <w:bookmarkEnd w:id="240"/>
      <w:bookmarkStart w:id="241" w:name="_Toc520546453"/>
      <w:bookmarkEnd w:id="241"/>
      <w:bookmarkStart w:id="242" w:name="_Toc3236"/>
      <w:bookmarkEnd w:id="242"/>
      <w:bookmarkStart w:id="243" w:name="_Toc4295"/>
      <w:bookmarkEnd w:id="243"/>
      <w:bookmarkStart w:id="244" w:name="_Toc2664"/>
      <w:bookmarkEnd w:id="244"/>
      <w:bookmarkStart w:id="245" w:name="_Toc2667"/>
      <w:bookmarkEnd w:id="245"/>
      <w:r>
        <w:rPr>
          <w:rFonts w:hint="eastAsia" w:ascii="黑体" w:hAnsi="黑体" w:eastAsia="黑体" w:cs="黑体"/>
          <w:lang w:eastAsia="zh"/>
        </w:rPr>
        <w:t>3.1</w:t>
      </w:r>
    </w:p>
    <w:p w14:paraId="7615B83E">
      <w:pPr>
        <w:numPr>
          <w:ilvl w:val="255"/>
          <w:numId w:val="0"/>
        </w:numPr>
        <w:ind w:firstLine="420" w:firstLineChars="200"/>
        <w:rPr>
          <w:rFonts w:hint="eastAsia" w:ascii="黑体" w:hAnsi="黑体" w:eastAsia="黑体" w:cs="黑体"/>
        </w:rPr>
      </w:pPr>
      <w:bookmarkStart w:id="246" w:name="_Toc9881"/>
      <w:bookmarkEnd w:id="246"/>
      <w:bookmarkStart w:id="247" w:name="_Toc29418"/>
      <w:bookmarkEnd w:id="247"/>
      <w:bookmarkStart w:id="248" w:name="_Toc15647"/>
      <w:bookmarkEnd w:id="248"/>
      <w:bookmarkStart w:id="249" w:name="_Toc23447"/>
      <w:bookmarkEnd w:id="249"/>
      <w:bookmarkStart w:id="250" w:name="_Toc24589"/>
      <w:bookmarkEnd w:id="250"/>
      <w:bookmarkStart w:id="251" w:name="_Toc6916"/>
      <w:r>
        <w:rPr>
          <w:rFonts w:hint="eastAsia" w:ascii="黑体" w:hAnsi="黑体" w:eastAsia="黑体" w:cs="黑体"/>
        </w:rPr>
        <w:t>意图 intent</w:t>
      </w:r>
      <w:bookmarkEnd w:id="251"/>
    </w:p>
    <w:p w14:paraId="5BDF943B">
      <w:pPr>
        <w:pStyle w:val="39"/>
        <w:spacing w:line="288" w:lineRule="auto"/>
        <w:jc w:val="left"/>
        <w:rPr>
          <w:rFonts w:ascii="Times New Roman"/>
          <w:szCs w:val="24"/>
        </w:rPr>
      </w:pPr>
      <w:bookmarkStart w:id="252" w:name="OLE_LINK40"/>
      <w:r>
        <w:rPr>
          <w:rFonts w:hint="eastAsia" w:ascii="Times New Roman"/>
          <w:szCs w:val="24"/>
        </w:rPr>
        <w:t>对期望的规范定义，包括对系统的要求、目标和约束</w:t>
      </w:r>
      <w:r>
        <w:rPr>
          <w:rFonts w:ascii="Times New Roman"/>
          <w:szCs w:val="24"/>
        </w:rPr>
        <w:t>。</w:t>
      </w:r>
      <w:bookmarkEnd w:id="252"/>
    </w:p>
    <w:p w14:paraId="3562ED5C">
      <w:pPr>
        <w:ind w:firstLine="420" w:firstLineChars="200"/>
        <w:rPr>
          <w:rFonts w:hint="eastAsia" w:ascii="宋体" w:hAnsi="宋体"/>
        </w:rPr>
      </w:pPr>
      <w:r>
        <w:rPr>
          <w:rFonts w:ascii="宋体" w:hAnsi="宋体"/>
          <w:szCs w:val="21"/>
        </w:rPr>
        <w:t>[</w:t>
      </w:r>
      <w:r>
        <w:rPr>
          <w:rFonts w:hint="eastAsia" w:ascii="宋体" w:hAnsi="宋体"/>
        </w:rPr>
        <w:t>来源：</w:t>
      </w:r>
      <w:r>
        <w:rPr>
          <w:rFonts w:hint="eastAsia" w:ascii="宋体" w:hAnsi="宋体"/>
          <w:highlight w:val="yellow"/>
          <w:rPrChange w:id="102" w:author="吴泽宇" w:date="2025-09-17T09:18:36Z">
            <w:rPr>
              <w:rFonts w:hint="eastAsia" w:ascii="宋体" w:hAnsi="宋体"/>
            </w:rPr>
          </w:rPrChange>
        </w:rPr>
        <w:t xml:space="preserve">YD/T </w:t>
      </w:r>
      <w:ins w:id="103" w:author="CMCC-0926" w:date="2025-09-28T11:23:50Z">
        <w:r>
          <w:rPr>
            <w:rFonts w:hint="eastAsia" w:ascii="宋体" w:hAnsi="宋体"/>
            <w:highlight w:val="yellow"/>
            <w:lang w:val="en-US" w:eastAsia="zh-CN"/>
          </w:rPr>
          <w:t>AAAA</w:t>
        </w:r>
      </w:ins>
      <w:del w:id="104" w:author="CMCC-0926" w:date="2025-09-28T11:23:49Z">
        <w:r>
          <w:rPr>
            <w:rFonts w:hint="eastAsia" w:ascii="宋体" w:hAnsi="宋体"/>
            <w:highlight w:val="yellow"/>
            <w:rPrChange w:id="105" w:author="吴泽宇" w:date="2025-09-17T09:18:36Z">
              <w:rPr>
                <w:rFonts w:hint="eastAsia" w:ascii="宋体" w:hAnsi="宋体"/>
              </w:rPr>
            </w:rPrChange>
          </w:rPr>
          <w:delText>2</w:delText>
        </w:r>
      </w:del>
      <w:del w:id="106" w:author="CMCC-0926" w:date="2025-09-28T11:23:48Z">
        <w:r>
          <w:rPr>
            <w:rFonts w:hint="eastAsia" w:ascii="宋体" w:hAnsi="宋体"/>
            <w:highlight w:val="yellow"/>
            <w:rPrChange w:id="107" w:author="吴泽宇" w:date="2025-09-17T09:18:36Z">
              <w:rPr>
                <w:rFonts w:hint="eastAsia" w:ascii="宋体" w:hAnsi="宋体"/>
              </w:rPr>
            </w:rPrChange>
          </w:rPr>
          <w:delText>0</w:delText>
        </w:r>
      </w:del>
      <w:del w:id="108" w:author="CMCC-0926" w:date="2025-09-28T11:23:48Z">
        <w:r>
          <w:rPr>
            <w:rFonts w:hint="eastAsia" w:ascii="宋体" w:hAnsi="宋体"/>
            <w:highlight w:val="yellow"/>
            <w:rPrChange w:id="109" w:author="吴泽宇" w:date="2025-09-17T09:18:36Z">
              <w:rPr>
                <w:rFonts w:hint="eastAsia" w:ascii="宋体" w:hAnsi="宋体"/>
              </w:rPr>
            </w:rPrChange>
          </w:rPr>
          <w:delText>2</w:delText>
        </w:r>
      </w:del>
      <w:del w:id="110" w:author="CMCC-0926" w:date="2025-09-28T11:23:48Z">
        <w:r>
          <w:rPr>
            <w:rFonts w:hint="eastAsia" w:ascii="宋体" w:hAnsi="宋体"/>
            <w:highlight w:val="yellow"/>
            <w:rPrChange w:id="111" w:author="吴泽宇" w:date="2025-09-17T09:18:36Z">
              <w:rPr>
                <w:rFonts w:hint="eastAsia" w:ascii="宋体" w:hAnsi="宋体"/>
              </w:rPr>
            </w:rPrChange>
          </w:rPr>
          <w:delText>3</w:delText>
        </w:r>
      </w:del>
      <w:r>
        <w:rPr>
          <w:rFonts w:hint="eastAsia" w:ascii="宋体" w:hAnsi="宋体"/>
          <w:highlight w:val="yellow"/>
          <w:rPrChange w:id="112" w:author="吴泽宇" w:date="2025-09-17T09:18:36Z">
            <w:rPr>
              <w:rFonts w:hint="eastAsia" w:ascii="宋体" w:hAnsi="宋体"/>
            </w:rPr>
          </w:rPrChange>
        </w:rPr>
        <w:t>-</w:t>
      </w:r>
      <w:ins w:id="113" w:author="CMCC-0926" w:date="2025-09-28T11:23:53Z">
        <w:r>
          <w:rPr>
            <w:rFonts w:hint="eastAsia" w:ascii="宋体" w:hAnsi="宋体"/>
            <w:highlight w:val="yellow"/>
            <w:lang w:val="en-US" w:eastAsia="zh-CN"/>
          </w:rPr>
          <w:t>AAA</w:t>
        </w:r>
      </w:ins>
      <w:ins w:id="114" w:author="CMCC-0926" w:date="2025-09-28T11:23:54Z">
        <w:r>
          <w:rPr>
            <w:rFonts w:hint="eastAsia" w:ascii="宋体" w:hAnsi="宋体"/>
            <w:highlight w:val="yellow"/>
            <w:lang w:val="en-US" w:eastAsia="zh-CN"/>
          </w:rPr>
          <w:t>A</w:t>
        </w:r>
      </w:ins>
      <w:del w:id="115" w:author="CMCC-0926" w:date="2025-09-28T11:23:53Z">
        <w:r>
          <w:rPr>
            <w:rFonts w:hint="eastAsia" w:ascii="宋体" w:hAnsi="宋体"/>
            <w:highlight w:val="yellow"/>
            <w:rPrChange w:id="116" w:author="吴泽宇" w:date="2025-09-17T09:18:36Z">
              <w:rPr>
                <w:rFonts w:hint="eastAsia" w:ascii="宋体" w:hAnsi="宋体"/>
              </w:rPr>
            </w:rPrChange>
          </w:rPr>
          <w:delText>1</w:delText>
        </w:r>
      </w:del>
      <w:del w:id="117" w:author="CMCC-0926" w:date="2025-09-28T11:23:52Z">
        <w:r>
          <w:rPr>
            <w:rFonts w:hint="eastAsia" w:ascii="宋体" w:hAnsi="宋体"/>
            <w:highlight w:val="yellow"/>
            <w:rPrChange w:id="118" w:author="吴泽宇" w:date="2025-09-17T09:18:36Z">
              <w:rPr>
                <w:rFonts w:hint="eastAsia" w:ascii="宋体" w:hAnsi="宋体"/>
              </w:rPr>
            </w:rPrChange>
          </w:rPr>
          <w:delText>1</w:delText>
        </w:r>
      </w:del>
      <w:del w:id="119" w:author="CMCC-0926" w:date="2025-09-28T11:23:52Z">
        <w:r>
          <w:rPr>
            <w:rFonts w:hint="eastAsia" w:ascii="宋体" w:hAnsi="宋体"/>
            <w:highlight w:val="yellow"/>
            <w:rPrChange w:id="120" w:author="吴泽宇" w:date="2025-09-17T09:18:36Z">
              <w:rPr>
                <w:rFonts w:hint="eastAsia" w:ascii="宋体" w:hAnsi="宋体"/>
              </w:rPr>
            </w:rPrChange>
          </w:rPr>
          <w:delText>7</w:delText>
        </w:r>
      </w:del>
      <w:del w:id="121" w:author="CMCC-0926" w:date="2025-09-28T11:23:52Z">
        <w:r>
          <w:rPr>
            <w:rFonts w:hint="eastAsia" w:ascii="宋体" w:hAnsi="宋体"/>
            <w:highlight w:val="yellow"/>
            <w:rPrChange w:id="122" w:author="吴泽宇" w:date="2025-09-17T09:18:36Z">
              <w:rPr>
                <w:rFonts w:hint="eastAsia" w:ascii="宋体" w:hAnsi="宋体"/>
              </w:rPr>
            </w:rPrChange>
          </w:rPr>
          <w:delText>7</w:delText>
        </w:r>
      </w:del>
      <w:r>
        <w:rPr>
          <w:rFonts w:hint="eastAsia" w:ascii="宋体" w:hAnsi="宋体"/>
          <w:lang w:val="en" w:eastAsia="zh-CN"/>
        </w:rPr>
        <w:t>，</w:t>
      </w:r>
      <w:r>
        <w:rPr>
          <w:rFonts w:hint="eastAsia" w:ascii="宋体" w:hAnsi="宋体"/>
          <w:lang w:val="en-US" w:eastAsia="zh-CN"/>
        </w:rPr>
        <w:t>3.4</w:t>
      </w:r>
      <w:r>
        <w:rPr>
          <w:rFonts w:ascii="宋体" w:hAnsi="宋体"/>
          <w:szCs w:val="21"/>
        </w:rPr>
        <w:t>]</w:t>
      </w:r>
    </w:p>
    <w:p w14:paraId="5C816075">
      <w:pPr>
        <w:spacing w:before="120" w:beforeLines="50" w:after="120" w:afterLines="50" w:line="240" w:lineRule="auto"/>
        <w:ind w:left="709" w:hanging="720"/>
        <w:rPr>
          <w:rFonts w:hint="eastAsia" w:ascii="黑体" w:hAnsi="黑体" w:eastAsia="黑体" w:cs="黑体"/>
          <w:lang w:eastAsia="zh"/>
        </w:rPr>
      </w:pPr>
      <w:bookmarkStart w:id="253" w:name="_Toc183380492"/>
      <w:bookmarkEnd w:id="253"/>
      <w:bookmarkStart w:id="254" w:name="_Toc4698"/>
      <w:bookmarkEnd w:id="254"/>
      <w:bookmarkStart w:id="255" w:name="_Toc15822"/>
      <w:bookmarkEnd w:id="255"/>
      <w:bookmarkStart w:id="256" w:name="_Toc7344"/>
      <w:bookmarkEnd w:id="256"/>
      <w:bookmarkStart w:id="257" w:name="_Toc9626"/>
      <w:bookmarkEnd w:id="257"/>
      <w:bookmarkStart w:id="258" w:name="_Toc9"/>
      <w:bookmarkEnd w:id="258"/>
      <w:bookmarkStart w:id="259" w:name="_Toc13040"/>
      <w:bookmarkEnd w:id="259"/>
      <w:bookmarkStart w:id="260" w:name="_Toc5876"/>
      <w:bookmarkEnd w:id="260"/>
      <w:bookmarkStart w:id="261" w:name="_Toc16205"/>
      <w:bookmarkEnd w:id="261"/>
      <w:bookmarkStart w:id="262" w:name="_Toc27155"/>
      <w:bookmarkEnd w:id="262"/>
      <w:bookmarkStart w:id="263" w:name="_Toc3182"/>
      <w:bookmarkEnd w:id="263"/>
      <w:bookmarkStart w:id="264" w:name="_Toc10456"/>
      <w:bookmarkEnd w:id="264"/>
      <w:bookmarkStart w:id="265" w:name="_Toc24054"/>
      <w:bookmarkEnd w:id="265"/>
      <w:bookmarkStart w:id="266" w:name="_Toc29409"/>
      <w:bookmarkEnd w:id="266"/>
      <w:bookmarkStart w:id="267" w:name="_Toc22053"/>
      <w:bookmarkEnd w:id="267"/>
      <w:bookmarkStart w:id="268" w:name="_Toc7199"/>
      <w:bookmarkEnd w:id="268"/>
      <w:bookmarkStart w:id="269" w:name="_Toc183380571"/>
      <w:bookmarkEnd w:id="269"/>
      <w:bookmarkStart w:id="270" w:name="_Toc626297521"/>
      <w:bookmarkEnd w:id="270"/>
      <w:bookmarkStart w:id="271" w:name="_Toc20527"/>
      <w:bookmarkEnd w:id="271"/>
      <w:bookmarkStart w:id="272" w:name="_Toc28459"/>
      <w:bookmarkEnd w:id="272"/>
      <w:bookmarkStart w:id="273" w:name="_Toc2279"/>
      <w:bookmarkEnd w:id="273"/>
      <w:bookmarkStart w:id="274" w:name="_Toc29466"/>
      <w:bookmarkEnd w:id="274"/>
      <w:bookmarkStart w:id="275" w:name="_Toc8418"/>
      <w:bookmarkStart w:id="276" w:name="_Toc19242"/>
      <w:bookmarkStart w:id="277" w:name="_Toc12805"/>
      <w:bookmarkStart w:id="278" w:name="_Toc1997723907"/>
      <w:bookmarkStart w:id="279" w:name="_Toc42183421"/>
      <w:bookmarkStart w:id="280" w:name="_Toc26223"/>
      <w:bookmarkStart w:id="281" w:name="_Toc451795988"/>
      <w:bookmarkStart w:id="282" w:name="_Toc1769736512"/>
      <w:bookmarkStart w:id="283" w:name="_Toc158050929"/>
      <w:bookmarkStart w:id="284" w:name="_Toc158704826"/>
      <w:bookmarkStart w:id="285" w:name="_Toc497401217"/>
      <w:r>
        <w:rPr>
          <w:rFonts w:hint="eastAsia" w:ascii="黑体" w:hAnsi="黑体" w:eastAsia="黑体" w:cs="黑体"/>
          <w:lang w:eastAsia="zh"/>
        </w:rPr>
        <w:t>3.2</w:t>
      </w:r>
    </w:p>
    <w:bookmarkEnd w:id="275"/>
    <w:bookmarkEnd w:id="276"/>
    <w:bookmarkEnd w:id="277"/>
    <w:bookmarkEnd w:id="278"/>
    <w:bookmarkEnd w:id="279"/>
    <w:bookmarkEnd w:id="280"/>
    <w:bookmarkEnd w:id="281"/>
    <w:bookmarkEnd w:id="282"/>
    <w:bookmarkEnd w:id="283"/>
    <w:bookmarkEnd w:id="284"/>
    <w:bookmarkEnd w:id="285"/>
    <w:p w14:paraId="1E53079D">
      <w:pPr>
        <w:numPr>
          <w:ilvl w:val="255"/>
          <w:numId w:val="0"/>
        </w:numPr>
        <w:ind w:firstLine="420" w:firstLineChars="200"/>
        <w:rPr>
          <w:rFonts w:hint="eastAsia" w:ascii="黑体" w:hAnsi="黑体" w:eastAsia="黑体" w:cs="黑体"/>
        </w:rPr>
      </w:pPr>
      <w:bookmarkStart w:id="286" w:name="_Toc21951"/>
      <w:bookmarkEnd w:id="286"/>
      <w:bookmarkStart w:id="287" w:name="_Toc7207"/>
      <w:bookmarkEnd w:id="287"/>
      <w:bookmarkStart w:id="288" w:name="_Toc1819"/>
      <w:bookmarkEnd w:id="288"/>
      <w:bookmarkStart w:id="289" w:name="_Toc10016"/>
      <w:bookmarkEnd w:id="289"/>
      <w:bookmarkStart w:id="290" w:name="_Toc30620"/>
      <w:bookmarkEnd w:id="290"/>
      <w:r>
        <w:rPr>
          <w:rFonts w:hint="eastAsia" w:ascii="黑体" w:hAnsi="黑体" w:eastAsia="黑体" w:cs="黑体"/>
        </w:rPr>
        <w:t>意图对象 intent object</w:t>
      </w:r>
    </w:p>
    <w:p w14:paraId="0C028627">
      <w:pPr>
        <w:pStyle w:val="39"/>
        <w:spacing w:line="288" w:lineRule="auto"/>
        <w:jc w:val="left"/>
        <w:rPr>
          <w:rFonts w:ascii="Times New Roman"/>
          <w:szCs w:val="24"/>
        </w:rPr>
      </w:pPr>
      <w:r>
        <w:rPr>
          <w:rFonts w:hint="eastAsia" w:ascii="Times New Roman"/>
          <w:szCs w:val="24"/>
        </w:rPr>
        <w:t>以结构化形式描述的意图</w:t>
      </w:r>
      <w:r>
        <w:rPr>
          <w:rFonts w:ascii="Times New Roman"/>
          <w:szCs w:val="24"/>
        </w:rPr>
        <w:t>。</w:t>
      </w:r>
    </w:p>
    <w:p w14:paraId="6F1A1690">
      <w:pPr>
        <w:spacing w:before="120" w:beforeLines="50" w:after="120" w:afterLines="50" w:line="240" w:lineRule="auto"/>
        <w:ind w:left="709" w:hanging="720"/>
        <w:rPr>
          <w:rFonts w:hint="eastAsia" w:ascii="黑体" w:hAnsi="黑体" w:eastAsia="黑体" w:cs="黑体"/>
          <w:lang w:eastAsia="zh"/>
        </w:rPr>
      </w:pPr>
      <w:bookmarkStart w:id="291" w:name="_Toc183380493"/>
      <w:bookmarkEnd w:id="291"/>
      <w:bookmarkStart w:id="292" w:name="_Toc10682"/>
      <w:bookmarkEnd w:id="292"/>
      <w:bookmarkStart w:id="293" w:name="_Toc15196"/>
      <w:bookmarkEnd w:id="293"/>
      <w:bookmarkStart w:id="294" w:name="_Toc1333"/>
      <w:bookmarkEnd w:id="294"/>
      <w:bookmarkStart w:id="295" w:name="_Toc27842"/>
      <w:bookmarkEnd w:id="295"/>
      <w:bookmarkStart w:id="296" w:name="_Toc19974"/>
      <w:bookmarkEnd w:id="296"/>
      <w:bookmarkStart w:id="297" w:name="_Toc17054"/>
      <w:bookmarkEnd w:id="297"/>
      <w:bookmarkStart w:id="298" w:name="_Toc16877"/>
      <w:bookmarkEnd w:id="298"/>
      <w:bookmarkStart w:id="299" w:name="_Toc22919"/>
      <w:bookmarkEnd w:id="299"/>
      <w:bookmarkStart w:id="300" w:name="_Toc13670"/>
      <w:bookmarkEnd w:id="300"/>
      <w:bookmarkStart w:id="301" w:name="_Toc26193"/>
      <w:bookmarkEnd w:id="301"/>
      <w:bookmarkStart w:id="302" w:name="_Toc7290"/>
      <w:bookmarkEnd w:id="302"/>
      <w:bookmarkStart w:id="303" w:name="_Toc18254"/>
      <w:bookmarkEnd w:id="303"/>
      <w:bookmarkStart w:id="304" w:name="_Toc22467"/>
      <w:bookmarkEnd w:id="304"/>
      <w:bookmarkStart w:id="305" w:name="_Toc32678"/>
      <w:bookmarkEnd w:id="305"/>
      <w:bookmarkStart w:id="306" w:name="_Toc1413635044"/>
      <w:bookmarkEnd w:id="306"/>
      <w:bookmarkStart w:id="307" w:name="_Toc23485"/>
      <w:bookmarkEnd w:id="307"/>
      <w:bookmarkStart w:id="308" w:name="_Toc11623"/>
      <w:bookmarkEnd w:id="308"/>
      <w:bookmarkStart w:id="309" w:name="_Toc14478"/>
      <w:bookmarkEnd w:id="309"/>
      <w:bookmarkStart w:id="310" w:name="_Toc2567"/>
      <w:bookmarkEnd w:id="310"/>
      <w:bookmarkStart w:id="311" w:name="_Toc7076"/>
      <w:bookmarkEnd w:id="311"/>
      <w:bookmarkStart w:id="312" w:name="_Toc183380572"/>
      <w:bookmarkEnd w:id="312"/>
      <w:r>
        <w:rPr>
          <w:rFonts w:hint="eastAsia" w:ascii="黑体" w:hAnsi="黑体" w:eastAsia="黑体" w:cs="黑体"/>
          <w:lang w:eastAsia="zh"/>
        </w:rPr>
        <w:t>3.3</w:t>
      </w:r>
    </w:p>
    <w:p w14:paraId="216CEC3B">
      <w:pPr>
        <w:numPr>
          <w:ilvl w:val="255"/>
          <w:numId w:val="0"/>
        </w:numPr>
        <w:ind w:firstLine="420" w:firstLineChars="200"/>
        <w:rPr>
          <w:rFonts w:hint="eastAsia" w:ascii="黑体" w:hAnsi="黑体" w:eastAsia="黑体" w:cs="黑体"/>
        </w:rPr>
      </w:pPr>
      <w:bookmarkStart w:id="313" w:name="_Toc21789"/>
      <w:bookmarkEnd w:id="313"/>
      <w:bookmarkStart w:id="314" w:name="_Toc22117"/>
      <w:bookmarkEnd w:id="314"/>
      <w:bookmarkStart w:id="315" w:name="_Toc29365"/>
      <w:bookmarkEnd w:id="315"/>
      <w:bookmarkStart w:id="316" w:name="_Toc20492"/>
      <w:bookmarkEnd w:id="316"/>
      <w:r>
        <w:rPr>
          <w:rFonts w:hint="eastAsia" w:ascii="黑体" w:hAnsi="黑体" w:eastAsia="黑体" w:cs="黑体"/>
        </w:rPr>
        <w:t>意图实例 intent instance</w:t>
      </w:r>
    </w:p>
    <w:p w14:paraId="38ABFEC9">
      <w:pPr>
        <w:pStyle w:val="39"/>
        <w:spacing w:line="288" w:lineRule="auto"/>
        <w:jc w:val="left"/>
        <w:rPr>
          <w:rFonts w:ascii="Times New Roman"/>
          <w:szCs w:val="24"/>
        </w:rPr>
      </w:pPr>
      <w:bookmarkStart w:id="317" w:name="OLE_LINK4"/>
      <w:r>
        <w:rPr>
          <w:rFonts w:hint="eastAsia" w:ascii="Times New Roman"/>
          <w:szCs w:val="24"/>
        </w:rPr>
        <w:t>意图的实例</w:t>
      </w:r>
      <w:bookmarkEnd w:id="317"/>
      <w:r>
        <w:rPr>
          <w:rFonts w:hint="eastAsia" w:ascii="Times New Roman"/>
          <w:szCs w:val="24"/>
        </w:rPr>
        <w:t>，包括结构化的意图与意图实现状态信息</w:t>
      </w:r>
      <w:r>
        <w:rPr>
          <w:rFonts w:ascii="Times New Roman"/>
          <w:szCs w:val="24"/>
        </w:rPr>
        <w:t>。</w:t>
      </w:r>
    </w:p>
    <w:p w14:paraId="382578E8">
      <w:pPr>
        <w:spacing w:before="120" w:beforeLines="50" w:after="120" w:afterLines="50" w:line="240" w:lineRule="auto"/>
        <w:ind w:left="709" w:hanging="720"/>
        <w:rPr>
          <w:rFonts w:hint="eastAsia" w:ascii="黑体" w:hAnsi="黑体" w:eastAsia="黑体" w:cs="黑体"/>
          <w:lang w:eastAsia="zh"/>
        </w:rPr>
      </w:pPr>
      <w:bookmarkStart w:id="318" w:name="_Toc15761"/>
      <w:bookmarkEnd w:id="318"/>
      <w:bookmarkStart w:id="319" w:name="_Toc10135"/>
      <w:bookmarkEnd w:id="319"/>
      <w:bookmarkStart w:id="320" w:name="_Toc23365"/>
      <w:bookmarkEnd w:id="320"/>
      <w:bookmarkStart w:id="321" w:name="_Toc2342"/>
      <w:bookmarkEnd w:id="321"/>
      <w:bookmarkStart w:id="322" w:name="_Toc6897"/>
      <w:bookmarkEnd w:id="322"/>
      <w:bookmarkStart w:id="323" w:name="_Toc5741"/>
      <w:bookmarkEnd w:id="323"/>
      <w:bookmarkStart w:id="324" w:name="_Toc5361"/>
      <w:bookmarkEnd w:id="324"/>
      <w:bookmarkStart w:id="325" w:name="_Toc14921"/>
      <w:bookmarkEnd w:id="325"/>
      <w:bookmarkStart w:id="326" w:name="_Toc24311"/>
      <w:bookmarkEnd w:id="326"/>
      <w:bookmarkStart w:id="327" w:name="_Toc20357"/>
      <w:bookmarkEnd w:id="327"/>
      <w:bookmarkStart w:id="328" w:name="_Toc183380494"/>
      <w:bookmarkEnd w:id="328"/>
      <w:bookmarkStart w:id="329" w:name="_Toc936"/>
      <w:bookmarkEnd w:id="329"/>
      <w:bookmarkStart w:id="330" w:name="_Toc3565"/>
      <w:bookmarkEnd w:id="330"/>
      <w:bookmarkStart w:id="331" w:name="_Toc24496"/>
      <w:bookmarkEnd w:id="331"/>
      <w:bookmarkStart w:id="332" w:name="_Toc25265"/>
      <w:bookmarkEnd w:id="332"/>
      <w:bookmarkStart w:id="333" w:name="_Toc28202"/>
      <w:bookmarkEnd w:id="333"/>
      <w:bookmarkStart w:id="334" w:name="_Toc24025"/>
      <w:bookmarkEnd w:id="334"/>
      <w:bookmarkStart w:id="335" w:name="_Toc183380573"/>
      <w:bookmarkEnd w:id="335"/>
      <w:bookmarkStart w:id="336" w:name="_Toc1778131980"/>
      <w:bookmarkEnd w:id="336"/>
      <w:bookmarkStart w:id="337" w:name="_Toc12417"/>
      <w:bookmarkEnd w:id="337"/>
      <w:bookmarkStart w:id="338" w:name="_Toc5722"/>
      <w:bookmarkEnd w:id="338"/>
      <w:bookmarkStart w:id="339" w:name="_Toc24761"/>
      <w:bookmarkEnd w:id="339"/>
      <w:r>
        <w:rPr>
          <w:rFonts w:hint="eastAsia" w:ascii="黑体" w:hAnsi="黑体" w:eastAsia="黑体" w:cs="黑体"/>
          <w:lang w:eastAsia="zh"/>
        </w:rPr>
        <w:t>3.4</w:t>
      </w:r>
    </w:p>
    <w:p w14:paraId="67FD2EC1">
      <w:pPr>
        <w:numPr>
          <w:ilvl w:val="255"/>
          <w:numId w:val="0"/>
        </w:numPr>
        <w:ind w:firstLine="420" w:firstLineChars="200"/>
        <w:rPr>
          <w:rFonts w:hint="eastAsia" w:ascii="黑体" w:hAnsi="黑体" w:eastAsia="黑体" w:cs="黑体"/>
        </w:rPr>
      </w:pPr>
      <w:bookmarkStart w:id="340" w:name="_Toc19356"/>
      <w:bookmarkEnd w:id="340"/>
      <w:bookmarkStart w:id="341" w:name="_Toc30242"/>
      <w:bookmarkEnd w:id="341"/>
      <w:bookmarkStart w:id="342" w:name="_Toc25038"/>
      <w:bookmarkEnd w:id="342"/>
      <w:bookmarkStart w:id="343" w:name="_Toc28721"/>
      <w:bookmarkEnd w:id="343"/>
      <w:r>
        <w:rPr>
          <w:rFonts w:hint="eastAsia" w:ascii="黑体" w:hAnsi="黑体" w:eastAsia="黑体" w:cs="黑体"/>
        </w:rPr>
        <w:t>意图所有者 intent owner</w:t>
      </w:r>
    </w:p>
    <w:p w14:paraId="4875AD25">
      <w:pPr>
        <w:pStyle w:val="39"/>
        <w:spacing w:line="288" w:lineRule="auto"/>
        <w:jc w:val="left"/>
        <w:rPr>
          <w:rFonts w:ascii="Times New Roman"/>
          <w:szCs w:val="21"/>
        </w:rPr>
      </w:pPr>
      <w:r>
        <w:rPr>
          <w:rFonts w:hint="eastAsia" w:ascii="Times New Roman"/>
          <w:lang w:bidi="ar"/>
        </w:rPr>
        <w:t>意图对象</w:t>
      </w:r>
      <w:r>
        <w:rPr>
          <w:rFonts w:ascii="Times New Roman"/>
          <w:lang w:bidi="ar"/>
        </w:rPr>
        <w:t>的</w:t>
      </w:r>
      <w:r>
        <w:rPr>
          <w:rFonts w:hint="eastAsia" w:ascii="Times New Roman"/>
          <w:lang w:bidi="ar"/>
        </w:rPr>
        <w:t>创建者</w:t>
      </w:r>
      <w:r>
        <w:rPr>
          <w:rFonts w:ascii="Times New Roman"/>
          <w:lang w:bidi="ar"/>
        </w:rPr>
        <w:t>，负责管理</w:t>
      </w:r>
      <w:r>
        <w:rPr>
          <w:rFonts w:hint="eastAsia" w:ascii="Times New Roman"/>
          <w:lang w:bidi="ar"/>
        </w:rPr>
        <w:t>意图对象</w:t>
      </w:r>
      <w:r>
        <w:rPr>
          <w:rFonts w:ascii="Times New Roman"/>
          <w:lang w:bidi="ar"/>
        </w:rPr>
        <w:t>的生命周期</w:t>
      </w:r>
      <w:r>
        <w:rPr>
          <w:rFonts w:ascii="Times New Roman"/>
          <w:szCs w:val="21"/>
        </w:rPr>
        <w:t>。</w:t>
      </w:r>
    </w:p>
    <w:p w14:paraId="406ED6F2">
      <w:pPr>
        <w:spacing w:before="120" w:beforeLines="50" w:after="120" w:afterLines="50" w:line="240" w:lineRule="auto"/>
        <w:ind w:left="709" w:hanging="720"/>
        <w:rPr>
          <w:rFonts w:hint="eastAsia" w:ascii="黑体" w:hAnsi="黑体" w:eastAsia="黑体" w:cs="黑体"/>
          <w:lang w:eastAsia="zh"/>
        </w:rPr>
      </w:pPr>
      <w:bookmarkStart w:id="344" w:name="_Toc25399"/>
      <w:bookmarkEnd w:id="344"/>
      <w:bookmarkStart w:id="345" w:name="_Toc183380574"/>
      <w:bookmarkEnd w:id="345"/>
      <w:bookmarkStart w:id="346" w:name="_Toc10042"/>
      <w:bookmarkEnd w:id="346"/>
      <w:bookmarkStart w:id="347" w:name="_Toc21430"/>
      <w:bookmarkEnd w:id="347"/>
      <w:bookmarkStart w:id="348" w:name="_Toc2603"/>
      <w:bookmarkEnd w:id="348"/>
      <w:bookmarkStart w:id="349" w:name="_Toc6672"/>
      <w:bookmarkEnd w:id="349"/>
      <w:bookmarkStart w:id="350" w:name="_Toc6251"/>
      <w:bookmarkEnd w:id="350"/>
      <w:bookmarkStart w:id="351" w:name="_Toc17068"/>
      <w:bookmarkEnd w:id="351"/>
      <w:bookmarkStart w:id="352" w:name="_Toc12448"/>
      <w:bookmarkEnd w:id="352"/>
      <w:bookmarkStart w:id="353" w:name="_Toc15862"/>
      <w:bookmarkEnd w:id="353"/>
      <w:bookmarkStart w:id="354" w:name="_Toc20513"/>
      <w:bookmarkEnd w:id="354"/>
      <w:bookmarkStart w:id="355" w:name="_Toc16622"/>
      <w:bookmarkEnd w:id="355"/>
      <w:bookmarkStart w:id="356" w:name="_Toc5519"/>
      <w:bookmarkEnd w:id="356"/>
      <w:bookmarkStart w:id="357" w:name="_Toc13543"/>
      <w:bookmarkEnd w:id="357"/>
      <w:bookmarkStart w:id="358" w:name="_Toc183380495"/>
      <w:bookmarkEnd w:id="358"/>
      <w:bookmarkStart w:id="359" w:name="_Toc31086"/>
      <w:bookmarkEnd w:id="359"/>
      <w:bookmarkStart w:id="360" w:name="_Toc21303"/>
      <w:bookmarkEnd w:id="360"/>
      <w:bookmarkStart w:id="361" w:name="_Toc1300715333"/>
      <w:bookmarkEnd w:id="361"/>
      <w:bookmarkStart w:id="362" w:name="_Toc5696"/>
      <w:bookmarkEnd w:id="362"/>
      <w:bookmarkStart w:id="363" w:name="_Toc21893"/>
      <w:bookmarkEnd w:id="363"/>
      <w:bookmarkStart w:id="364" w:name="_Toc28871"/>
      <w:bookmarkEnd w:id="364"/>
      <w:bookmarkStart w:id="365" w:name="_Toc16506"/>
      <w:bookmarkEnd w:id="365"/>
      <w:r>
        <w:rPr>
          <w:rFonts w:hint="eastAsia" w:ascii="黑体" w:hAnsi="黑体" w:eastAsia="黑体" w:cs="黑体"/>
          <w:lang w:eastAsia="zh"/>
        </w:rPr>
        <w:t>3.5</w:t>
      </w:r>
    </w:p>
    <w:p w14:paraId="04F53F2E">
      <w:pPr>
        <w:numPr>
          <w:ilvl w:val="255"/>
          <w:numId w:val="0"/>
        </w:numPr>
        <w:ind w:firstLine="420" w:firstLineChars="200"/>
        <w:rPr>
          <w:rFonts w:hint="eastAsia" w:ascii="黑体" w:hAnsi="黑体" w:eastAsia="黑体" w:cs="黑体"/>
        </w:rPr>
      </w:pPr>
      <w:bookmarkStart w:id="366" w:name="_Toc16259"/>
      <w:bookmarkEnd w:id="366"/>
      <w:bookmarkStart w:id="367" w:name="_Toc8727"/>
      <w:bookmarkEnd w:id="367"/>
      <w:bookmarkStart w:id="368" w:name="_Toc21600"/>
      <w:bookmarkEnd w:id="368"/>
      <w:bookmarkStart w:id="369" w:name="_Toc19652"/>
      <w:bookmarkEnd w:id="369"/>
      <w:bookmarkStart w:id="370" w:name="_Toc1316"/>
      <w:bookmarkEnd w:id="370"/>
      <w:bookmarkStart w:id="371" w:name="_Toc5052"/>
      <w:bookmarkEnd w:id="371"/>
      <w:r>
        <w:rPr>
          <w:rFonts w:hint="eastAsia" w:ascii="黑体" w:hAnsi="黑体" w:eastAsia="黑体" w:cs="黑体"/>
        </w:rPr>
        <w:t xml:space="preserve">意图处理者 intent handler </w:t>
      </w:r>
    </w:p>
    <w:p w14:paraId="743D173A">
      <w:pPr>
        <w:pStyle w:val="39"/>
        <w:spacing w:line="288" w:lineRule="auto"/>
        <w:jc w:val="left"/>
        <w:rPr>
          <w:rFonts w:ascii="Times New Roman"/>
          <w:szCs w:val="21"/>
        </w:rPr>
      </w:pPr>
      <w:r>
        <w:rPr>
          <w:rFonts w:hint="eastAsia"/>
        </w:rPr>
        <w:t>意图的接收者，</w:t>
      </w:r>
      <w:r>
        <w:rPr>
          <w:rFonts w:ascii="Times New Roman"/>
          <w:szCs w:val="21"/>
        </w:rPr>
        <w:t>负责</w:t>
      </w:r>
      <w:r>
        <w:rPr>
          <w:rFonts w:hint="eastAsia" w:ascii="Times New Roman"/>
          <w:szCs w:val="21"/>
        </w:rPr>
        <w:t>意图的实现与满足，并管理意图实例的生命周期</w:t>
      </w:r>
      <w:r>
        <w:rPr>
          <w:rFonts w:ascii="Times New Roman"/>
          <w:szCs w:val="21"/>
        </w:rPr>
        <w:t>。</w:t>
      </w:r>
    </w:p>
    <w:p w14:paraId="4593E2DB"/>
    <w:p w14:paraId="7049D997">
      <w:pPr>
        <w:pStyle w:val="2"/>
        <w:spacing w:before="240" w:beforeLines="100" w:after="240" w:afterLines="100" w:line="240" w:lineRule="auto"/>
        <w:rPr>
          <w:rFonts w:hint="eastAsia" w:ascii="黑体" w:hAnsi="黑体" w:cs="黑体"/>
          <w:b w:val="0"/>
          <w:bCs w:val="0"/>
          <w:szCs w:val="21"/>
        </w:rPr>
      </w:pPr>
      <w:bookmarkStart w:id="372" w:name="_Toc1684"/>
      <w:bookmarkEnd w:id="372"/>
      <w:bookmarkStart w:id="373" w:name="_Toc47011260"/>
      <w:bookmarkEnd w:id="373"/>
      <w:bookmarkStart w:id="374" w:name="_Toc16288"/>
      <w:bookmarkEnd w:id="374"/>
      <w:bookmarkStart w:id="375" w:name="_Toc48594524"/>
      <w:bookmarkEnd w:id="375"/>
      <w:bookmarkStart w:id="376" w:name="_Toc19429"/>
      <w:bookmarkEnd w:id="376"/>
      <w:bookmarkStart w:id="377" w:name="_Toc47040776"/>
      <w:bookmarkEnd w:id="377"/>
      <w:bookmarkStart w:id="378" w:name="_Toc47996966"/>
      <w:bookmarkEnd w:id="378"/>
      <w:bookmarkStart w:id="379" w:name="_Toc47040783"/>
      <w:bookmarkEnd w:id="379"/>
      <w:bookmarkStart w:id="380" w:name="_Toc25462"/>
      <w:bookmarkEnd w:id="380"/>
      <w:bookmarkStart w:id="381" w:name="_Toc47996972"/>
      <w:bookmarkEnd w:id="381"/>
      <w:bookmarkStart w:id="382" w:name="_Toc11378"/>
      <w:bookmarkEnd w:id="382"/>
      <w:bookmarkStart w:id="383" w:name="_Toc5439"/>
      <w:bookmarkEnd w:id="383"/>
      <w:bookmarkStart w:id="384" w:name="_Toc5915"/>
      <w:bookmarkEnd w:id="384"/>
      <w:bookmarkStart w:id="385" w:name="_Toc47998148"/>
      <w:bookmarkEnd w:id="385"/>
      <w:bookmarkStart w:id="386" w:name="_Toc47998142"/>
      <w:bookmarkEnd w:id="386"/>
      <w:bookmarkStart w:id="387" w:name="_Toc47040777"/>
      <w:bookmarkEnd w:id="387"/>
      <w:bookmarkStart w:id="388" w:name="_Toc48594530"/>
      <w:bookmarkEnd w:id="388"/>
      <w:bookmarkStart w:id="389" w:name="_Toc48594523"/>
      <w:bookmarkEnd w:id="389"/>
      <w:bookmarkStart w:id="390" w:name="_Toc18582"/>
      <w:bookmarkEnd w:id="390"/>
      <w:bookmarkStart w:id="391" w:name="_Toc49880907"/>
      <w:bookmarkEnd w:id="391"/>
      <w:bookmarkStart w:id="392" w:name="_Toc1802"/>
      <w:bookmarkEnd w:id="392"/>
      <w:bookmarkStart w:id="393" w:name="_Toc47998141"/>
      <w:bookmarkEnd w:id="393"/>
      <w:bookmarkStart w:id="394" w:name="_Toc47996965"/>
      <w:bookmarkEnd w:id="394"/>
      <w:bookmarkStart w:id="395" w:name="_Toc11377"/>
      <w:bookmarkEnd w:id="395"/>
      <w:bookmarkStart w:id="396" w:name="_Toc28817"/>
      <w:bookmarkEnd w:id="396"/>
      <w:bookmarkStart w:id="397" w:name="_Toc16686"/>
      <w:bookmarkEnd w:id="397"/>
      <w:bookmarkStart w:id="398" w:name="_Toc31394"/>
      <w:bookmarkStart w:id="399" w:name="_Toc12216"/>
      <w:bookmarkStart w:id="400" w:name="_Toc19343"/>
      <w:bookmarkStart w:id="401" w:name="_Toc20878"/>
      <w:bookmarkStart w:id="402" w:name="_Toc25865"/>
      <w:bookmarkStart w:id="403" w:name="_Toc23281"/>
      <w:bookmarkStart w:id="404" w:name="_Toc27847"/>
      <w:bookmarkStart w:id="405" w:name="_Toc114788613"/>
      <w:bookmarkStart w:id="406" w:name="_Toc7402"/>
      <w:bookmarkStart w:id="407" w:name="_Toc27791"/>
      <w:bookmarkStart w:id="408" w:name="_Toc13880"/>
      <w:bookmarkStart w:id="409" w:name="_Toc32540"/>
      <w:bookmarkStart w:id="410" w:name="_Toc30996"/>
      <w:bookmarkStart w:id="411" w:name="_Toc15827"/>
      <w:bookmarkStart w:id="412" w:name="_Toc25283"/>
      <w:bookmarkStart w:id="413" w:name="_Toc4062"/>
      <w:bookmarkStart w:id="414" w:name="_Toc23388"/>
      <w:bookmarkStart w:id="415" w:name="_Toc30573"/>
      <w:bookmarkStart w:id="416" w:name="_Toc30078"/>
      <w:bookmarkStart w:id="417" w:name="_Toc21413"/>
      <w:bookmarkStart w:id="418" w:name="_Toc17111"/>
      <w:bookmarkStart w:id="419" w:name="_Toc75935628"/>
      <w:bookmarkStart w:id="420" w:name="_Toc5357"/>
      <w:bookmarkStart w:id="421" w:name="_Toc8192"/>
      <w:bookmarkStart w:id="422" w:name="_Toc18736"/>
      <w:bookmarkStart w:id="423" w:name="_Toc9268"/>
      <w:bookmarkStart w:id="424" w:name="_Toc16700"/>
      <w:bookmarkStart w:id="425" w:name="_Toc106201063"/>
      <w:bookmarkStart w:id="426" w:name="_Toc1360"/>
      <w:bookmarkStart w:id="427" w:name="_Toc23895"/>
      <w:bookmarkStart w:id="428" w:name="_Toc25495"/>
      <w:bookmarkStart w:id="429" w:name="_Toc24664"/>
      <w:bookmarkStart w:id="430" w:name="_Toc2432"/>
      <w:bookmarkStart w:id="431" w:name="_Toc22715"/>
      <w:bookmarkStart w:id="432" w:name="_Toc1137396744"/>
      <w:bookmarkStart w:id="433" w:name="_Toc11228183"/>
      <w:bookmarkStart w:id="434" w:name="_Toc32160"/>
      <w:bookmarkStart w:id="435" w:name="_Toc26422"/>
      <w:bookmarkStart w:id="436" w:name="_Toc183380575"/>
      <w:bookmarkStart w:id="437" w:name="_Toc128461956"/>
      <w:bookmarkStart w:id="438" w:name="_Toc85"/>
      <w:bookmarkStart w:id="439" w:name="_Toc26262"/>
      <w:bookmarkStart w:id="440" w:name="_Toc10215386"/>
      <w:bookmarkStart w:id="441" w:name="_Toc18990"/>
      <w:bookmarkStart w:id="442" w:name="_Toc8947"/>
      <w:bookmarkStart w:id="443" w:name="_Toc1834056308"/>
      <w:bookmarkStart w:id="444" w:name="_Toc7508"/>
      <w:bookmarkStart w:id="445" w:name="_Toc12011"/>
      <w:bookmarkStart w:id="446" w:name="_Toc24904"/>
      <w:bookmarkStart w:id="447" w:name="_Toc24912"/>
      <w:bookmarkStart w:id="448" w:name="_Toc183380496"/>
      <w:bookmarkStart w:id="449" w:name="_Toc15065"/>
      <w:bookmarkStart w:id="450" w:name="_Toc12922"/>
      <w:bookmarkStart w:id="451" w:name="_Toc51260408"/>
      <w:bookmarkStart w:id="452" w:name="_Toc52737603"/>
      <w:bookmarkStart w:id="453" w:name="_Toc51359651"/>
      <w:bookmarkStart w:id="454" w:name="_Toc51021751"/>
      <w:bookmarkStart w:id="455" w:name="_Toc57063544"/>
      <w:bookmarkStart w:id="456" w:name="_Toc51771362"/>
      <w:bookmarkStart w:id="457" w:name="_Toc50984066"/>
      <w:r>
        <w:rPr>
          <w:rFonts w:hint="eastAsia" w:ascii="黑体" w:hAnsi="黑体" w:cs="黑体"/>
          <w:b w:val="0"/>
          <w:bCs w:val="0"/>
          <w:szCs w:val="21"/>
        </w:rPr>
        <w:t>缩略语</w:t>
      </w:r>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78E5C022">
      <w:pPr>
        <w:ind w:firstLine="420" w:firstLineChars="200"/>
        <w:rPr>
          <w:ins w:id="123" w:author="吴泽宇" w:date="2025-09-17T09:18:54Z"/>
          <w:rFonts w:hint="eastAsia" w:ascii="宋体" w:hAnsi="宋体"/>
        </w:rPr>
      </w:pPr>
      <w:del w:id="124" w:author="吴泽宇" w:date="2025-09-17T09:18:57Z">
        <w:r>
          <w:rPr>
            <w:rFonts w:hint="default" w:ascii="宋体" w:hAnsi="宋体"/>
            <w:lang w:val="en-US"/>
          </w:rPr>
          <w:delText>以下</w:delText>
        </w:r>
      </w:del>
      <w:ins w:id="125" w:author="吴泽宇" w:date="2025-09-17T09:18:58Z">
        <w:r>
          <w:rPr>
            <w:rFonts w:hint="eastAsia" w:ascii="宋体" w:hAnsi="宋体"/>
            <w:lang w:val="en-US" w:eastAsia="zh-CN"/>
          </w:rPr>
          <w:t>下列</w:t>
        </w:r>
      </w:ins>
      <w:r>
        <w:rPr>
          <w:rFonts w:hint="eastAsia" w:ascii="宋体" w:hAnsi="宋体"/>
        </w:rPr>
        <w:t>缩略语适用于本文件。</w:t>
      </w:r>
    </w:p>
    <w:p w14:paraId="5201D764">
      <w:pPr>
        <w:ind w:firstLine="420" w:firstLineChars="200"/>
        <w:rPr>
          <w:rFonts w:hint="eastAsia" w:ascii="宋体" w:hAnsi="宋体" w:eastAsia="宋体"/>
          <w:lang w:eastAsia="zh-CN"/>
        </w:rPr>
      </w:pPr>
      <w:ins w:id="126" w:author="吴泽宇" w:date="2025-09-17T09:19:01Z">
        <w:r>
          <w:rPr>
            <w:rFonts w:hint="eastAsia" w:ascii="宋体" w:hAnsi="宋体"/>
          </w:rPr>
          <w:t>OWL</w:t>
        </w:r>
      </w:ins>
      <w:ins w:id="127" w:author="吴泽宇" w:date="2025-09-17T09:19:03Z">
        <w:r>
          <w:rPr>
            <w:rFonts w:hint="eastAsia" w:ascii="宋体" w:hAnsi="宋体"/>
            <w:lang w:eastAsia="zh-CN"/>
          </w:rPr>
          <w:t>：</w:t>
        </w:r>
      </w:ins>
      <w:ins w:id="128" w:author="吴泽宇" w:date="2025-09-17T09:19:08Z">
        <w:r>
          <w:rPr>
            <w:rFonts w:hint="eastAsia" w:ascii="宋体" w:hAnsi="宋体"/>
          </w:rPr>
          <w:t>网络本体语言</w:t>
        </w:r>
      </w:ins>
      <w:ins w:id="129" w:author="吴泽宇" w:date="2025-09-17T09:19:13Z">
        <w:r>
          <w:rPr>
            <w:rFonts w:hint="eastAsia" w:ascii="宋体" w:hAnsi="宋体"/>
            <w:lang w:eastAsia="zh-CN"/>
          </w:rPr>
          <w:t>（</w:t>
        </w:r>
      </w:ins>
      <w:ins w:id="130" w:author="吴泽宇" w:date="2025-09-17T09:19:14Z">
        <w:r>
          <w:rPr>
            <w:rFonts w:ascii="宋体" w:hAnsi="宋体"/>
          </w:rPr>
          <w:t>Web Ontology Language</w:t>
        </w:r>
      </w:ins>
      <w:ins w:id="131" w:author="吴泽宇" w:date="2025-09-17T09:19:15Z">
        <w:r>
          <w:rPr>
            <w:rFonts w:hint="eastAsia" w:ascii="宋体" w:hAnsi="宋体"/>
            <w:lang w:eastAsia="zh-CN"/>
          </w:rPr>
          <w:t>）</w:t>
        </w:r>
      </w:ins>
    </w:p>
    <w:p w14:paraId="15D70947">
      <w:pPr>
        <w:pStyle w:val="2"/>
        <w:spacing w:before="240" w:beforeLines="100" w:after="240" w:afterLines="100" w:line="240" w:lineRule="auto"/>
        <w:rPr>
          <w:rFonts w:hint="eastAsia" w:ascii="黑体" w:hAnsi="黑体" w:cs="黑体"/>
          <w:b w:val="0"/>
          <w:bCs w:val="0"/>
          <w:szCs w:val="21"/>
        </w:rPr>
      </w:pPr>
      <w:bookmarkStart w:id="458" w:name="_Toc12647"/>
      <w:bookmarkStart w:id="459" w:name="_Toc1076515062"/>
      <w:bookmarkStart w:id="460" w:name="_Toc15777"/>
      <w:bookmarkStart w:id="461" w:name="_Toc183380497"/>
      <w:bookmarkStart w:id="462" w:name="_Toc27806"/>
      <w:bookmarkStart w:id="463" w:name="_Toc1056014998"/>
      <w:bookmarkStart w:id="464" w:name="_Toc26946"/>
      <w:bookmarkStart w:id="465" w:name="_Toc1666"/>
      <w:bookmarkStart w:id="466" w:name="_Toc23207"/>
      <w:bookmarkStart w:id="467" w:name="_Toc16731"/>
      <w:bookmarkStart w:id="468" w:name="_Toc19670"/>
      <w:bookmarkStart w:id="469" w:name="_Toc24686"/>
      <w:bookmarkStart w:id="470" w:name="_Toc25102"/>
      <w:bookmarkStart w:id="471" w:name="_Toc23626"/>
      <w:bookmarkStart w:id="472" w:name="_Toc652567448"/>
      <w:bookmarkStart w:id="473" w:name="_Toc20028"/>
      <w:bookmarkStart w:id="474" w:name="_Toc16851"/>
      <w:bookmarkStart w:id="475" w:name="_Toc4262"/>
      <w:bookmarkStart w:id="476" w:name="_Toc29346"/>
      <w:bookmarkStart w:id="477" w:name="_Toc1401"/>
      <w:bookmarkStart w:id="478" w:name="_Toc26395"/>
      <w:bookmarkStart w:id="479" w:name="_Toc3343"/>
      <w:bookmarkStart w:id="480" w:name="_Toc21208"/>
      <w:bookmarkStart w:id="481" w:name="_Toc27309"/>
      <w:bookmarkStart w:id="482" w:name="_Toc25291"/>
      <w:bookmarkStart w:id="483" w:name="_Toc234"/>
      <w:bookmarkStart w:id="484" w:name="_Toc10915"/>
      <w:bookmarkStart w:id="485" w:name="_Toc1480"/>
      <w:bookmarkStart w:id="486" w:name="_Toc21317"/>
      <w:bookmarkStart w:id="487" w:name="_Toc11845"/>
      <w:bookmarkStart w:id="488" w:name="_Toc1921890426"/>
      <w:bookmarkStart w:id="489" w:name="_Toc31962"/>
      <w:bookmarkStart w:id="490" w:name="_Toc183380576"/>
      <w:bookmarkStart w:id="491" w:name="_Toc21801"/>
      <w:bookmarkStart w:id="492" w:name="_Toc1953"/>
      <w:bookmarkStart w:id="493" w:name="_Toc12445"/>
      <w:bookmarkStart w:id="494" w:name="_Toc28475"/>
      <w:r>
        <w:rPr>
          <w:rFonts w:hint="eastAsia" w:ascii="黑体" w:hAnsi="黑体" w:cs="黑体"/>
          <w:b w:val="0"/>
          <w:bCs w:val="0"/>
          <w:szCs w:val="21"/>
        </w:rPr>
        <w:t>管理体系</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p>
    <w:bookmarkEnd w:id="451"/>
    <w:bookmarkEnd w:id="452"/>
    <w:bookmarkEnd w:id="453"/>
    <w:bookmarkEnd w:id="454"/>
    <w:bookmarkEnd w:id="455"/>
    <w:bookmarkEnd w:id="456"/>
    <w:bookmarkEnd w:id="457"/>
    <w:bookmarkEnd w:id="492"/>
    <w:bookmarkEnd w:id="493"/>
    <w:bookmarkEnd w:id="494"/>
    <w:p w14:paraId="72ECC515">
      <w:pPr>
        <w:numPr>
          <w:ilvl w:val="255"/>
          <w:numId w:val="0"/>
        </w:numPr>
        <w:ind w:firstLine="420" w:firstLineChars="200"/>
        <w:jc w:val="left"/>
        <w:rPr>
          <w:rFonts w:hint="eastAsia" w:ascii="宋体" w:hAnsi="宋体"/>
        </w:rPr>
      </w:pPr>
      <w:bookmarkStart w:id="495" w:name="_Toc8073"/>
      <w:bookmarkEnd w:id="495"/>
      <w:commentRangeStart w:id="5"/>
      <w:r>
        <w:rPr>
          <w:rFonts w:ascii="宋体" w:hAnsi="宋体"/>
          <w:lang w:val="en"/>
        </w:rPr>
        <w:t>《</w:t>
      </w:r>
      <w:r>
        <w:rPr>
          <w:rFonts w:hint="eastAsia" w:ascii="宋体" w:hAnsi="宋体"/>
        </w:rPr>
        <w:t xml:space="preserve">YD/T </w:t>
      </w:r>
      <w:ins w:id="132" w:author="CMCC-0926" w:date="2025-10-20T14:13:01Z">
        <w:r>
          <w:rPr>
            <w:rFonts w:hint="eastAsia" w:ascii="宋体" w:hAnsi="宋体"/>
            <w:lang w:val="en-US" w:eastAsia="zh-CN"/>
          </w:rPr>
          <w:t>AA</w:t>
        </w:r>
      </w:ins>
      <w:ins w:id="133" w:author="CMCC-0926" w:date="2025-10-20T14:13:02Z">
        <w:r>
          <w:rPr>
            <w:rFonts w:hint="eastAsia" w:ascii="宋体" w:hAnsi="宋体"/>
            <w:lang w:val="en-US" w:eastAsia="zh-CN"/>
          </w:rPr>
          <w:t>AA</w:t>
        </w:r>
      </w:ins>
      <w:del w:id="134" w:author="CMCC-0926" w:date="2025-10-20T14:13:01Z">
        <w:r>
          <w:rPr>
            <w:rFonts w:hint="eastAsia" w:ascii="宋体" w:hAnsi="宋体"/>
          </w:rPr>
          <w:delText>2</w:delText>
        </w:r>
      </w:del>
      <w:del w:id="135" w:author="CMCC-0926" w:date="2025-10-20T14:13:00Z">
        <w:r>
          <w:rPr>
            <w:rFonts w:hint="eastAsia" w:ascii="宋体" w:hAnsi="宋体"/>
          </w:rPr>
          <w:delText>023</w:delText>
        </w:r>
      </w:del>
      <w:r>
        <w:rPr>
          <w:rFonts w:hint="eastAsia" w:ascii="宋体" w:hAnsi="宋体"/>
        </w:rPr>
        <w:t>-</w:t>
      </w:r>
      <w:ins w:id="136" w:author="CMCC-0926" w:date="2025-10-20T14:12:57Z">
        <w:r>
          <w:rPr>
            <w:rFonts w:hint="eastAsia" w:ascii="宋体" w:hAnsi="宋体"/>
            <w:lang w:val="en-US" w:eastAsia="zh-CN"/>
          </w:rPr>
          <w:t>AAAA</w:t>
        </w:r>
      </w:ins>
      <w:del w:id="137" w:author="CMCC-0926" w:date="2025-10-20T14:12:56Z">
        <w:r>
          <w:rPr>
            <w:rFonts w:hint="eastAsia" w:ascii="宋体" w:hAnsi="宋体"/>
          </w:rPr>
          <w:delText>117</w:delText>
        </w:r>
      </w:del>
      <w:del w:id="138" w:author="CMCC-0926" w:date="2025-10-20T14:12:55Z">
        <w:r>
          <w:rPr>
            <w:rFonts w:hint="eastAsia" w:ascii="宋体" w:hAnsi="宋体"/>
          </w:rPr>
          <w:delText>7</w:delText>
        </w:r>
      </w:del>
      <w:r>
        <w:rPr>
          <w:rFonts w:hint="eastAsia" w:ascii="宋体" w:hAnsi="宋体"/>
        </w:rPr>
        <w:t xml:space="preserve"> 自智网络 体系架构</w:t>
      </w:r>
      <w:r>
        <w:rPr>
          <w:rFonts w:ascii="宋体" w:hAnsi="宋体"/>
          <w:lang w:val="en"/>
        </w:rPr>
        <w:t>》</w:t>
      </w:r>
      <w:r>
        <w:rPr>
          <w:rFonts w:hint="eastAsia" w:ascii="宋体" w:hAnsi="宋体"/>
        </w:rPr>
        <w:t>中定义，</w:t>
      </w:r>
      <w:commentRangeEnd w:id="5"/>
      <w:r>
        <w:commentReference w:id="5"/>
      </w:r>
      <w:r>
        <w:rPr>
          <w:rFonts w:hint="eastAsia" w:ascii="宋体" w:hAnsi="宋体"/>
        </w:rPr>
        <w:t>自智网络围绕“单域自治，跨域协同”的核心思想，分层次构建体系化能力，实现全场景网络自智</w:t>
      </w:r>
      <w:r>
        <w:rPr>
          <w:rFonts w:hint="eastAsia" w:ascii="宋体" w:hAnsi="宋体"/>
          <w:lang w:eastAsia="zh"/>
        </w:rPr>
        <w:t>。</w:t>
      </w:r>
      <w:r>
        <w:rPr>
          <w:rFonts w:hint="eastAsia" w:ascii="宋体" w:hAnsi="宋体"/>
        </w:rPr>
        <w:t>其目标架构自下而上包含网元管理</w:t>
      </w:r>
      <w:r>
        <w:rPr>
          <w:rFonts w:hint="eastAsia" w:ascii="宋体" w:hAnsi="宋体"/>
          <w:lang w:eastAsia="zh"/>
        </w:rPr>
        <w:t>（含网元）</w:t>
      </w:r>
      <w:r>
        <w:rPr>
          <w:rFonts w:hint="eastAsia" w:ascii="宋体" w:hAnsi="宋体"/>
        </w:rPr>
        <w:t>、网络管理、服务运营和业务运营4个层次，以及资源闭环、业务闭环与用户闭环3个闭环。自智网络遵循意图驱动管理的模式，允许意图所有者向意图处理者传达意图，使得在网络管理过程中能在不描述如何实现意图的情况下达成意图的期望。</w:t>
      </w:r>
    </w:p>
    <w:p w14:paraId="4713FD5A">
      <w:pPr>
        <w:numPr>
          <w:ilvl w:val="255"/>
          <w:numId w:val="0"/>
        </w:numPr>
        <w:ind w:firstLine="420" w:firstLineChars="200"/>
        <w:jc w:val="left"/>
        <w:rPr>
          <w:rFonts w:hint="eastAsia" w:ascii="宋体" w:hAnsi="宋体"/>
        </w:rPr>
      </w:pPr>
      <w:r>
        <w:rPr>
          <w:rFonts w:ascii="宋体" w:hAnsi="宋体"/>
          <w:lang w:bidi="ar"/>
        </w:rPr>
        <w:t>如图1所示</w:t>
      </w:r>
      <w:r>
        <w:rPr>
          <w:rFonts w:ascii="宋体" w:hAnsi="宋体"/>
          <w:lang w:val="en" w:bidi="ar"/>
        </w:rPr>
        <w:t>，</w:t>
      </w:r>
      <w:r>
        <w:rPr>
          <w:rFonts w:hint="eastAsia" w:ascii="宋体" w:hAnsi="宋体"/>
        </w:rPr>
        <w:t>自智网络各个层次均可引入叠加</w:t>
      </w:r>
      <w:r>
        <w:rPr>
          <w:rFonts w:ascii="宋体" w:hAnsi="宋体"/>
          <w:lang w:val="en"/>
        </w:rPr>
        <w:t>的</w:t>
      </w:r>
      <w:r>
        <w:rPr>
          <w:rFonts w:hint="eastAsia" w:ascii="宋体" w:hAnsi="宋体"/>
        </w:rPr>
        <w:t>意图</w:t>
      </w:r>
      <w:r>
        <w:rPr>
          <w:rFonts w:ascii="宋体" w:hAnsi="宋体"/>
          <w:lang w:val="en"/>
        </w:rPr>
        <w:t>管理功能</w:t>
      </w:r>
      <w:r>
        <w:rPr>
          <w:rFonts w:hint="eastAsia" w:ascii="宋体" w:hAnsi="宋体"/>
        </w:rPr>
        <w:t>，对层间交互接口提供简化与抽象</w:t>
      </w:r>
      <w:r>
        <w:rPr>
          <w:rFonts w:ascii="宋体" w:hAnsi="宋体"/>
        </w:rPr>
        <w:t>。</w:t>
      </w:r>
      <w:r>
        <w:rPr>
          <w:rFonts w:hint="eastAsia" w:ascii="宋体" w:hAnsi="宋体"/>
        </w:rPr>
        <w:t>各层管理功能（业务管理功能、服务管理功能、网络管理功能、网元管理功能）</w:t>
      </w:r>
      <w:r>
        <w:rPr>
          <w:rFonts w:ascii="宋体" w:hAnsi="宋体"/>
          <w:lang w:val="en"/>
        </w:rPr>
        <w:t>虽</w:t>
      </w:r>
      <w:r>
        <w:rPr>
          <w:rFonts w:hint="eastAsia" w:ascii="宋体" w:hAnsi="宋体"/>
        </w:rPr>
        <w:t>不直接参与意图的管理，但通过与各层意图管理功能的交互，提供数据采集或仿真</w:t>
      </w:r>
      <w:r>
        <w:rPr>
          <w:rFonts w:ascii="宋体" w:hAnsi="宋体"/>
          <w:lang w:val="en"/>
        </w:rPr>
        <w:t>等</w:t>
      </w:r>
      <w:r>
        <w:rPr>
          <w:rFonts w:hint="eastAsia" w:ascii="宋体" w:hAnsi="宋体"/>
        </w:rPr>
        <w:t>必要支持</w:t>
      </w:r>
      <w:r>
        <w:rPr>
          <w:rFonts w:ascii="宋体" w:hAnsi="宋体"/>
          <w:lang w:val="en"/>
        </w:rPr>
        <w:t>。</w:t>
      </w:r>
      <w:r>
        <w:rPr>
          <w:rFonts w:hint="eastAsia" w:ascii="宋体" w:hAnsi="宋体"/>
        </w:rPr>
        <w:t>意图处理能力管理功能</w:t>
      </w:r>
      <w:r>
        <w:rPr>
          <w:rFonts w:hint="eastAsia" w:ascii="宋体" w:hAnsi="宋体"/>
          <w:lang w:eastAsia="zh"/>
        </w:rPr>
        <w:t>应</w:t>
      </w:r>
      <w:r>
        <w:rPr>
          <w:rFonts w:hint="eastAsia" w:ascii="宋体" w:hAnsi="宋体"/>
        </w:rPr>
        <w:t>负责跨层意图处理能力的存储和管理。意图转译功能</w:t>
      </w:r>
      <w:r>
        <w:rPr>
          <w:rFonts w:hint="eastAsia" w:ascii="宋体" w:hAnsi="宋体"/>
          <w:lang w:eastAsia="zh"/>
        </w:rPr>
        <w:t>应</w:t>
      </w:r>
      <w:r>
        <w:rPr>
          <w:rFonts w:hint="eastAsia" w:ascii="宋体" w:hAnsi="宋体"/>
        </w:rPr>
        <w:t>负责将自然语言</w:t>
      </w:r>
      <w:r>
        <w:rPr>
          <w:rFonts w:hint="eastAsia" w:ascii="宋体" w:hAnsi="宋体"/>
          <w:lang w:eastAsia="zh"/>
        </w:rPr>
        <w:t>等非结构化形式</w:t>
      </w:r>
      <w:r>
        <w:rPr>
          <w:rFonts w:hint="eastAsia" w:ascii="宋体" w:hAnsi="宋体"/>
        </w:rPr>
        <w:t>描述的意图转换为结构化描述的意图。</w:t>
      </w:r>
    </w:p>
    <w:p w14:paraId="0D7BC618">
      <w:pPr>
        <w:ind w:firstLine="420" w:firstLineChars="200"/>
        <w:rPr>
          <w:rFonts w:hint="eastAsia" w:ascii="宋体" w:hAnsi="宋体"/>
        </w:rPr>
      </w:pPr>
      <w:r>
        <w:rPr>
          <w:rFonts w:hint="eastAsia" w:ascii="宋体" w:hAnsi="宋体"/>
        </w:rPr>
        <w:t>自智网络意图管理架构涉及4类参考点：</w:t>
      </w:r>
    </w:p>
    <w:p w14:paraId="38C243BC">
      <w:pPr>
        <w:pStyle w:val="179"/>
        <w:numPr>
          <w:ilvl w:val="255"/>
          <w:numId w:val="0"/>
        </w:numPr>
        <w:ind w:firstLine="412" w:firstLineChars="200"/>
        <w:rPr>
          <w:rFonts w:hint="eastAsia" w:ascii="宋体" w:hAnsi="宋体"/>
        </w:rPr>
      </w:pPr>
      <w:r>
        <w:rPr>
          <w:rFonts w:hint="eastAsia" w:ascii="宋体" w:hAnsi="宋体"/>
          <w:spacing w:val="3"/>
          <w:sz w:val="20"/>
          <w:szCs w:val="20"/>
          <w:lang w:eastAsia="zh"/>
        </w:rPr>
        <w:t xml:space="preserve">a） </w:t>
      </w:r>
      <w:r>
        <w:rPr>
          <w:rFonts w:hint="eastAsia" w:ascii="宋体" w:hAnsi="宋体"/>
        </w:rPr>
        <w:t>用户通过g参考点和意图转译功能进行交互，该参考点不在本文件规定范围之内；</w:t>
      </w:r>
    </w:p>
    <w:p w14:paraId="02ABF5D1">
      <w:pPr>
        <w:pStyle w:val="179"/>
        <w:numPr>
          <w:ilvl w:val="255"/>
          <w:numId w:val="0"/>
        </w:numPr>
        <w:ind w:left="849" w:leftChars="208" w:hanging="412" w:hangingChars="200"/>
        <w:rPr>
          <w:rFonts w:hint="eastAsia" w:ascii="宋体" w:hAnsi="宋体"/>
        </w:rPr>
      </w:pPr>
      <w:r>
        <w:rPr>
          <w:rFonts w:hint="eastAsia" w:ascii="宋体" w:hAnsi="宋体"/>
          <w:spacing w:val="3"/>
          <w:sz w:val="20"/>
          <w:szCs w:val="20"/>
          <w:lang w:eastAsia="zh"/>
        </w:rPr>
        <w:t xml:space="preserve">b） </w:t>
      </w:r>
      <w:r>
        <w:rPr>
          <w:rFonts w:hint="eastAsia" w:ascii="宋体" w:hAnsi="宋体"/>
        </w:rPr>
        <w:t>各层的意图管理功能</w:t>
      </w:r>
      <w:r>
        <w:rPr>
          <w:rFonts w:hint="eastAsia" w:ascii="宋体" w:hAnsi="宋体"/>
          <w:lang w:eastAsia="zh"/>
        </w:rPr>
        <w:t>应</w:t>
      </w:r>
      <w:r>
        <w:rPr>
          <w:rFonts w:hint="eastAsia" w:ascii="宋体" w:hAnsi="宋体"/>
        </w:rPr>
        <w:t>通过f参考点向意图转译功能提供意图处理能力，该参考点不在本文件规定范围之内；</w:t>
      </w:r>
    </w:p>
    <w:p w14:paraId="76FB7771">
      <w:pPr>
        <w:pStyle w:val="179"/>
        <w:numPr>
          <w:ilvl w:val="255"/>
          <w:numId w:val="0"/>
        </w:numPr>
        <w:ind w:firstLine="412" w:firstLineChars="200"/>
        <w:rPr>
          <w:rFonts w:hint="eastAsia" w:ascii="宋体" w:hAnsi="宋体"/>
        </w:rPr>
      </w:pPr>
      <w:r>
        <w:rPr>
          <w:rFonts w:hint="eastAsia" w:ascii="宋体" w:hAnsi="宋体"/>
          <w:spacing w:val="3"/>
          <w:sz w:val="20"/>
          <w:szCs w:val="20"/>
          <w:lang w:eastAsia="zh"/>
        </w:rPr>
        <w:t xml:space="preserve">c） </w:t>
      </w:r>
      <w:r>
        <w:rPr>
          <w:rFonts w:hint="eastAsia" w:ascii="宋体" w:hAnsi="宋体"/>
        </w:rPr>
        <w:t>下层意图管理功能</w:t>
      </w:r>
      <w:r>
        <w:rPr>
          <w:rFonts w:hint="eastAsia" w:ascii="宋体" w:hAnsi="宋体"/>
          <w:lang w:eastAsia="zh"/>
        </w:rPr>
        <w:t>应</w:t>
      </w:r>
      <w:r>
        <w:rPr>
          <w:rFonts w:hint="eastAsia" w:ascii="宋体" w:hAnsi="宋体"/>
        </w:rPr>
        <w:t>通过q1参考点向上层意图管理功能提供意图处理能力；</w:t>
      </w:r>
    </w:p>
    <w:p w14:paraId="5550BEAB">
      <w:pPr>
        <w:pStyle w:val="179"/>
        <w:numPr>
          <w:ilvl w:val="255"/>
          <w:numId w:val="0"/>
        </w:numPr>
        <w:ind w:left="849" w:leftChars="208" w:hanging="412" w:hangingChars="200"/>
        <w:rPr>
          <w:rFonts w:hint="eastAsia" w:ascii="宋体" w:hAnsi="宋体"/>
        </w:rPr>
      </w:pPr>
      <w:r>
        <w:rPr>
          <w:rFonts w:hint="eastAsia" w:ascii="宋体" w:hAnsi="宋体"/>
          <w:spacing w:val="3"/>
          <w:sz w:val="20"/>
          <w:szCs w:val="20"/>
          <w:lang w:eastAsia="zh"/>
        </w:rPr>
        <w:t xml:space="preserve">d） </w:t>
      </w:r>
      <w:r>
        <w:rPr>
          <w:rFonts w:hint="eastAsia" w:ascii="宋体" w:hAnsi="宋体"/>
        </w:rPr>
        <w:t>意图处理能力管理功能</w:t>
      </w:r>
      <w:r>
        <w:rPr>
          <w:rFonts w:hint="eastAsia" w:ascii="宋体" w:hAnsi="宋体"/>
          <w:lang w:eastAsia="zh"/>
        </w:rPr>
        <w:t>应</w:t>
      </w:r>
      <w:r>
        <w:rPr>
          <w:rFonts w:hint="eastAsia" w:ascii="宋体" w:hAnsi="宋体"/>
        </w:rPr>
        <w:t>通过q2参考点向各层的意图管理功能提供对意图处理能力的</w:t>
      </w:r>
      <w:r>
        <w:rPr>
          <w:rFonts w:hint="eastAsia" w:ascii="宋体" w:hAnsi="宋体"/>
          <w:lang w:eastAsia="zh"/>
        </w:rPr>
        <w:t>管理</w:t>
      </w:r>
      <w:r>
        <w:rPr>
          <w:rFonts w:hint="eastAsia" w:ascii="宋体" w:hAnsi="宋体"/>
        </w:rPr>
        <w:t>能力。</w:t>
      </w:r>
    </w:p>
    <w:p w14:paraId="37411314">
      <w:pPr>
        <w:pStyle w:val="179"/>
        <w:numPr>
          <w:ilvl w:val="255"/>
          <w:numId w:val="0"/>
        </w:numPr>
        <w:ind w:left="218" w:leftChars="104" w:firstLine="630" w:firstLineChars="300"/>
      </w:pPr>
    </w:p>
    <w:p w14:paraId="0D938D35">
      <w:pPr>
        <w:numPr>
          <w:ilvl w:val="255"/>
          <w:numId w:val="0"/>
        </w:numPr>
        <w:rPr>
          <w:szCs w:val="21"/>
        </w:rPr>
      </w:pPr>
      <w:r>
        <w:drawing>
          <wp:inline distT="0" distB="0" distL="0" distR="0">
            <wp:extent cx="5395595" cy="2905760"/>
            <wp:effectExtent l="0" t="0" r="0" b="8890"/>
            <wp:docPr id="1058222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22213" name="图片 1"/>
                    <pic:cNvPicPr>
                      <a:picLocks noChangeAspect="1"/>
                    </pic:cNvPicPr>
                  </pic:nvPicPr>
                  <pic:blipFill>
                    <a:blip r:embed="rId20"/>
                    <a:stretch>
                      <a:fillRect/>
                    </a:stretch>
                  </pic:blipFill>
                  <pic:spPr>
                    <a:xfrm>
                      <a:off x="0" y="0"/>
                      <a:ext cx="5395595" cy="2905760"/>
                    </a:xfrm>
                    <a:prstGeom prst="rect">
                      <a:avLst/>
                    </a:prstGeom>
                  </pic:spPr>
                </pic:pic>
              </a:graphicData>
            </a:graphic>
          </wp:inline>
        </w:drawing>
      </w:r>
    </w:p>
    <w:p w14:paraId="6808238A">
      <w:pPr>
        <w:spacing w:before="120" w:beforeLines="50" w:after="120" w:afterLines="50"/>
        <w:jc w:val="center"/>
        <w:rPr>
          <w:rFonts w:hint="eastAsia" w:ascii="黑体" w:hAnsi="黑体" w:eastAsia="黑体" w:cs="黑体"/>
          <w:szCs w:val="21"/>
        </w:rPr>
      </w:pPr>
      <w:r>
        <w:rPr>
          <w:rFonts w:hint="eastAsia" w:ascii="黑体" w:hAnsi="黑体" w:eastAsia="黑体" w:cs="黑体"/>
          <w:szCs w:val="21"/>
        </w:rPr>
        <w:t>图 1 自智网络意图管理架构</w:t>
      </w:r>
    </w:p>
    <w:p w14:paraId="44FE935B">
      <w:pPr>
        <w:pStyle w:val="2"/>
        <w:spacing w:before="240" w:beforeLines="100" w:after="240" w:afterLines="100" w:line="240" w:lineRule="auto"/>
        <w:rPr>
          <w:rFonts w:hint="eastAsia" w:ascii="黑体" w:hAnsi="黑体" w:cs="黑体"/>
          <w:b w:val="0"/>
          <w:bCs w:val="0"/>
          <w:szCs w:val="21"/>
        </w:rPr>
      </w:pPr>
      <w:bookmarkStart w:id="496" w:name="_Toc26097"/>
      <w:bookmarkStart w:id="497" w:name="_Toc21969"/>
      <w:bookmarkStart w:id="498" w:name="_Toc21795"/>
      <w:bookmarkStart w:id="499" w:name="_Toc32450"/>
      <w:bookmarkStart w:id="500" w:name="_Toc4650"/>
      <w:bookmarkStart w:id="501" w:name="_Toc32027"/>
      <w:bookmarkStart w:id="502" w:name="_Toc24377"/>
      <w:bookmarkStart w:id="503" w:name="_Toc16515"/>
      <w:bookmarkStart w:id="504" w:name="_Toc17878"/>
      <w:bookmarkStart w:id="505" w:name="_Toc6247"/>
      <w:bookmarkStart w:id="506" w:name="_Toc1253443552"/>
      <w:bookmarkStart w:id="507" w:name="_Toc15063"/>
      <w:bookmarkStart w:id="508" w:name="_Toc2784"/>
      <w:bookmarkStart w:id="509" w:name="_Toc25379"/>
      <w:bookmarkStart w:id="510" w:name="_Toc183380498"/>
      <w:bookmarkStart w:id="511" w:name="_Toc11536"/>
      <w:bookmarkStart w:id="512" w:name="_Toc1783169080"/>
      <w:bookmarkStart w:id="513" w:name="_Toc26268"/>
      <w:bookmarkStart w:id="514" w:name="_Toc4943"/>
      <w:bookmarkStart w:id="515" w:name="_Toc3860"/>
      <w:bookmarkStart w:id="516" w:name="_Toc21722"/>
      <w:bookmarkStart w:id="517" w:name="_Toc23703"/>
      <w:bookmarkStart w:id="518" w:name="_Toc350"/>
      <w:bookmarkStart w:id="519" w:name="_Toc1398715768"/>
      <w:bookmarkStart w:id="520" w:name="_Toc15740"/>
      <w:bookmarkStart w:id="521" w:name="_Toc27338"/>
      <w:bookmarkStart w:id="522" w:name="_Toc10197"/>
      <w:bookmarkStart w:id="523" w:name="_Toc7675"/>
      <w:bookmarkStart w:id="524" w:name="_Toc131050477"/>
      <w:bookmarkStart w:id="525" w:name="_Toc183380577"/>
      <w:bookmarkStart w:id="526" w:name="_Toc10669"/>
      <w:bookmarkStart w:id="527" w:name="_Toc15682"/>
      <w:bookmarkStart w:id="528" w:name="_Toc5634"/>
      <w:bookmarkStart w:id="529" w:name="_Toc43"/>
      <w:bookmarkStart w:id="530" w:name="_Toc3829"/>
      <w:bookmarkStart w:id="531" w:name="_Toc16682"/>
      <w:bookmarkStart w:id="532" w:name="_Toc16825"/>
      <w:r>
        <w:rPr>
          <w:rFonts w:hint="eastAsia" w:ascii="黑体" w:hAnsi="黑体" w:cs="黑体"/>
          <w:b w:val="0"/>
          <w:bCs w:val="0"/>
          <w:szCs w:val="21"/>
        </w:rPr>
        <w:t>管理角色</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40A16B02">
      <w:pPr>
        <w:ind w:firstLine="420" w:firstLineChars="200"/>
        <w:rPr>
          <w:rFonts w:hint="eastAsia" w:ascii="宋体" w:hAnsi="宋体"/>
        </w:rPr>
      </w:pPr>
      <w:r>
        <w:rPr>
          <w:rFonts w:ascii="宋体" w:hAnsi="宋体"/>
          <w:lang w:val="en" w:bidi="ar"/>
        </w:rPr>
        <w:t>意图管理角色</w:t>
      </w:r>
      <w:r>
        <w:rPr>
          <w:rFonts w:hint="eastAsia" w:ascii="宋体" w:hAnsi="宋体"/>
          <w:lang w:val="en" w:eastAsia="zh" w:bidi="ar"/>
        </w:rPr>
        <w:t>应</w:t>
      </w:r>
      <w:r>
        <w:rPr>
          <w:rFonts w:ascii="宋体" w:hAnsi="宋体"/>
          <w:lang w:val="en" w:bidi="ar"/>
        </w:rPr>
        <w:t>包含</w:t>
      </w:r>
      <w:r>
        <w:rPr>
          <w:rFonts w:ascii="宋体" w:hAnsi="宋体"/>
          <w:lang w:bidi="ar"/>
        </w:rPr>
        <w:t>意图所有者和意图处理者</w:t>
      </w:r>
      <w:r>
        <w:rPr>
          <w:rFonts w:hint="eastAsia" w:ascii="宋体" w:hAnsi="宋体"/>
          <w:lang w:bidi="ar"/>
        </w:rPr>
        <w:t>两类</w:t>
      </w:r>
      <w:r>
        <w:rPr>
          <w:rFonts w:ascii="宋体" w:hAnsi="宋体"/>
          <w:lang w:bidi="ar"/>
        </w:rPr>
        <w:t>。</w:t>
      </w:r>
    </w:p>
    <w:p w14:paraId="0D2300B1">
      <w:pPr>
        <w:ind w:firstLine="420" w:firstLineChars="200"/>
        <w:rPr>
          <w:rFonts w:hint="eastAsia" w:ascii="宋体" w:hAnsi="宋体"/>
          <w:lang w:bidi="ar"/>
        </w:rPr>
      </w:pPr>
      <w:r>
        <w:rPr>
          <w:rFonts w:ascii="宋体" w:hAnsi="宋体"/>
        </w:rPr>
        <w:t>意图所有者</w:t>
      </w:r>
      <w:r>
        <w:rPr>
          <w:rFonts w:ascii="宋体" w:hAnsi="宋体"/>
          <w:lang w:bidi="ar"/>
        </w:rPr>
        <w:t>是</w:t>
      </w:r>
      <w:r>
        <w:rPr>
          <w:rFonts w:hint="eastAsia" w:ascii="宋体" w:hAnsi="宋体"/>
          <w:lang w:bidi="ar"/>
        </w:rPr>
        <w:t>意图</w:t>
      </w:r>
      <w:r>
        <w:rPr>
          <w:rFonts w:ascii="宋体" w:hAnsi="宋体"/>
          <w:lang w:bidi="ar"/>
        </w:rPr>
        <w:t>的</w:t>
      </w:r>
      <w:r>
        <w:rPr>
          <w:rFonts w:hint="eastAsia" w:ascii="宋体" w:hAnsi="宋体"/>
          <w:lang w:bidi="ar"/>
        </w:rPr>
        <w:t>创建者</w:t>
      </w:r>
      <w:r>
        <w:rPr>
          <w:rFonts w:ascii="宋体" w:hAnsi="宋体"/>
          <w:lang w:bidi="ar"/>
        </w:rPr>
        <w:t>，</w:t>
      </w:r>
      <w:r>
        <w:rPr>
          <w:rFonts w:hint="eastAsia" w:ascii="宋体" w:hAnsi="宋体"/>
          <w:lang w:eastAsia="zh" w:bidi="ar"/>
        </w:rPr>
        <w:t>应</w:t>
      </w:r>
      <w:r>
        <w:rPr>
          <w:rFonts w:ascii="宋体" w:hAnsi="宋体"/>
          <w:lang w:bidi="ar"/>
        </w:rPr>
        <w:t>负责管理</w:t>
      </w:r>
      <w:r>
        <w:rPr>
          <w:rFonts w:hint="eastAsia" w:ascii="宋体" w:hAnsi="宋体"/>
          <w:lang w:bidi="ar"/>
        </w:rPr>
        <w:t>意图对象</w:t>
      </w:r>
      <w:r>
        <w:rPr>
          <w:rFonts w:ascii="宋体" w:hAnsi="宋体"/>
          <w:lang w:bidi="ar"/>
        </w:rPr>
        <w:t>的生命周期</w:t>
      </w:r>
      <w:r>
        <w:rPr>
          <w:rFonts w:hint="eastAsia" w:ascii="宋体" w:hAnsi="宋体"/>
          <w:lang w:bidi="ar"/>
        </w:rPr>
        <w:t>，</w:t>
      </w:r>
      <w:r>
        <w:rPr>
          <w:rFonts w:ascii="宋体" w:hAnsi="宋体"/>
          <w:lang w:bidi="ar"/>
        </w:rPr>
        <w:t>包括</w:t>
      </w:r>
      <w:r>
        <w:rPr>
          <w:rFonts w:hint="eastAsia" w:ascii="宋体" w:hAnsi="宋体"/>
          <w:lang w:bidi="ar"/>
        </w:rPr>
        <w:t>意图对象</w:t>
      </w:r>
      <w:r>
        <w:rPr>
          <w:rFonts w:ascii="宋体" w:hAnsi="宋体"/>
          <w:lang w:bidi="ar"/>
        </w:rPr>
        <w:t>的创建、必要的修改以及最终的删除。只有</w:t>
      </w:r>
      <w:r>
        <w:rPr>
          <w:rFonts w:hint="eastAsia" w:ascii="宋体" w:hAnsi="宋体"/>
          <w:lang w:bidi="ar"/>
        </w:rPr>
        <w:t>创建意图的意图所有者</w:t>
      </w:r>
      <w:r>
        <w:rPr>
          <w:rFonts w:ascii="宋体" w:hAnsi="宋体"/>
          <w:lang w:bidi="ar"/>
        </w:rPr>
        <w:t>才</w:t>
      </w:r>
      <w:r>
        <w:rPr>
          <w:rFonts w:hint="eastAsia" w:ascii="宋体" w:hAnsi="宋体"/>
          <w:lang w:eastAsia="zh" w:bidi="ar"/>
        </w:rPr>
        <w:t>可</w:t>
      </w:r>
      <w:r>
        <w:rPr>
          <w:rFonts w:ascii="宋体" w:hAnsi="宋体"/>
          <w:lang w:bidi="ar"/>
        </w:rPr>
        <w:t>创建、修改或删除该意图。</w:t>
      </w:r>
    </w:p>
    <w:p w14:paraId="4A7F7FCF">
      <w:pPr>
        <w:ind w:firstLine="420" w:firstLineChars="200"/>
        <w:rPr>
          <w:rFonts w:hint="eastAsia" w:ascii="宋体" w:hAnsi="宋体"/>
          <w:lang w:bidi="ar"/>
        </w:rPr>
      </w:pPr>
      <w:r>
        <w:rPr>
          <w:rFonts w:ascii="宋体" w:hAnsi="宋体"/>
          <w:lang w:bidi="ar"/>
        </w:rPr>
        <w:t>意图处理者</w:t>
      </w:r>
      <w:r>
        <w:rPr>
          <w:rFonts w:hint="eastAsia" w:ascii="宋体" w:hAnsi="宋体"/>
        </w:rPr>
        <w:t>是意图的接收者，</w:t>
      </w:r>
      <w:r>
        <w:rPr>
          <w:rFonts w:hint="eastAsia" w:ascii="宋体" w:hAnsi="宋体"/>
          <w:lang w:eastAsia="zh"/>
        </w:rPr>
        <w:t>应</w:t>
      </w:r>
      <w:r>
        <w:rPr>
          <w:rFonts w:ascii="宋体" w:hAnsi="宋体"/>
          <w:szCs w:val="21"/>
        </w:rPr>
        <w:t>负责</w:t>
      </w:r>
      <w:r>
        <w:rPr>
          <w:rFonts w:hint="eastAsia" w:ascii="宋体" w:hAnsi="宋体"/>
          <w:szCs w:val="21"/>
        </w:rPr>
        <w:t>意图的实现与满足。意图处理者一旦接受来自意图所有者的特定意图，就</w:t>
      </w:r>
      <w:r>
        <w:rPr>
          <w:rFonts w:hint="eastAsia" w:ascii="宋体" w:hAnsi="宋体"/>
          <w:szCs w:val="21"/>
          <w:lang w:eastAsia="zh"/>
        </w:rPr>
        <w:t>应</w:t>
      </w:r>
      <w:r>
        <w:rPr>
          <w:rFonts w:hint="eastAsia" w:ascii="宋体" w:hAnsi="宋体"/>
          <w:szCs w:val="21"/>
        </w:rPr>
        <w:t>根据其所辖管理域中的可用资源和解决方案，进行必要操作，以便尽可能地满足该意图，并</w:t>
      </w:r>
      <w:r>
        <w:rPr>
          <w:rFonts w:hint="eastAsia" w:ascii="宋体" w:hAnsi="宋体"/>
          <w:szCs w:val="21"/>
          <w:lang w:eastAsia="zh"/>
        </w:rPr>
        <w:t>应</w:t>
      </w:r>
      <w:r>
        <w:rPr>
          <w:rFonts w:hint="eastAsia" w:ascii="宋体" w:hAnsi="宋体"/>
          <w:szCs w:val="21"/>
        </w:rPr>
        <w:t>向意图所有者报告该意图处理状态和是否成功的情况。对于无法满足的意图，意图处理者不</w:t>
      </w:r>
      <w:r>
        <w:rPr>
          <w:rFonts w:hint="eastAsia" w:ascii="宋体" w:hAnsi="宋体"/>
          <w:szCs w:val="21"/>
          <w:lang w:val="en-US" w:eastAsia="zh-CN"/>
        </w:rPr>
        <w:t>应</w:t>
      </w:r>
      <w:r>
        <w:rPr>
          <w:rFonts w:hint="eastAsia" w:ascii="宋体" w:hAnsi="宋体"/>
          <w:szCs w:val="21"/>
        </w:rPr>
        <w:t>直接修改意图，但可拒绝接受意图，或者通过与意图所有者进行协商后，双方接受修订后的意图。</w:t>
      </w:r>
    </w:p>
    <w:p w14:paraId="792C3B35">
      <w:pPr>
        <w:numPr>
          <w:ilvl w:val="255"/>
          <w:numId w:val="0"/>
        </w:numPr>
        <w:rPr>
          <w:rFonts w:hint="eastAsia" w:ascii="宋体" w:hAnsi="宋体"/>
          <w:lang w:bidi="ar"/>
        </w:rPr>
      </w:pPr>
      <w:r>
        <w:rPr>
          <w:rFonts w:ascii="宋体" w:hAnsi="宋体"/>
          <w:lang w:val="en" w:bidi="ar"/>
        </w:rPr>
        <w:tab/>
      </w:r>
      <w:r>
        <w:rPr>
          <w:rFonts w:hint="eastAsia" w:ascii="宋体" w:hAnsi="宋体"/>
          <w:szCs w:val="21"/>
          <w:lang w:bidi="ar"/>
        </w:rPr>
        <w:t>如图1所示，</w:t>
      </w:r>
      <w:r>
        <w:rPr>
          <w:rFonts w:ascii="宋体" w:hAnsi="宋体"/>
          <w:lang w:val="en" w:bidi="ar"/>
        </w:rPr>
        <w:t>在跨层意图驱动管理交互中，</w:t>
      </w:r>
      <w:r>
        <w:rPr>
          <w:rFonts w:hint="eastAsia" w:ascii="宋体" w:hAnsi="宋体"/>
          <w:lang w:bidi="ar"/>
        </w:rPr>
        <w:t>上层意图管理功能</w:t>
      </w:r>
      <w:r>
        <w:rPr>
          <w:rFonts w:hint="eastAsia" w:ascii="宋体" w:hAnsi="宋体"/>
          <w:lang w:eastAsia="zh" w:bidi="ar"/>
        </w:rPr>
        <w:t>应</w:t>
      </w:r>
      <w:r>
        <w:rPr>
          <w:rFonts w:hint="eastAsia" w:ascii="宋体" w:hAnsi="宋体"/>
          <w:lang w:bidi="ar"/>
        </w:rPr>
        <w:t>作为意图所有者，下层意图管理功能</w:t>
      </w:r>
      <w:r>
        <w:rPr>
          <w:rFonts w:hint="eastAsia" w:ascii="宋体" w:hAnsi="宋体"/>
          <w:lang w:eastAsia="zh" w:bidi="ar"/>
        </w:rPr>
        <w:t>应</w:t>
      </w:r>
      <w:r>
        <w:rPr>
          <w:rFonts w:hint="eastAsia" w:ascii="宋体" w:hAnsi="宋体"/>
          <w:lang w:bidi="ar"/>
        </w:rPr>
        <w:t>作为意图处理者。</w:t>
      </w:r>
      <w:r>
        <w:rPr>
          <w:rFonts w:ascii="宋体" w:hAnsi="宋体"/>
          <w:szCs w:val="21"/>
          <w:lang w:bidi="ar"/>
        </w:rPr>
        <w:t>同一个意图管理功能可在不同的意图中，担任不同的意图管理角色。</w:t>
      </w:r>
      <w:r>
        <w:rPr>
          <w:rFonts w:ascii="宋体" w:hAnsi="宋体"/>
          <w:szCs w:val="21"/>
          <w:lang w:val="en" w:bidi="ar"/>
        </w:rPr>
        <w:t>例如，</w:t>
      </w:r>
      <w:r>
        <w:rPr>
          <w:rFonts w:ascii="宋体" w:hAnsi="宋体"/>
          <w:szCs w:val="21"/>
          <w:lang w:bidi="ar"/>
        </w:rPr>
        <w:t>服务运营层意图管理功能既</w:t>
      </w:r>
      <w:r>
        <w:rPr>
          <w:rFonts w:hint="eastAsia" w:ascii="宋体" w:hAnsi="宋体"/>
          <w:szCs w:val="21"/>
          <w:lang w:eastAsia="zh" w:bidi="ar"/>
        </w:rPr>
        <w:t>可</w:t>
      </w:r>
      <w:r>
        <w:rPr>
          <w:rFonts w:ascii="宋体" w:hAnsi="宋体"/>
          <w:szCs w:val="21"/>
          <w:lang w:val="en" w:bidi="ar"/>
        </w:rPr>
        <w:t>是</w:t>
      </w:r>
      <w:r>
        <w:rPr>
          <w:rFonts w:ascii="宋体" w:hAnsi="宋体"/>
          <w:szCs w:val="21"/>
          <w:lang w:bidi="ar"/>
        </w:rPr>
        <w:t>业务意图对应的意图处理者，也</w:t>
      </w:r>
      <w:r>
        <w:rPr>
          <w:rFonts w:hint="eastAsia" w:ascii="宋体" w:hAnsi="宋体"/>
          <w:szCs w:val="21"/>
          <w:lang w:eastAsia="zh" w:bidi="ar"/>
        </w:rPr>
        <w:t>可</w:t>
      </w:r>
      <w:r>
        <w:rPr>
          <w:rFonts w:ascii="宋体" w:hAnsi="宋体"/>
          <w:szCs w:val="21"/>
          <w:lang w:val="en" w:bidi="ar"/>
        </w:rPr>
        <w:t>是</w:t>
      </w:r>
      <w:r>
        <w:rPr>
          <w:rFonts w:ascii="宋体" w:hAnsi="宋体"/>
          <w:szCs w:val="21"/>
          <w:lang w:bidi="ar"/>
        </w:rPr>
        <w:t>服务意图对应的意图所有者。</w:t>
      </w:r>
    </w:p>
    <w:p w14:paraId="7567AD91">
      <w:pPr>
        <w:pStyle w:val="2"/>
        <w:spacing w:before="240" w:beforeLines="100" w:after="240" w:afterLines="100" w:line="240" w:lineRule="auto"/>
        <w:rPr>
          <w:rFonts w:hint="eastAsia" w:ascii="黑体" w:hAnsi="黑体" w:cs="黑体"/>
          <w:b w:val="0"/>
          <w:bCs w:val="0"/>
          <w:szCs w:val="21"/>
        </w:rPr>
      </w:pPr>
      <w:bookmarkStart w:id="533" w:name="_Toc1030252207"/>
      <w:bookmarkStart w:id="534" w:name="_Toc31814"/>
      <w:bookmarkStart w:id="535" w:name="_Toc17741"/>
      <w:bookmarkStart w:id="536" w:name="_Toc183380578"/>
      <w:bookmarkStart w:id="537" w:name="_Toc27735"/>
      <w:bookmarkStart w:id="538" w:name="_Toc19522"/>
      <w:bookmarkStart w:id="539" w:name="_Toc31503"/>
      <w:bookmarkStart w:id="540" w:name="_Toc30619"/>
      <w:bookmarkStart w:id="541" w:name="_Toc4522"/>
      <w:bookmarkStart w:id="542" w:name="_Toc183380499"/>
      <w:bookmarkStart w:id="543" w:name="_Toc1123"/>
      <w:bookmarkStart w:id="544" w:name="_Toc24487"/>
      <w:bookmarkStart w:id="545" w:name="_Toc388815211"/>
      <w:bookmarkStart w:id="546" w:name="_Toc520653586"/>
      <w:bookmarkStart w:id="547" w:name="_Toc17764"/>
      <w:bookmarkStart w:id="548" w:name="_Toc30441"/>
      <w:bookmarkStart w:id="549" w:name="_Toc12629"/>
      <w:bookmarkStart w:id="550" w:name="_Toc18771"/>
      <w:bookmarkStart w:id="551" w:name="_Toc32534"/>
      <w:bookmarkStart w:id="552" w:name="_Toc23004"/>
      <w:bookmarkStart w:id="553" w:name="_Toc22855"/>
      <w:bookmarkStart w:id="554" w:name="_Toc3521"/>
      <w:bookmarkStart w:id="555" w:name="_Toc2501"/>
      <w:bookmarkStart w:id="556" w:name="_Toc22893"/>
      <w:bookmarkStart w:id="557" w:name="_Toc5453"/>
      <w:bookmarkStart w:id="558" w:name="_Toc27255"/>
      <w:bookmarkStart w:id="559" w:name="_Toc24290"/>
      <w:bookmarkStart w:id="560" w:name="_Toc32761"/>
      <w:bookmarkStart w:id="561" w:name="_Toc7771"/>
      <w:bookmarkStart w:id="562" w:name="_Toc4688"/>
      <w:bookmarkStart w:id="563" w:name="_Toc28372"/>
      <w:bookmarkStart w:id="564" w:name="_Toc515"/>
      <w:bookmarkStart w:id="565" w:name="_Toc8682"/>
      <w:bookmarkStart w:id="566" w:name="_Toc19627"/>
      <w:bookmarkStart w:id="567" w:name="_Toc642655781"/>
      <w:bookmarkStart w:id="568" w:name="_Toc32"/>
      <w:bookmarkStart w:id="569" w:name="_Toc28325"/>
      <w:r>
        <w:rPr>
          <w:rFonts w:hint="eastAsia" w:ascii="黑体" w:hAnsi="黑体" w:cs="黑体"/>
          <w:b w:val="0"/>
          <w:bCs w:val="0"/>
          <w:szCs w:val="21"/>
        </w:rPr>
        <w:t>管理流程</w:t>
      </w:r>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p w14:paraId="2B31CA84">
      <w:pPr>
        <w:ind w:firstLine="420" w:firstLineChars="200"/>
        <w:rPr>
          <w:rFonts w:hint="eastAsia" w:ascii="宋体" w:hAnsi="宋体" w:eastAsia="宋体"/>
          <w:lang w:eastAsia="zh-CN" w:bidi="ar"/>
        </w:rPr>
      </w:pPr>
      <w:r>
        <w:rPr>
          <w:rFonts w:ascii="宋体" w:hAnsi="宋体"/>
          <w:lang w:bidi="ar"/>
        </w:rPr>
        <w:t>如图2所示，意图处理流程</w:t>
      </w:r>
      <w:r>
        <w:rPr>
          <w:rFonts w:hint="eastAsia" w:ascii="宋体" w:hAnsi="宋体"/>
          <w:lang w:eastAsia="zh" w:bidi="ar"/>
        </w:rPr>
        <w:t>应</w:t>
      </w:r>
      <w:r>
        <w:rPr>
          <w:rFonts w:ascii="宋体" w:hAnsi="宋体"/>
          <w:lang w:bidi="ar"/>
        </w:rPr>
        <w:t>包括</w:t>
      </w:r>
      <w:r>
        <w:rPr>
          <w:rFonts w:hint="eastAsia" w:ascii="宋体" w:hAnsi="宋体"/>
          <w:lang w:bidi="ar"/>
        </w:rPr>
        <w:t>以下</w:t>
      </w:r>
      <w:r>
        <w:rPr>
          <w:rFonts w:ascii="宋体" w:hAnsi="宋体"/>
          <w:lang w:bidi="ar"/>
        </w:rPr>
        <w:t>阶段</w:t>
      </w:r>
      <w:del w:id="139" w:author="吴泽宇" w:date="2025-09-17T09:27:34Z">
        <w:r>
          <w:rPr>
            <w:rFonts w:hint="eastAsia" w:ascii="宋体" w:hAnsi="宋体"/>
            <w:lang w:bidi="ar"/>
          </w:rPr>
          <w:delText>：</w:delText>
        </w:r>
      </w:del>
      <w:ins w:id="140" w:author="吴泽宇" w:date="2025-09-17T09:27:34Z">
        <w:r>
          <w:rPr>
            <w:rFonts w:hint="eastAsia" w:ascii="宋体" w:hAnsi="宋体"/>
            <w:lang w:eastAsia="zh-CN" w:bidi="ar"/>
          </w:rPr>
          <w:t>。</w:t>
        </w:r>
      </w:ins>
    </w:p>
    <w:p w14:paraId="5766E6C5">
      <w:pPr>
        <w:ind w:firstLine="420" w:firstLineChars="200"/>
        <w:rPr>
          <w:rFonts w:hint="eastAsia" w:ascii="宋体" w:hAnsi="宋体"/>
          <w:lang w:bidi="ar"/>
        </w:rPr>
      </w:pPr>
    </w:p>
    <w:p w14:paraId="31A03FDA">
      <w:r>
        <w:drawing>
          <wp:inline distT="0" distB="0" distL="114300" distR="114300">
            <wp:extent cx="5192395" cy="2129790"/>
            <wp:effectExtent l="0" t="0" r="8255" b="381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1"/>
                    <a:stretch>
                      <a:fillRect/>
                    </a:stretch>
                  </pic:blipFill>
                  <pic:spPr>
                    <a:xfrm>
                      <a:off x="0" y="0"/>
                      <a:ext cx="5192395" cy="2129790"/>
                    </a:xfrm>
                    <a:prstGeom prst="rect">
                      <a:avLst/>
                    </a:prstGeom>
                    <a:noFill/>
                    <a:ln>
                      <a:noFill/>
                    </a:ln>
                  </pic:spPr>
                </pic:pic>
              </a:graphicData>
            </a:graphic>
          </wp:inline>
        </w:drawing>
      </w:r>
    </w:p>
    <w:p w14:paraId="55563996">
      <w:pPr>
        <w:spacing w:before="120" w:beforeLines="50" w:after="120" w:afterLines="50"/>
        <w:jc w:val="center"/>
        <w:rPr>
          <w:lang w:bidi="ar"/>
        </w:rPr>
      </w:pPr>
      <w:r>
        <w:rPr>
          <w:rFonts w:hint="eastAsia" w:ascii="黑体" w:hAnsi="黑体" w:eastAsia="黑体" w:cs="黑体"/>
          <w:szCs w:val="21"/>
        </w:rPr>
        <w:t>图 2 意图管理处理流程图</w:t>
      </w:r>
    </w:p>
    <w:p w14:paraId="78DC686C">
      <w:pPr>
        <w:numPr>
          <w:ilvl w:val="255"/>
          <w:numId w:val="0"/>
        </w:numPr>
        <w:ind w:left="210" w:leftChars="100" w:firstLine="210" w:firstLineChars="100"/>
        <w:rPr>
          <w:rFonts w:hint="eastAsia" w:ascii="宋体" w:hAnsi="宋体"/>
          <w:lang w:bidi="ar"/>
        </w:rPr>
      </w:pPr>
      <w:r>
        <w:rPr>
          <w:rFonts w:hint="eastAsia" w:ascii="宋体" w:hAnsi="宋体"/>
          <w:lang w:eastAsia="zh" w:bidi="ar"/>
        </w:rPr>
        <w:t>a）</w:t>
      </w:r>
      <w:r>
        <w:rPr>
          <w:rFonts w:hint="eastAsia" w:ascii="宋体" w:hAnsi="宋体"/>
          <w:lang w:bidi="ar"/>
        </w:rPr>
        <w:t>开始阶段</w:t>
      </w:r>
    </w:p>
    <w:p w14:paraId="2FE12FBF">
      <w:pPr>
        <w:ind w:left="420" w:leftChars="200" w:firstLine="420" w:firstLineChars="200"/>
        <w:rPr>
          <w:rFonts w:hint="eastAsia" w:ascii="宋体" w:hAnsi="宋体"/>
          <w:lang w:bidi="ar"/>
        </w:rPr>
      </w:pPr>
      <w:r>
        <w:rPr>
          <w:rFonts w:ascii="宋体" w:hAnsi="宋体"/>
          <w:lang w:bidi="ar"/>
        </w:rPr>
        <w:t>意图所有者</w:t>
      </w:r>
      <w:r>
        <w:rPr>
          <w:rFonts w:hint="eastAsia" w:ascii="宋体" w:hAnsi="宋体"/>
          <w:lang w:eastAsia="zh" w:bidi="ar"/>
        </w:rPr>
        <w:t>可</w:t>
      </w:r>
      <w:r>
        <w:rPr>
          <w:rFonts w:hint="eastAsia" w:ascii="宋体" w:hAnsi="宋体"/>
          <w:lang w:bidi="ar"/>
        </w:rPr>
        <w:t>通过检测</w:t>
      </w:r>
      <w:r>
        <w:rPr>
          <w:rFonts w:ascii="宋体" w:hAnsi="宋体"/>
          <w:lang w:bidi="ar"/>
        </w:rPr>
        <w:t>需求</w:t>
      </w:r>
      <w:r>
        <w:rPr>
          <w:rFonts w:hint="eastAsia" w:ascii="宋体" w:hAnsi="宋体"/>
          <w:lang w:bidi="ar"/>
        </w:rPr>
        <w:t>满足情况</w:t>
      </w:r>
      <w:r>
        <w:rPr>
          <w:rFonts w:ascii="宋体" w:hAnsi="宋体"/>
          <w:lang w:bidi="ar"/>
        </w:rPr>
        <w:t>确定</w:t>
      </w:r>
      <w:r>
        <w:rPr>
          <w:rFonts w:hint="eastAsia" w:ascii="宋体" w:hAnsi="宋体"/>
          <w:lang w:bidi="ar"/>
        </w:rPr>
        <w:t>是否需要</w:t>
      </w:r>
      <w:r>
        <w:rPr>
          <w:rFonts w:ascii="宋体" w:hAnsi="宋体"/>
          <w:lang w:bidi="ar"/>
        </w:rPr>
        <w:t>定义新的</w:t>
      </w:r>
      <w:r>
        <w:rPr>
          <w:rFonts w:hint="eastAsia" w:ascii="宋体" w:hAnsi="宋体"/>
          <w:lang w:bidi="ar"/>
        </w:rPr>
        <w:t>意图</w:t>
      </w:r>
      <w:r>
        <w:rPr>
          <w:rFonts w:ascii="宋体" w:hAnsi="宋体"/>
          <w:lang w:bidi="ar"/>
        </w:rPr>
        <w:t>或更改现有意图，孵化出新的意图对象。若</w:t>
      </w:r>
      <w:r>
        <w:rPr>
          <w:rFonts w:hint="eastAsia" w:ascii="宋体" w:hAnsi="宋体"/>
          <w:lang w:bidi="ar"/>
        </w:rPr>
        <w:t>无需</w:t>
      </w:r>
      <w:r>
        <w:rPr>
          <w:rFonts w:ascii="宋体" w:hAnsi="宋体"/>
          <w:lang w:bidi="ar"/>
        </w:rPr>
        <w:t>创建新的意图对象，则处理流程结束。</w:t>
      </w:r>
    </w:p>
    <w:p w14:paraId="68FEBA2E">
      <w:pPr>
        <w:numPr>
          <w:ilvl w:val="255"/>
          <w:numId w:val="0"/>
        </w:numPr>
        <w:ind w:left="210" w:leftChars="100" w:firstLine="210" w:firstLineChars="100"/>
        <w:rPr>
          <w:rFonts w:hint="eastAsia" w:ascii="宋体" w:hAnsi="宋体"/>
          <w:lang w:bidi="ar"/>
        </w:rPr>
      </w:pPr>
      <w:r>
        <w:rPr>
          <w:rFonts w:hint="eastAsia" w:ascii="宋体" w:hAnsi="宋体"/>
          <w:lang w:eastAsia="zh" w:bidi="ar"/>
        </w:rPr>
        <w:t>b）</w:t>
      </w:r>
      <w:r>
        <w:rPr>
          <w:rFonts w:hint="eastAsia" w:ascii="宋体" w:hAnsi="宋体"/>
          <w:lang w:bidi="ar"/>
        </w:rPr>
        <w:t>评估阶段</w:t>
      </w:r>
    </w:p>
    <w:p w14:paraId="47711F37">
      <w:pPr>
        <w:ind w:left="420" w:leftChars="200" w:firstLine="420" w:firstLineChars="200"/>
        <w:rPr>
          <w:rFonts w:hint="eastAsia" w:ascii="宋体" w:hAnsi="宋体"/>
          <w:lang w:bidi="ar"/>
        </w:rPr>
      </w:pPr>
      <w:r>
        <w:rPr>
          <w:rFonts w:ascii="宋体" w:hAnsi="宋体"/>
          <w:lang w:bidi="ar"/>
        </w:rPr>
        <w:t>意图所有者和潜在的意图处理者</w:t>
      </w:r>
      <w:r>
        <w:rPr>
          <w:rFonts w:hint="eastAsia" w:ascii="宋体" w:hAnsi="宋体"/>
          <w:lang w:eastAsia="zh" w:bidi="ar"/>
        </w:rPr>
        <w:t>可</w:t>
      </w:r>
      <w:r>
        <w:rPr>
          <w:rFonts w:hint="eastAsia" w:ascii="宋体" w:hAnsi="宋体"/>
          <w:lang w:bidi="ar"/>
        </w:rPr>
        <w:t>通过调查协商</w:t>
      </w:r>
      <w:r>
        <w:rPr>
          <w:rFonts w:ascii="宋体" w:hAnsi="宋体"/>
          <w:lang w:bidi="ar"/>
        </w:rPr>
        <w:t>确定意图对象的可行实现方案，包括意图处理者的选择以及意图对象的参数协商，同时对相应方案产生的影响进行验证和评估。如果评估不可行，</w:t>
      </w:r>
      <w:r>
        <w:rPr>
          <w:rFonts w:hint="eastAsia" w:ascii="宋体" w:hAnsi="宋体"/>
          <w:lang w:bidi="ar"/>
        </w:rPr>
        <w:t>意图对象不</w:t>
      </w:r>
      <w:r>
        <w:rPr>
          <w:rFonts w:hint="eastAsia" w:ascii="宋体" w:hAnsi="宋体"/>
          <w:lang w:eastAsia="zh" w:bidi="ar"/>
        </w:rPr>
        <w:t>应</w:t>
      </w:r>
      <w:r>
        <w:rPr>
          <w:rFonts w:hint="eastAsia" w:ascii="宋体" w:hAnsi="宋体"/>
          <w:lang w:bidi="ar"/>
        </w:rPr>
        <w:t>被下发而生成意图实例，</w:t>
      </w:r>
      <w:r>
        <w:rPr>
          <w:rFonts w:ascii="宋体" w:hAnsi="宋体"/>
          <w:lang w:bidi="ar"/>
        </w:rPr>
        <w:t>处理流程结束。如评估可行，则意图所有者</w:t>
      </w:r>
      <w:r>
        <w:rPr>
          <w:rFonts w:hint="eastAsia" w:ascii="宋体" w:hAnsi="宋体"/>
          <w:lang w:eastAsia="zh" w:bidi="ar"/>
        </w:rPr>
        <w:t>应</w:t>
      </w:r>
      <w:r>
        <w:rPr>
          <w:rFonts w:ascii="宋体" w:hAnsi="宋体"/>
          <w:lang w:bidi="ar"/>
        </w:rPr>
        <w:t>确定实现意图对象所需的意图处理者及对应的参数信息。</w:t>
      </w:r>
    </w:p>
    <w:p w14:paraId="46625C37">
      <w:pPr>
        <w:numPr>
          <w:ilvl w:val="255"/>
          <w:numId w:val="0"/>
        </w:numPr>
        <w:ind w:left="210" w:leftChars="100" w:firstLine="210" w:firstLineChars="100"/>
        <w:rPr>
          <w:rFonts w:hint="eastAsia" w:ascii="宋体" w:hAnsi="宋体"/>
          <w:lang w:bidi="ar"/>
        </w:rPr>
      </w:pPr>
      <w:r>
        <w:rPr>
          <w:rFonts w:hint="eastAsia" w:ascii="宋体" w:hAnsi="宋体"/>
          <w:lang w:eastAsia="zh" w:bidi="ar"/>
        </w:rPr>
        <w:t>c）</w:t>
      </w:r>
      <w:r>
        <w:rPr>
          <w:rFonts w:hint="eastAsia" w:ascii="宋体" w:hAnsi="宋体"/>
          <w:lang w:bidi="ar"/>
        </w:rPr>
        <w:t>下发阶段</w:t>
      </w:r>
    </w:p>
    <w:p w14:paraId="4809BE94">
      <w:pPr>
        <w:ind w:left="420" w:leftChars="200" w:firstLine="420" w:firstLineChars="200"/>
        <w:rPr>
          <w:rFonts w:hint="eastAsia" w:ascii="宋体" w:hAnsi="宋体"/>
          <w:lang w:bidi="ar"/>
        </w:rPr>
      </w:pPr>
      <w:r>
        <w:rPr>
          <w:rFonts w:ascii="宋体" w:hAnsi="宋体"/>
          <w:lang w:bidi="ar"/>
        </w:rPr>
        <w:t>意图所有者</w:t>
      </w:r>
      <w:r>
        <w:rPr>
          <w:rFonts w:hint="eastAsia" w:ascii="宋体" w:hAnsi="宋体"/>
          <w:lang w:eastAsia="zh" w:bidi="ar"/>
        </w:rPr>
        <w:t>可</w:t>
      </w:r>
      <w:r>
        <w:rPr>
          <w:rFonts w:ascii="宋体" w:hAnsi="宋体"/>
          <w:lang w:bidi="ar"/>
        </w:rPr>
        <w:t>将评估后的意图对象下发</w:t>
      </w:r>
      <w:r>
        <w:rPr>
          <w:rFonts w:hint="eastAsia" w:ascii="宋体" w:hAnsi="宋体"/>
          <w:lang w:bidi="ar"/>
        </w:rPr>
        <w:t>给意图处理者</w:t>
      </w:r>
      <w:r>
        <w:rPr>
          <w:rFonts w:ascii="宋体" w:hAnsi="宋体"/>
          <w:lang w:bidi="ar"/>
        </w:rPr>
        <w:t>请求新建意图实例。如果意图处理者接受该意图对象，则新建意图实例成功，意图生命周期进入实施</w:t>
      </w:r>
      <w:r>
        <w:rPr>
          <w:rFonts w:hint="eastAsia" w:ascii="宋体" w:hAnsi="宋体"/>
          <w:lang w:bidi="ar"/>
        </w:rPr>
        <w:t>阶段</w:t>
      </w:r>
      <w:r>
        <w:rPr>
          <w:rFonts w:ascii="宋体" w:hAnsi="宋体"/>
          <w:lang w:bidi="ar"/>
        </w:rPr>
        <w:t>；如果意图处理者不接受该意图对象，则新建实例失败，处理流程结束。</w:t>
      </w:r>
    </w:p>
    <w:p w14:paraId="2E94F781">
      <w:pPr>
        <w:numPr>
          <w:ilvl w:val="255"/>
          <w:numId w:val="0"/>
        </w:numPr>
        <w:ind w:left="210" w:leftChars="100" w:firstLine="210" w:firstLineChars="100"/>
        <w:rPr>
          <w:ins w:id="141" w:author="CMCC-0926" w:date="2025-09-28T15:58:32Z"/>
        </w:rPr>
      </w:pPr>
      <w:r>
        <w:rPr>
          <w:rFonts w:hint="eastAsia" w:ascii="宋体" w:hAnsi="宋体"/>
          <w:lang w:eastAsia="zh" w:bidi="ar"/>
        </w:rPr>
        <w:t>d）</w:t>
      </w:r>
      <w:r>
        <w:rPr>
          <w:rFonts w:ascii="宋体" w:hAnsi="宋体"/>
          <w:lang w:bidi="ar"/>
        </w:rPr>
        <w:t>实施</w:t>
      </w:r>
      <w:r>
        <w:rPr>
          <w:rFonts w:hint="eastAsia" w:ascii="宋体" w:hAnsi="宋体"/>
          <w:lang w:bidi="ar"/>
        </w:rPr>
        <w:t>阶段</w:t>
      </w:r>
      <w:r>
        <w:commentReference w:id="6"/>
      </w:r>
    </w:p>
    <w:p w14:paraId="00600DBA">
      <w:pPr>
        <w:numPr>
          <w:ilvl w:val="255"/>
          <w:numId w:val="0"/>
        </w:numPr>
        <w:ind w:left="630" w:leftChars="300" w:firstLine="210" w:firstLineChars="100"/>
        <w:rPr>
          <w:rFonts w:hint="eastAsia"/>
        </w:rPr>
        <w:pPrChange w:id="142" w:author="CMCC-0926" w:date="2025-09-28T15:58:36Z">
          <w:pPr>
            <w:numPr>
              <w:ilvl w:val="255"/>
              <w:numId w:val="0"/>
            </w:numPr>
            <w:ind w:left="210" w:leftChars="100" w:firstLine="210" w:firstLineChars="100"/>
          </w:pPr>
        </w:pPrChange>
      </w:pPr>
      <w:ins w:id="143" w:author="CMCC-0926" w:date="2025-09-28T15:58:46Z">
        <w:r>
          <w:rPr/>
          <w:t>包括如下内容：</w:t>
        </w:r>
      </w:ins>
    </w:p>
    <w:p w14:paraId="0F6C721C">
      <w:pPr>
        <w:numPr>
          <w:ilvl w:val="255"/>
          <w:numId w:val="0"/>
        </w:numPr>
        <w:ind w:left="1260" w:leftChars="400" w:hanging="420" w:hangingChars="200"/>
        <w:rPr>
          <w:rFonts w:hint="eastAsia" w:ascii="宋体" w:hAnsi="宋体" w:eastAsia="宋体"/>
          <w:lang w:eastAsia="zh-CN" w:bidi="ar"/>
        </w:rPr>
      </w:pPr>
      <w:r>
        <w:rPr>
          <w:rFonts w:hint="eastAsia" w:ascii="宋体" w:hAnsi="宋体"/>
          <w:lang w:eastAsia="zh" w:bidi="ar"/>
        </w:rPr>
        <w:t xml:space="preserve">1） </w:t>
      </w:r>
      <w:r>
        <w:rPr>
          <w:rFonts w:ascii="宋体" w:hAnsi="宋体"/>
          <w:lang w:bidi="ar"/>
        </w:rPr>
        <w:t>意图处理者</w:t>
      </w:r>
      <w:r>
        <w:rPr>
          <w:rFonts w:hint="eastAsia" w:ascii="宋体" w:hAnsi="宋体"/>
          <w:lang w:eastAsia="zh" w:bidi="ar"/>
        </w:rPr>
        <w:t>应</w:t>
      </w:r>
      <w:r>
        <w:rPr>
          <w:rFonts w:ascii="宋体" w:hAnsi="宋体"/>
          <w:lang w:bidi="ar"/>
        </w:rPr>
        <w:t>根据接受的意图操作其责任域</w:t>
      </w:r>
      <w:r>
        <w:rPr>
          <w:rFonts w:hint="eastAsia" w:ascii="宋体" w:hAnsi="宋体"/>
          <w:lang w:bidi="ar"/>
        </w:rPr>
        <w:t>，实现意图的期望目标，并</w:t>
      </w:r>
      <w:r>
        <w:rPr>
          <w:rFonts w:ascii="宋体" w:hAnsi="宋体"/>
          <w:lang w:bidi="ar"/>
        </w:rPr>
        <w:t>在意图实例被删除之前持续保障意图对应的期望得到满足</w:t>
      </w:r>
      <w:r>
        <w:rPr>
          <w:rFonts w:hint="eastAsia" w:ascii="宋体" w:hAnsi="宋体"/>
          <w:lang w:bidi="ar"/>
        </w:rPr>
        <w:t>，同时</w:t>
      </w:r>
      <w:r>
        <w:rPr>
          <w:rFonts w:hint="eastAsia" w:ascii="宋体" w:hAnsi="宋体"/>
          <w:lang w:eastAsia="zh" w:bidi="ar"/>
        </w:rPr>
        <w:t>应</w:t>
      </w:r>
      <w:r>
        <w:rPr>
          <w:rFonts w:ascii="宋体" w:hAnsi="宋体"/>
          <w:lang w:bidi="ar"/>
        </w:rPr>
        <w:t>按需向意图所有者报告意图处理</w:t>
      </w:r>
      <w:r>
        <w:rPr>
          <w:rFonts w:hint="eastAsia" w:ascii="宋体" w:hAnsi="宋体"/>
          <w:lang w:bidi="ar"/>
        </w:rPr>
        <w:t>完成情况、执行</w:t>
      </w:r>
      <w:r>
        <w:rPr>
          <w:rFonts w:ascii="宋体" w:hAnsi="宋体"/>
          <w:lang w:bidi="ar"/>
        </w:rPr>
        <w:t>状态和</w:t>
      </w:r>
      <w:r>
        <w:rPr>
          <w:rFonts w:hint="eastAsia" w:ascii="宋体" w:hAnsi="宋体"/>
          <w:lang w:bidi="ar"/>
        </w:rPr>
        <w:t>未满足原因等</w:t>
      </w:r>
      <w:del w:id="144" w:author="吴泽宇" w:date="2025-09-17T09:27:39Z">
        <w:r>
          <w:rPr>
            <w:rFonts w:hint="eastAsia" w:ascii="宋体" w:hAnsi="宋体"/>
            <w:lang w:bidi="ar"/>
          </w:rPr>
          <w:delText>。</w:delText>
        </w:r>
      </w:del>
      <w:ins w:id="145" w:author="吴泽宇" w:date="2025-09-17T09:27:39Z">
        <w:r>
          <w:rPr>
            <w:rFonts w:hint="eastAsia" w:ascii="宋体" w:hAnsi="宋体"/>
            <w:lang w:eastAsia="zh-CN" w:bidi="ar"/>
          </w:rPr>
          <w:t>；</w:t>
        </w:r>
      </w:ins>
    </w:p>
    <w:p w14:paraId="668BB0A6">
      <w:pPr>
        <w:numPr>
          <w:ilvl w:val="0"/>
          <w:numId w:val="25"/>
        </w:numPr>
        <w:ind w:left="1260" w:leftChars="400" w:hanging="420" w:hangingChars="200"/>
        <w:rPr>
          <w:rFonts w:hint="eastAsia" w:ascii="宋体" w:hAnsi="宋体"/>
          <w:lang w:bidi="ar"/>
        </w:rPr>
      </w:pPr>
      <w:r>
        <w:rPr>
          <w:rFonts w:ascii="宋体" w:hAnsi="宋体"/>
          <w:lang w:bidi="ar"/>
        </w:rPr>
        <w:t>当意图处理者接收到意图实例更新请求，</w:t>
      </w:r>
      <w:r>
        <w:rPr>
          <w:rFonts w:hint="eastAsia" w:ascii="宋体" w:hAnsi="宋体"/>
          <w:lang w:eastAsia="zh" w:bidi="ar"/>
        </w:rPr>
        <w:t>宜</w:t>
      </w:r>
      <w:r>
        <w:rPr>
          <w:rFonts w:ascii="宋体" w:hAnsi="宋体"/>
          <w:lang w:bidi="ar"/>
        </w:rPr>
        <w:t>通过调查协商确定更新操作的可行方案，并对相应方案产生的影响进行验证和评估</w:t>
      </w:r>
      <w:r>
        <w:rPr>
          <w:rFonts w:hint="eastAsia" w:ascii="宋体" w:hAnsi="宋体"/>
          <w:lang w:eastAsia="zh" w:bidi="ar"/>
        </w:rPr>
        <w:t>。</w:t>
      </w:r>
      <w:r>
        <w:rPr>
          <w:rFonts w:ascii="宋体" w:hAnsi="宋体"/>
          <w:lang w:bidi="ar"/>
        </w:rPr>
        <w:t>如果更新不可行，则</w:t>
      </w:r>
      <w:r>
        <w:rPr>
          <w:rFonts w:hint="eastAsia" w:ascii="宋体" w:hAnsi="宋体"/>
          <w:lang w:eastAsia="zh" w:bidi="ar"/>
        </w:rPr>
        <w:t>应结束</w:t>
      </w:r>
      <w:r>
        <w:rPr>
          <w:rFonts w:ascii="宋体" w:hAnsi="宋体"/>
          <w:lang w:bidi="ar"/>
        </w:rPr>
        <w:t>处理流程；如果更新可行，则</w:t>
      </w:r>
      <w:r>
        <w:rPr>
          <w:rFonts w:hint="eastAsia" w:ascii="宋体" w:hAnsi="宋体"/>
          <w:lang w:eastAsia="zh" w:bidi="ar"/>
        </w:rPr>
        <w:t>应</w:t>
      </w:r>
      <w:r>
        <w:rPr>
          <w:rFonts w:ascii="宋体" w:hAnsi="宋体"/>
          <w:lang w:bidi="ar"/>
        </w:rPr>
        <w:t>进行相应意图实例的更新</w:t>
      </w:r>
      <w:del w:id="146" w:author="吴泽宇" w:date="2025-09-17T09:27:40Z">
        <w:r>
          <w:rPr>
            <w:rFonts w:ascii="宋体" w:hAnsi="宋体"/>
            <w:lang w:bidi="ar"/>
          </w:rPr>
          <w:delText>。</w:delText>
        </w:r>
      </w:del>
      <w:ins w:id="147" w:author="吴泽宇" w:date="2025-09-17T09:27:40Z">
        <w:r>
          <w:rPr>
            <w:rFonts w:hint="eastAsia" w:ascii="宋体" w:hAnsi="宋体"/>
            <w:lang w:eastAsia="zh-CN" w:bidi="ar"/>
          </w:rPr>
          <w:t>；</w:t>
        </w:r>
      </w:ins>
    </w:p>
    <w:p w14:paraId="486F98E8">
      <w:pPr>
        <w:numPr>
          <w:ilvl w:val="255"/>
          <w:numId w:val="0"/>
        </w:numPr>
        <w:ind w:left="1260" w:leftChars="400" w:hanging="420" w:hangingChars="200"/>
        <w:rPr>
          <w:rFonts w:hint="eastAsia" w:ascii="宋体" w:hAnsi="宋体"/>
          <w:lang w:bidi="ar"/>
        </w:rPr>
      </w:pPr>
      <w:r>
        <w:rPr>
          <w:rFonts w:hint="eastAsia" w:ascii="宋体" w:hAnsi="宋体"/>
          <w:lang w:eastAsia="zh" w:bidi="ar"/>
        </w:rPr>
        <w:t xml:space="preserve">3） </w:t>
      </w:r>
      <w:r>
        <w:rPr>
          <w:rFonts w:ascii="宋体" w:hAnsi="宋体"/>
          <w:lang w:bidi="ar"/>
        </w:rPr>
        <w:t>当意图处理者接收到意图实例删除请求，</w:t>
      </w:r>
      <w:r>
        <w:rPr>
          <w:rFonts w:hint="eastAsia" w:ascii="宋体" w:hAnsi="宋体"/>
          <w:lang w:eastAsia="zh" w:bidi="ar"/>
        </w:rPr>
        <w:t>应</w:t>
      </w:r>
      <w:r>
        <w:rPr>
          <w:rFonts w:hint="eastAsia" w:ascii="宋体" w:hAnsi="宋体"/>
          <w:lang w:bidi="ar"/>
        </w:rPr>
        <w:t>删除对应的意图实例，</w:t>
      </w:r>
      <w:r>
        <w:rPr>
          <w:rFonts w:hint="eastAsia" w:ascii="宋体" w:hAnsi="宋体"/>
          <w:lang w:eastAsia="zh" w:bidi="ar"/>
        </w:rPr>
        <w:t>并结束</w:t>
      </w:r>
      <w:r>
        <w:rPr>
          <w:rFonts w:ascii="宋体" w:hAnsi="宋体"/>
          <w:lang w:bidi="ar"/>
        </w:rPr>
        <w:t>处理流程。</w:t>
      </w:r>
    </w:p>
    <w:p w14:paraId="20F741FF">
      <w:pPr>
        <w:pStyle w:val="2"/>
        <w:spacing w:before="240" w:beforeLines="100" w:after="240" w:afterLines="100"/>
        <w:rPr>
          <w:rFonts w:hint="eastAsia" w:ascii="黑体" w:hAnsi="黑体" w:cs="黑体"/>
          <w:b w:val="0"/>
          <w:bCs w:val="0"/>
          <w:szCs w:val="21"/>
        </w:rPr>
      </w:pPr>
      <w:bookmarkStart w:id="570" w:name="_Toc27234"/>
      <w:bookmarkStart w:id="571" w:name="_Toc17249"/>
      <w:bookmarkStart w:id="572" w:name="_Toc15174"/>
      <w:bookmarkStart w:id="573" w:name="_Toc19412"/>
      <w:bookmarkStart w:id="574" w:name="_Toc2060"/>
      <w:bookmarkStart w:id="575" w:name="_Toc7496"/>
      <w:bookmarkStart w:id="576" w:name="_Toc13642"/>
      <w:bookmarkStart w:id="577" w:name="_Toc20310"/>
      <w:bookmarkStart w:id="578" w:name="_Toc30323"/>
      <w:bookmarkStart w:id="579" w:name="_Toc17490"/>
      <w:bookmarkStart w:id="580" w:name="_Toc28529"/>
      <w:bookmarkStart w:id="581" w:name="_Toc1846918364"/>
      <w:bookmarkStart w:id="582" w:name="_Toc12428"/>
      <w:bookmarkStart w:id="583" w:name="_Toc18335"/>
      <w:bookmarkStart w:id="584" w:name="_Toc6204"/>
      <w:bookmarkStart w:id="585" w:name="_Toc30231"/>
      <w:bookmarkStart w:id="586" w:name="_Toc15175"/>
      <w:bookmarkStart w:id="587" w:name="_Toc14275"/>
      <w:bookmarkStart w:id="588" w:name="_Toc18040"/>
      <w:bookmarkStart w:id="589" w:name="_Toc16987"/>
      <w:bookmarkStart w:id="590" w:name="_Toc8430"/>
      <w:bookmarkStart w:id="591" w:name="_Toc25735"/>
      <w:bookmarkStart w:id="592" w:name="_Toc519921451"/>
      <w:bookmarkStart w:id="593" w:name="_Toc10858"/>
      <w:bookmarkStart w:id="594" w:name="_Toc7287"/>
      <w:bookmarkStart w:id="595" w:name="_Toc183380500"/>
      <w:bookmarkStart w:id="596" w:name="_Toc30877"/>
      <w:bookmarkStart w:id="597" w:name="_Toc19198"/>
      <w:bookmarkStart w:id="598" w:name="_Toc381"/>
      <w:bookmarkStart w:id="599" w:name="_Toc12283"/>
      <w:bookmarkStart w:id="600" w:name="_Toc28323"/>
      <w:bookmarkStart w:id="601" w:name="_Toc270064398"/>
      <w:bookmarkStart w:id="602" w:name="_Toc28884"/>
      <w:bookmarkStart w:id="603" w:name="_Toc1849273743"/>
      <w:bookmarkStart w:id="604" w:name="_Toc183380579"/>
      <w:bookmarkStart w:id="605" w:name="_Toc590"/>
      <w:bookmarkStart w:id="606" w:name="_Toc18511"/>
      <w:r>
        <w:rPr>
          <w:rFonts w:hint="eastAsia" w:ascii="黑体" w:hAnsi="黑体" w:cs="黑体"/>
          <w:b w:val="0"/>
          <w:bCs w:val="0"/>
          <w:szCs w:val="21"/>
          <w:lang w:val="en-US"/>
        </w:rPr>
        <w:t>相关功能</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p>
    <w:p w14:paraId="6C299A7A">
      <w:pPr>
        <w:pStyle w:val="3"/>
        <w:rPr>
          <w:b w:val="0"/>
          <w:bCs w:val="0"/>
        </w:rPr>
      </w:pPr>
      <w:bookmarkStart w:id="607" w:name="_Toc30779"/>
      <w:bookmarkStart w:id="608" w:name="_Toc1468446349"/>
      <w:bookmarkStart w:id="609" w:name="_Toc23700"/>
      <w:bookmarkStart w:id="610" w:name="_Toc29467"/>
      <w:bookmarkStart w:id="611" w:name="_Toc21941"/>
      <w:bookmarkStart w:id="612" w:name="_Toc14057"/>
      <w:bookmarkStart w:id="613" w:name="_Toc6553"/>
      <w:bookmarkStart w:id="614" w:name="_Toc20146"/>
      <w:bookmarkStart w:id="615" w:name="_Toc9961"/>
      <w:bookmarkStart w:id="616" w:name="_Toc15291"/>
      <w:bookmarkStart w:id="617" w:name="_Toc10349"/>
      <w:bookmarkStart w:id="618" w:name="_Toc8889"/>
      <w:bookmarkStart w:id="619" w:name="_Toc21505"/>
      <w:bookmarkStart w:id="620" w:name="_Toc32268"/>
      <w:bookmarkStart w:id="621" w:name="_Toc183380581"/>
      <w:bookmarkStart w:id="622" w:name="_Toc24509"/>
      <w:bookmarkStart w:id="623" w:name="_Toc10033"/>
      <w:bookmarkStart w:id="624" w:name="_Toc21714"/>
      <w:bookmarkStart w:id="625" w:name="_Toc2739"/>
      <w:bookmarkStart w:id="626" w:name="_Toc26932"/>
      <w:bookmarkStart w:id="627" w:name="_Toc936612730"/>
      <w:bookmarkStart w:id="628" w:name="_Toc16859"/>
      <w:bookmarkStart w:id="629" w:name="_Toc487722140"/>
      <w:bookmarkStart w:id="630" w:name="_Toc24895"/>
      <w:bookmarkStart w:id="631" w:name="_Toc808800047"/>
      <w:bookmarkStart w:id="632" w:name="_Toc11749"/>
      <w:bookmarkStart w:id="633" w:name="_Toc1066"/>
      <w:bookmarkStart w:id="634" w:name="_Toc23088"/>
      <w:bookmarkStart w:id="635" w:name="_Toc183380502"/>
      <w:bookmarkStart w:id="636" w:name="_Toc32600"/>
      <w:bookmarkStart w:id="637" w:name="_Toc22658"/>
      <w:bookmarkStart w:id="638" w:name="_Toc13134"/>
      <w:bookmarkStart w:id="639" w:name="_Toc19146"/>
      <w:bookmarkStart w:id="640" w:name="_Toc11254"/>
      <w:bookmarkStart w:id="641" w:name="_Toc4525"/>
      <w:bookmarkStart w:id="642" w:name="_Toc23089"/>
      <w:bookmarkStart w:id="643" w:name="_Toc17018"/>
      <w:r>
        <w:rPr>
          <w:rFonts w:hint="eastAsia" w:ascii="黑体" w:hAnsi="黑体" w:cs="黑体"/>
          <w:b w:val="0"/>
          <w:bCs w:val="0"/>
        </w:rPr>
        <w:t>概述</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14:paraId="375CA75C">
      <w:pPr>
        <w:ind w:firstLine="420" w:firstLineChars="200"/>
        <w:rPr>
          <w:rFonts w:hint="eastAsia" w:ascii="宋体" w:hAnsi="宋体"/>
          <w:lang w:bidi="ar"/>
        </w:rPr>
      </w:pPr>
      <w:r>
        <w:rPr>
          <w:rFonts w:hint="eastAsia" w:ascii="宋体" w:hAnsi="宋体"/>
        </w:rPr>
        <w:t>如图</w:t>
      </w:r>
      <w:r>
        <w:rPr>
          <w:rFonts w:ascii="宋体" w:hAnsi="宋体"/>
        </w:rPr>
        <w:t>3</w:t>
      </w:r>
      <w:r>
        <w:rPr>
          <w:rFonts w:hint="eastAsia" w:ascii="宋体" w:hAnsi="宋体"/>
        </w:rPr>
        <w:t>所示</w:t>
      </w:r>
      <w:r>
        <w:rPr>
          <w:rFonts w:ascii="宋体" w:hAnsi="宋体"/>
          <w:lang w:val="en"/>
        </w:rPr>
        <w:t>，</w:t>
      </w:r>
      <w:r>
        <w:rPr>
          <w:rFonts w:hint="eastAsia" w:ascii="宋体" w:hAnsi="宋体"/>
          <w:lang w:bidi="ar"/>
        </w:rPr>
        <w:t>意图管理相关功能涉及意图管理功能、意图处理能力管理功能</w:t>
      </w:r>
      <w:r>
        <w:rPr>
          <w:rFonts w:hint="eastAsia" w:ascii="宋体" w:hAnsi="宋体"/>
        </w:rPr>
        <w:t>、意图转译功能以及各层管理功能</w:t>
      </w:r>
      <w:r>
        <w:rPr>
          <w:rFonts w:hint="eastAsia" w:ascii="宋体" w:hAnsi="宋体"/>
          <w:lang w:eastAsia="zh"/>
        </w:rPr>
        <w:t>（</w:t>
      </w:r>
      <w:r>
        <w:rPr>
          <w:rFonts w:hint="eastAsia" w:ascii="宋体" w:hAnsi="宋体"/>
        </w:rPr>
        <w:t>业务管理功能、服务管理功能、网络管理功能</w:t>
      </w:r>
      <w:r>
        <w:rPr>
          <w:rFonts w:hint="eastAsia" w:ascii="宋体" w:hAnsi="宋体"/>
          <w:lang w:eastAsia="zh"/>
        </w:rPr>
        <w:t>与</w:t>
      </w:r>
      <w:r>
        <w:rPr>
          <w:rFonts w:hint="eastAsia" w:ascii="宋体" w:hAnsi="宋体"/>
        </w:rPr>
        <w:t>网元管理功能）</w:t>
      </w:r>
      <w:r>
        <w:rPr>
          <w:rFonts w:hint="eastAsia" w:ascii="宋体" w:hAnsi="宋体"/>
          <w:lang w:bidi="ar"/>
        </w:rPr>
        <w:t>。其中：</w:t>
      </w:r>
    </w:p>
    <w:p w14:paraId="04CF546B">
      <w:pPr>
        <w:numPr>
          <w:ilvl w:val="255"/>
          <w:numId w:val="0"/>
        </w:numPr>
        <w:ind w:left="840" w:leftChars="200" w:hanging="420" w:hangingChars="200"/>
        <w:rPr>
          <w:rFonts w:hint="eastAsia" w:ascii="宋体" w:hAnsi="宋体"/>
          <w:lang w:eastAsia="zh" w:bidi="ar"/>
        </w:rPr>
      </w:pPr>
      <w:r>
        <w:rPr>
          <w:rFonts w:hint="eastAsia" w:ascii="宋体" w:hAnsi="宋体"/>
          <w:lang w:eastAsia="zh" w:bidi="ar"/>
        </w:rPr>
        <w:t>a） 意图管理功能应负责对输入意图及系统状态进行</w:t>
      </w:r>
      <w:r>
        <w:rPr>
          <w:rFonts w:hint="eastAsia" w:ascii="宋体" w:hAnsi="宋体"/>
          <w:lang w:val="en" w:eastAsia="zh" w:bidi="ar"/>
        </w:rPr>
        <w:t>感知与分析</w:t>
      </w:r>
      <w:r>
        <w:rPr>
          <w:rFonts w:hint="eastAsia" w:ascii="宋体" w:hAnsi="宋体"/>
          <w:lang w:eastAsia="zh" w:bidi="ar"/>
        </w:rPr>
        <w:t>，并基于</w:t>
      </w:r>
      <w:r>
        <w:rPr>
          <w:rFonts w:hint="eastAsia" w:ascii="宋体" w:hAnsi="宋体"/>
          <w:lang w:val="en" w:eastAsia="zh" w:bidi="ar"/>
        </w:rPr>
        <w:t>期望状态与当前状态的差异进行</w:t>
      </w:r>
      <w:r>
        <w:rPr>
          <w:rFonts w:hint="eastAsia" w:ascii="宋体" w:hAnsi="宋体"/>
          <w:lang w:eastAsia="zh" w:bidi="ar"/>
        </w:rPr>
        <w:t>决策并</w:t>
      </w:r>
      <w:r>
        <w:rPr>
          <w:rFonts w:hint="eastAsia" w:ascii="宋体" w:hAnsi="宋体"/>
          <w:lang w:val="en" w:eastAsia="zh" w:bidi="ar"/>
        </w:rPr>
        <w:t>采取相关</w:t>
      </w:r>
      <w:r>
        <w:rPr>
          <w:rFonts w:hint="eastAsia" w:ascii="宋体" w:hAnsi="宋体"/>
          <w:lang w:eastAsia="zh" w:bidi="ar"/>
        </w:rPr>
        <w:t>行动，应包含意图认知、意图决策、意图执行、意图验证、意图编排、意图存储等功能；</w:t>
      </w:r>
    </w:p>
    <w:p w14:paraId="78EBCD38">
      <w:pPr>
        <w:numPr>
          <w:ilvl w:val="255"/>
          <w:numId w:val="0"/>
        </w:numPr>
        <w:ind w:left="840" w:leftChars="200" w:hanging="420" w:hangingChars="200"/>
        <w:rPr>
          <w:rFonts w:hint="eastAsia" w:ascii="宋体" w:hAnsi="宋体"/>
          <w:lang w:bidi="ar"/>
        </w:rPr>
      </w:pPr>
      <w:r>
        <w:rPr>
          <w:rFonts w:hint="eastAsia" w:ascii="宋体" w:hAnsi="宋体"/>
          <w:lang w:eastAsia="zh" w:bidi="ar"/>
        </w:rPr>
        <w:t xml:space="preserve">b） </w:t>
      </w:r>
      <w:r>
        <w:rPr>
          <w:rFonts w:hint="eastAsia" w:ascii="宋体" w:hAnsi="宋体"/>
          <w:lang w:bidi="ar"/>
        </w:rPr>
        <w:t>意图处理能力管理功能</w:t>
      </w:r>
      <w:r>
        <w:rPr>
          <w:rFonts w:hint="eastAsia" w:ascii="宋体" w:hAnsi="宋体"/>
          <w:lang w:eastAsia="zh" w:bidi="ar"/>
        </w:rPr>
        <w:t>应</w:t>
      </w:r>
      <w:r>
        <w:rPr>
          <w:rFonts w:hint="eastAsia" w:ascii="宋体" w:hAnsi="宋体"/>
        </w:rPr>
        <w:t>负责跨层意图处理能力的存储和管理</w:t>
      </w:r>
      <w:r>
        <w:rPr>
          <w:rFonts w:hint="eastAsia" w:ascii="宋体" w:hAnsi="宋体"/>
          <w:lang w:val="en" w:bidi="ar"/>
        </w:rPr>
        <w:t>；</w:t>
      </w:r>
    </w:p>
    <w:p w14:paraId="79DFC5FA">
      <w:pPr>
        <w:numPr>
          <w:ilvl w:val="255"/>
          <w:numId w:val="0"/>
        </w:numPr>
        <w:ind w:left="420"/>
        <w:rPr>
          <w:rFonts w:hint="eastAsia" w:ascii="宋体" w:hAnsi="宋体"/>
          <w:lang w:bidi="ar"/>
        </w:rPr>
      </w:pPr>
      <w:r>
        <w:rPr>
          <w:rFonts w:hint="eastAsia" w:ascii="宋体" w:hAnsi="宋体"/>
          <w:lang w:eastAsia="zh"/>
        </w:rPr>
        <w:t xml:space="preserve">c） </w:t>
      </w:r>
      <w:r>
        <w:rPr>
          <w:rFonts w:hint="eastAsia" w:ascii="宋体" w:hAnsi="宋体"/>
        </w:rPr>
        <w:t>意图转译功</w:t>
      </w:r>
      <w:r>
        <w:rPr>
          <w:rFonts w:hint="eastAsia" w:ascii="宋体" w:hAnsi="宋体"/>
          <w:lang w:bidi="ar"/>
        </w:rPr>
        <w:t>能</w:t>
      </w:r>
      <w:r>
        <w:rPr>
          <w:rFonts w:hint="eastAsia" w:ascii="宋体" w:hAnsi="宋体"/>
          <w:lang w:eastAsia="zh" w:bidi="ar"/>
        </w:rPr>
        <w:t>应</w:t>
      </w:r>
      <w:r>
        <w:rPr>
          <w:rFonts w:ascii="宋体" w:hAnsi="宋体"/>
          <w:lang w:val="en" w:bidi="ar"/>
        </w:rPr>
        <w:t>负责</w:t>
      </w:r>
      <w:r>
        <w:rPr>
          <w:rFonts w:hint="eastAsia" w:ascii="宋体" w:hAnsi="宋体"/>
          <w:lang w:bidi="ar"/>
        </w:rPr>
        <w:t>将</w:t>
      </w:r>
      <w:r>
        <w:rPr>
          <w:rFonts w:ascii="宋体" w:hAnsi="宋体"/>
        </w:rPr>
        <w:t>自然语言</w:t>
      </w:r>
      <w:r>
        <w:rPr>
          <w:rFonts w:ascii="宋体" w:hAnsi="宋体"/>
          <w:lang w:val="en"/>
        </w:rPr>
        <w:t>等</w:t>
      </w:r>
      <w:r>
        <w:rPr>
          <w:rFonts w:ascii="宋体" w:hAnsi="宋体"/>
        </w:rPr>
        <w:t>其他</w:t>
      </w:r>
      <w:r>
        <w:rPr>
          <w:rFonts w:ascii="宋体" w:hAnsi="宋体"/>
          <w:lang w:val="en"/>
        </w:rPr>
        <w:t>形式表述</w:t>
      </w:r>
      <w:r>
        <w:rPr>
          <w:rFonts w:ascii="宋体" w:hAnsi="宋体"/>
        </w:rPr>
        <w:t>的意图</w:t>
      </w:r>
      <w:r>
        <w:rPr>
          <w:rFonts w:hint="eastAsia" w:ascii="宋体" w:hAnsi="宋体"/>
        </w:rPr>
        <w:t>转译</w:t>
      </w:r>
      <w:r>
        <w:rPr>
          <w:rFonts w:ascii="宋体" w:hAnsi="宋体"/>
        </w:rPr>
        <w:t>为</w:t>
      </w:r>
      <w:r>
        <w:rPr>
          <w:rFonts w:ascii="宋体" w:hAnsi="宋体"/>
          <w:lang w:val="en"/>
        </w:rPr>
        <w:t>结构化</w:t>
      </w:r>
      <w:r>
        <w:rPr>
          <w:rFonts w:hint="eastAsia" w:ascii="宋体" w:hAnsi="宋体"/>
        </w:rPr>
        <w:t>意图</w:t>
      </w:r>
      <w:r>
        <w:rPr>
          <w:rFonts w:ascii="宋体" w:hAnsi="宋体"/>
          <w:lang w:val="en"/>
        </w:rPr>
        <w:t>对象</w:t>
      </w:r>
      <w:r>
        <w:rPr>
          <w:rFonts w:hint="eastAsia" w:ascii="宋体" w:hAnsi="宋体"/>
          <w:lang w:val="en"/>
        </w:rPr>
        <w:t>；</w:t>
      </w:r>
    </w:p>
    <w:p w14:paraId="36349A8D">
      <w:pPr>
        <w:numPr>
          <w:ilvl w:val="255"/>
          <w:numId w:val="0"/>
        </w:numPr>
        <w:ind w:left="840" w:leftChars="200" w:hanging="420" w:hangingChars="200"/>
        <w:rPr>
          <w:rFonts w:hint="eastAsia" w:ascii="宋体" w:hAnsi="宋体"/>
          <w:lang w:bidi="ar"/>
        </w:rPr>
      </w:pPr>
      <w:r>
        <w:rPr>
          <w:rFonts w:hint="eastAsia" w:ascii="宋体" w:hAnsi="宋体"/>
          <w:lang w:eastAsia="zh"/>
        </w:rPr>
        <w:t xml:space="preserve">d） </w:t>
      </w:r>
      <w:r>
        <w:rPr>
          <w:rFonts w:hint="eastAsia" w:ascii="宋体" w:hAnsi="宋体"/>
        </w:rPr>
        <w:t>各层管理功能</w:t>
      </w:r>
      <w:r>
        <w:rPr>
          <w:rFonts w:hint="eastAsia" w:ascii="宋体" w:hAnsi="宋体"/>
          <w:lang w:eastAsia="zh"/>
        </w:rPr>
        <w:t>应</w:t>
      </w:r>
      <w:r>
        <w:rPr>
          <w:rFonts w:ascii="宋体" w:hAnsi="宋体"/>
          <w:lang w:val="en"/>
        </w:rPr>
        <w:t>负责</w:t>
      </w:r>
      <w:r>
        <w:rPr>
          <w:rFonts w:hint="eastAsia" w:ascii="宋体" w:hAnsi="宋体"/>
        </w:rPr>
        <w:t>支持意图管理功能相关的采集、验证和实现操作</w:t>
      </w:r>
      <w:r>
        <w:rPr>
          <w:rFonts w:hint="eastAsia" w:ascii="宋体" w:hAnsi="宋体"/>
          <w:lang w:val="en"/>
        </w:rPr>
        <w:t>，</w:t>
      </w:r>
      <w:r>
        <w:rPr>
          <w:rFonts w:hint="eastAsia" w:ascii="宋体" w:hAnsi="宋体"/>
          <w:lang w:val="en" w:eastAsia="zh"/>
        </w:rPr>
        <w:t>应</w:t>
      </w:r>
      <w:r>
        <w:rPr>
          <w:rFonts w:ascii="宋体" w:hAnsi="宋体"/>
          <w:lang w:bidi="ar"/>
        </w:rPr>
        <w:t>包含</w:t>
      </w:r>
      <w:r>
        <w:rPr>
          <w:rFonts w:hint="eastAsia" w:ascii="宋体" w:hAnsi="宋体"/>
          <w:lang w:bidi="ar"/>
        </w:rPr>
        <w:t>各领域特有采集分析、仿真验证和意图实现等功能</w:t>
      </w:r>
      <w:r>
        <w:rPr>
          <w:rFonts w:ascii="宋体" w:hAnsi="宋体"/>
          <w:lang w:val="en" w:bidi="ar"/>
        </w:rPr>
        <w:t>模块</w:t>
      </w:r>
      <w:r>
        <w:rPr>
          <w:rFonts w:hint="eastAsia" w:ascii="宋体" w:hAnsi="宋体"/>
          <w:lang w:bidi="ar"/>
        </w:rPr>
        <w:t>，供意图管理功能按需调用。</w:t>
      </w:r>
    </w:p>
    <w:p w14:paraId="3118AE39">
      <w:pPr>
        <w:numPr>
          <w:ilvl w:val="255"/>
          <w:numId w:val="0"/>
        </w:numPr>
        <w:ind w:left="840" w:leftChars="200" w:hanging="420" w:hangingChars="200"/>
        <w:rPr>
          <w:rFonts w:hint="eastAsia" w:ascii="宋体" w:hAnsi="宋体"/>
          <w:lang w:bidi="ar"/>
        </w:rPr>
      </w:pPr>
    </w:p>
    <w:p w14:paraId="44D7F13C">
      <w:pPr>
        <w:jc w:val="center"/>
      </w:pPr>
      <w:r>
        <w:drawing>
          <wp:inline distT="0" distB="0" distL="114300" distR="114300">
            <wp:extent cx="4593590" cy="2782570"/>
            <wp:effectExtent l="0" t="0" r="381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4593590" cy="2782570"/>
                    </a:xfrm>
                    <a:prstGeom prst="rect">
                      <a:avLst/>
                    </a:prstGeom>
                    <a:noFill/>
                    <a:ln>
                      <a:noFill/>
                    </a:ln>
                  </pic:spPr>
                </pic:pic>
              </a:graphicData>
            </a:graphic>
          </wp:inline>
        </w:drawing>
      </w:r>
    </w:p>
    <w:p w14:paraId="0A8F90CE">
      <w:pPr>
        <w:jc w:val="center"/>
        <w:rPr>
          <w:rFonts w:hint="eastAsia" w:ascii="黑体" w:hAnsi="黑体" w:eastAsia="黑体" w:cs="黑体"/>
          <w:szCs w:val="21"/>
          <w:lang w:bidi="ar"/>
        </w:rPr>
      </w:pPr>
      <w:r>
        <w:rPr>
          <w:rFonts w:hint="eastAsia" w:ascii="黑体" w:hAnsi="黑体" w:eastAsia="黑体" w:cs="黑体"/>
          <w:szCs w:val="21"/>
          <w:lang w:bidi="ar"/>
        </w:rPr>
        <w:t>图 3 自智网络意图管理</w:t>
      </w:r>
      <w:r>
        <w:rPr>
          <w:rFonts w:ascii="黑体" w:hAnsi="黑体" w:eastAsia="黑体" w:cs="黑体"/>
          <w:szCs w:val="21"/>
          <w:lang w:val="en" w:bidi="ar"/>
        </w:rPr>
        <w:t>相关</w:t>
      </w:r>
      <w:r>
        <w:rPr>
          <w:rFonts w:hint="eastAsia" w:ascii="黑体" w:hAnsi="黑体" w:eastAsia="黑体" w:cs="黑体"/>
          <w:szCs w:val="21"/>
          <w:lang w:bidi="ar"/>
        </w:rPr>
        <w:t>功能</w:t>
      </w:r>
    </w:p>
    <w:p w14:paraId="3A14DB53">
      <w:pPr>
        <w:pStyle w:val="3"/>
        <w:rPr>
          <w:rFonts w:hint="eastAsia" w:ascii="黑体" w:hAnsi="黑体" w:cs="黑体"/>
          <w:b w:val="0"/>
          <w:bCs w:val="0"/>
          <w:szCs w:val="21"/>
        </w:rPr>
      </w:pPr>
      <w:bookmarkStart w:id="644" w:name="_Toc12308"/>
      <w:bookmarkStart w:id="645" w:name="_Toc9044"/>
      <w:bookmarkStart w:id="646" w:name="_Toc9848"/>
      <w:bookmarkStart w:id="647" w:name="_Toc21878"/>
      <w:bookmarkStart w:id="648" w:name="_Toc23478"/>
      <w:bookmarkStart w:id="649" w:name="_Toc16369"/>
      <w:bookmarkStart w:id="650" w:name="_Toc5294"/>
      <w:bookmarkStart w:id="651" w:name="_Toc30809"/>
      <w:bookmarkStart w:id="652" w:name="_Toc29732"/>
      <w:bookmarkStart w:id="653" w:name="_Toc17130"/>
      <w:bookmarkStart w:id="654" w:name="_Toc27772"/>
      <w:bookmarkStart w:id="655" w:name="_Toc7567"/>
      <w:bookmarkStart w:id="656" w:name="_Toc11860"/>
      <w:bookmarkStart w:id="657" w:name="_Toc12983"/>
      <w:bookmarkStart w:id="658" w:name="_Toc4552"/>
      <w:bookmarkStart w:id="659" w:name="_Toc183380503"/>
      <w:bookmarkStart w:id="660" w:name="_Toc9707"/>
      <w:bookmarkStart w:id="661" w:name="_Toc183380582"/>
      <w:bookmarkStart w:id="662" w:name="_Toc15967"/>
      <w:bookmarkStart w:id="663" w:name="_Toc2575"/>
      <w:bookmarkStart w:id="664" w:name="_Toc21183"/>
      <w:bookmarkStart w:id="665" w:name="_Toc7700"/>
      <w:bookmarkStart w:id="666" w:name="_Toc7828"/>
      <w:bookmarkStart w:id="667" w:name="_Toc16913"/>
      <w:bookmarkStart w:id="668" w:name="_Toc25490"/>
      <w:bookmarkStart w:id="669" w:name="_Toc13711"/>
      <w:bookmarkStart w:id="670" w:name="_Toc19550"/>
      <w:bookmarkStart w:id="671" w:name="_Toc13788"/>
      <w:bookmarkStart w:id="672" w:name="_Toc26732"/>
      <w:bookmarkStart w:id="673" w:name="_Toc31783"/>
      <w:bookmarkStart w:id="674" w:name="_Toc30832"/>
      <w:bookmarkStart w:id="675" w:name="_Toc1101264764"/>
      <w:bookmarkStart w:id="676" w:name="_Toc12731"/>
      <w:bookmarkStart w:id="677" w:name="_Toc492182641"/>
      <w:bookmarkStart w:id="678" w:name="_Toc21199"/>
      <w:bookmarkStart w:id="679" w:name="_Toc1456332950"/>
      <w:bookmarkStart w:id="680" w:name="_Toc115043968"/>
      <w:r>
        <w:rPr>
          <w:rFonts w:hint="eastAsia" w:ascii="黑体" w:hAnsi="黑体" w:cs="黑体"/>
          <w:b w:val="0"/>
          <w:bCs w:val="0"/>
          <w:szCs w:val="21"/>
        </w:rPr>
        <w:t>意图管理功能</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70AC4D3A">
      <w:pPr>
        <w:pStyle w:val="4"/>
        <w:rPr>
          <w:rFonts w:hint="eastAsia" w:hAnsi="黑体" w:cs="黑体"/>
          <w:b w:val="0"/>
          <w:bCs w:val="0"/>
          <w:szCs w:val="21"/>
        </w:rPr>
      </w:pPr>
      <w:bookmarkStart w:id="681" w:name="_Toc183380504"/>
      <w:bookmarkStart w:id="682" w:name="_Toc9985"/>
      <w:bookmarkStart w:id="683" w:name="_Toc15457"/>
      <w:bookmarkStart w:id="684" w:name="_Toc32083"/>
      <w:bookmarkStart w:id="685" w:name="_Toc2842"/>
      <w:bookmarkStart w:id="686" w:name="_Toc7298"/>
      <w:bookmarkStart w:id="687" w:name="_Toc1459392945"/>
      <w:bookmarkStart w:id="688" w:name="_Toc2521"/>
      <w:bookmarkStart w:id="689" w:name="_Toc31835"/>
      <w:bookmarkStart w:id="690" w:name="_Toc7324"/>
      <w:bookmarkStart w:id="691" w:name="_Toc3553"/>
      <w:bookmarkStart w:id="692" w:name="_Toc21434"/>
      <w:bookmarkStart w:id="693" w:name="_Toc132"/>
      <w:bookmarkStart w:id="694" w:name="_Toc4941"/>
      <w:bookmarkStart w:id="695" w:name="_Toc12241"/>
      <w:bookmarkStart w:id="696" w:name="_Toc2089532671"/>
      <w:bookmarkStart w:id="697" w:name="_Toc19967"/>
      <w:bookmarkStart w:id="698" w:name="_Toc8537"/>
      <w:bookmarkStart w:id="699" w:name="_Toc13164"/>
      <w:bookmarkStart w:id="700" w:name="_Toc14714"/>
      <w:bookmarkStart w:id="701" w:name="_Toc1148"/>
      <w:bookmarkStart w:id="702" w:name="_Toc31306"/>
      <w:bookmarkStart w:id="703" w:name="_Toc11289"/>
      <w:bookmarkStart w:id="704" w:name="_Toc183380583"/>
      <w:bookmarkStart w:id="705" w:name="_Toc25220"/>
      <w:bookmarkStart w:id="706" w:name="_Toc1733"/>
      <w:bookmarkStart w:id="707" w:name="_Toc18005"/>
      <w:bookmarkStart w:id="708" w:name="_Toc29910"/>
      <w:bookmarkStart w:id="709" w:name="_Toc21053"/>
      <w:bookmarkStart w:id="710" w:name="_Toc689787044"/>
      <w:bookmarkStart w:id="711" w:name="_Toc1339775482"/>
      <w:bookmarkStart w:id="712" w:name="_Toc16772"/>
      <w:bookmarkStart w:id="713" w:name="_Toc14318"/>
      <w:r>
        <w:rPr>
          <w:rFonts w:hint="eastAsia" w:hAnsi="黑体" w:cs="黑体"/>
          <w:b w:val="0"/>
          <w:bCs w:val="0"/>
          <w:szCs w:val="21"/>
        </w:rPr>
        <w:t>意图认知功能</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4A6A7E9A">
      <w:pPr>
        <w:ind w:firstLine="420" w:firstLineChars="200"/>
        <w:rPr>
          <w:rFonts w:hint="eastAsia" w:ascii="宋体" w:hAnsi="宋体"/>
          <w:szCs w:val="21"/>
          <w:lang w:bidi="ar"/>
        </w:rPr>
      </w:pPr>
      <w:r>
        <w:rPr>
          <w:rFonts w:hint="eastAsia" w:ascii="宋体" w:hAnsi="宋体"/>
          <w:szCs w:val="21"/>
          <w:lang w:bidi="ar"/>
        </w:rPr>
        <w:t>意图</w:t>
      </w:r>
      <w:r>
        <w:rPr>
          <w:rFonts w:ascii="宋体" w:hAnsi="宋体"/>
          <w:szCs w:val="21"/>
          <w:lang w:bidi="ar"/>
        </w:rPr>
        <w:t>认知</w:t>
      </w:r>
      <w:r>
        <w:rPr>
          <w:rFonts w:hint="eastAsia" w:ascii="宋体" w:hAnsi="宋体"/>
          <w:szCs w:val="21"/>
          <w:lang w:bidi="ar"/>
        </w:rPr>
        <w:t>功能</w:t>
      </w:r>
      <w:r>
        <w:rPr>
          <w:rFonts w:hint="eastAsia" w:ascii="宋体" w:hAnsi="宋体"/>
          <w:szCs w:val="21"/>
          <w:lang w:eastAsia="zh"/>
        </w:rPr>
        <w:t>应</w:t>
      </w:r>
      <w:r>
        <w:rPr>
          <w:rFonts w:hint="eastAsia" w:ascii="宋体" w:hAnsi="宋体"/>
          <w:szCs w:val="21"/>
          <w:lang w:bidi="ar"/>
        </w:rPr>
        <w:t>支持：</w:t>
      </w:r>
    </w:p>
    <w:p w14:paraId="38980534">
      <w:pPr>
        <w:numPr>
          <w:ilvl w:val="255"/>
          <w:numId w:val="0"/>
        </w:numPr>
        <w:ind w:left="819" w:leftChars="190" w:hanging="420" w:hangingChars="200"/>
        <w:rPr>
          <w:rFonts w:hint="eastAsia" w:ascii="宋体" w:hAnsi="宋体"/>
          <w:szCs w:val="21"/>
          <w:lang w:bidi="ar"/>
        </w:rPr>
      </w:pPr>
      <w:r>
        <w:rPr>
          <w:rFonts w:hint="eastAsia" w:ascii="宋体" w:hAnsi="宋体"/>
          <w:szCs w:val="21"/>
          <w:lang w:bidi="ar"/>
        </w:rPr>
        <w:t>a） 作为意图所有者/意图处理者，接收采集分析功能处理后的系统测量状态数据，明确管理域</w:t>
      </w:r>
      <w:r>
        <w:rPr>
          <w:rFonts w:ascii="宋体" w:hAnsi="宋体"/>
          <w:szCs w:val="21"/>
          <w:lang w:bidi="ar"/>
        </w:rPr>
        <w:t>（若干被管实体集合）</w:t>
      </w:r>
      <w:r>
        <w:rPr>
          <w:rFonts w:hint="eastAsia" w:ascii="宋体" w:hAnsi="宋体"/>
          <w:szCs w:val="21"/>
          <w:lang w:bidi="ar"/>
        </w:rPr>
        <w:t>当前状态，分析与目标的差距，</w:t>
      </w:r>
      <w:r>
        <w:rPr>
          <w:rFonts w:ascii="宋体" w:hAnsi="宋体"/>
          <w:szCs w:val="21"/>
          <w:lang w:bidi="ar"/>
        </w:rPr>
        <w:t>并将信息整合后发</w:t>
      </w:r>
      <w:r>
        <w:rPr>
          <w:rFonts w:hint="eastAsia" w:ascii="宋体" w:hAnsi="宋体"/>
          <w:szCs w:val="21"/>
          <w:lang w:bidi="ar"/>
        </w:rPr>
        <w:t>送</w:t>
      </w:r>
      <w:r>
        <w:rPr>
          <w:rFonts w:ascii="宋体" w:hAnsi="宋体"/>
          <w:szCs w:val="21"/>
          <w:lang w:bidi="ar"/>
        </w:rPr>
        <w:t>给</w:t>
      </w:r>
      <w:r>
        <w:rPr>
          <w:rFonts w:hint="eastAsia" w:ascii="宋体" w:hAnsi="宋体"/>
          <w:szCs w:val="21"/>
          <w:lang w:bidi="ar"/>
        </w:rPr>
        <w:t>意图</w:t>
      </w:r>
      <w:r>
        <w:rPr>
          <w:rFonts w:ascii="宋体" w:hAnsi="宋体"/>
          <w:szCs w:val="21"/>
          <w:lang w:bidi="ar"/>
        </w:rPr>
        <w:t>决策</w:t>
      </w:r>
      <w:r>
        <w:rPr>
          <w:rFonts w:hint="eastAsia" w:ascii="宋体" w:hAnsi="宋体"/>
          <w:szCs w:val="21"/>
          <w:lang w:bidi="ar"/>
        </w:rPr>
        <w:t>功能；</w:t>
      </w:r>
    </w:p>
    <w:p w14:paraId="031C1404">
      <w:pPr>
        <w:numPr>
          <w:ilvl w:val="255"/>
          <w:numId w:val="0"/>
        </w:numPr>
        <w:ind w:left="819" w:leftChars="190" w:hanging="420" w:hangingChars="200"/>
        <w:rPr>
          <w:rFonts w:hint="eastAsia" w:ascii="宋体" w:hAnsi="宋体"/>
          <w:szCs w:val="21"/>
          <w:lang w:bidi="ar"/>
        </w:rPr>
      </w:pPr>
      <w:r>
        <w:rPr>
          <w:rFonts w:hint="eastAsia" w:ascii="宋体" w:hAnsi="宋体"/>
          <w:szCs w:val="21"/>
          <w:lang w:eastAsia="zh" w:bidi="ar"/>
        </w:rPr>
        <w:t xml:space="preserve">b） </w:t>
      </w:r>
      <w:r>
        <w:rPr>
          <w:rFonts w:hint="eastAsia" w:ascii="宋体" w:hAnsi="宋体"/>
          <w:szCs w:val="21"/>
          <w:lang w:bidi="ar"/>
        </w:rPr>
        <w:t>作为意图所有者，解析</w:t>
      </w:r>
      <w:r>
        <w:rPr>
          <w:rFonts w:ascii="宋体" w:hAnsi="宋体"/>
          <w:szCs w:val="21"/>
          <w:lang w:bidi="ar"/>
        </w:rPr>
        <w:t>输入意图</w:t>
      </w:r>
      <w:r>
        <w:rPr>
          <w:rFonts w:hint="eastAsia" w:ascii="宋体" w:hAnsi="宋体"/>
          <w:szCs w:val="21"/>
          <w:lang w:bidi="ar"/>
        </w:rPr>
        <w:t>涉及</w:t>
      </w:r>
      <w:r>
        <w:rPr>
          <w:rFonts w:ascii="宋体" w:hAnsi="宋体"/>
          <w:szCs w:val="21"/>
          <w:lang w:bidi="ar"/>
        </w:rPr>
        <w:t>的操作目标和要求</w:t>
      </w:r>
      <w:r>
        <w:rPr>
          <w:rFonts w:hint="eastAsia" w:ascii="宋体" w:hAnsi="宋体"/>
          <w:szCs w:val="21"/>
          <w:lang w:bidi="ar"/>
        </w:rPr>
        <w:t>；</w:t>
      </w:r>
    </w:p>
    <w:p w14:paraId="33AF3349">
      <w:pPr>
        <w:numPr>
          <w:ilvl w:val="255"/>
          <w:numId w:val="0"/>
        </w:numPr>
        <w:ind w:firstLine="420" w:firstLineChars="200"/>
        <w:rPr>
          <w:rFonts w:hint="eastAsia" w:ascii="宋体" w:hAnsi="宋体"/>
          <w:spacing w:val="10"/>
          <w:szCs w:val="21"/>
        </w:rPr>
      </w:pPr>
      <w:r>
        <w:rPr>
          <w:rFonts w:hint="eastAsia" w:ascii="宋体" w:hAnsi="宋体"/>
          <w:szCs w:val="21"/>
          <w:lang w:bidi="ar"/>
        </w:rPr>
        <w:t>c</w:t>
      </w:r>
      <w:r>
        <w:rPr>
          <w:rFonts w:hint="eastAsia" w:ascii="宋体" w:hAnsi="宋体"/>
          <w:szCs w:val="21"/>
          <w:lang w:eastAsia="zh" w:bidi="ar"/>
        </w:rPr>
        <w:t>）</w:t>
      </w:r>
      <w:r>
        <w:rPr>
          <w:rFonts w:hint="eastAsia" w:ascii="宋体" w:hAnsi="宋体"/>
          <w:spacing w:val="10"/>
          <w:szCs w:val="21"/>
          <w:lang w:eastAsia="zh"/>
        </w:rPr>
        <w:t xml:space="preserve"> </w:t>
      </w:r>
      <w:r>
        <w:rPr>
          <w:rFonts w:hint="eastAsia" w:ascii="宋体" w:hAnsi="宋体"/>
          <w:spacing w:val="10"/>
          <w:szCs w:val="21"/>
          <w:lang w:bidi="ar"/>
        </w:rPr>
        <w:t>作为意图所有者，接收意图处理者的各类意图报告；</w:t>
      </w:r>
    </w:p>
    <w:p w14:paraId="6A0A03AA">
      <w:pPr>
        <w:numPr>
          <w:ilvl w:val="255"/>
          <w:numId w:val="0"/>
        </w:numPr>
        <w:autoSpaceDE w:val="0"/>
        <w:autoSpaceDN w:val="0"/>
        <w:adjustRightInd w:val="0"/>
        <w:spacing w:line="288" w:lineRule="auto"/>
        <w:ind w:left="819" w:leftChars="190" w:hanging="420" w:hangingChars="200"/>
        <w:rPr>
          <w:rFonts w:hint="eastAsia" w:ascii="宋体" w:hAnsi="宋体" w:cs="宋体"/>
          <w:color w:val="000000"/>
          <w:kern w:val="0"/>
          <w:szCs w:val="21"/>
          <w:lang w:eastAsia="zh" w:bidi="ar"/>
        </w:rPr>
      </w:pPr>
      <w:r>
        <w:rPr>
          <w:rFonts w:hint="eastAsia" w:ascii="宋体" w:hAnsi="宋体" w:cs="宋体"/>
          <w:color w:val="000000"/>
          <w:kern w:val="0"/>
          <w:szCs w:val="21"/>
          <w:lang w:eastAsia="zh" w:bidi="ar"/>
        </w:rPr>
        <w:t>d） 作为意图处理者，接收来自意图所有者输入的意图信息，并对输入意图信息进行分析。</w:t>
      </w:r>
      <w:bookmarkStart w:id="714" w:name="_Toc24510"/>
      <w:bookmarkStart w:id="715" w:name="_Toc2680"/>
      <w:bookmarkStart w:id="716" w:name="_Toc19360"/>
      <w:bookmarkStart w:id="717" w:name="_Toc6548"/>
      <w:bookmarkStart w:id="718" w:name="_Toc13857"/>
      <w:bookmarkStart w:id="719" w:name="_Toc12127"/>
      <w:bookmarkStart w:id="720" w:name="_Toc16649"/>
      <w:bookmarkStart w:id="721" w:name="_Toc8302"/>
      <w:bookmarkStart w:id="722" w:name="_Toc2941"/>
      <w:bookmarkStart w:id="723" w:name="_Toc11560"/>
      <w:bookmarkStart w:id="724" w:name="_Toc21752"/>
      <w:bookmarkStart w:id="725" w:name="_Toc213424107"/>
      <w:bookmarkStart w:id="726" w:name="_Toc14728"/>
      <w:bookmarkStart w:id="727" w:name="_Toc12646"/>
      <w:bookmarkStart w:id="728" w:name="_Toc18050"/>
      <w:bookmarkStart w:id="729" w:name="_Toc275011879"/>
      <w:bookmarkStart w:id="730" w:name="_Toc183380506"/>
      <w:bookmarkStart w:id="731" w:name="_Toc183380585"/>
      <w:bookmarkStart w:id="732" w:name="_Toc2307"/>
      <w:bookmarkStart w:id="733" w:name="_Toc25410"/>
      <w:bookmarkStart w:id="734" w:name="_Toc2752"/>
      <w:bookmarkStart w:id="735" w:name="_Toc18893"/>
      <w:bookmarkStart w:id="736" w:name="_Toc299483343"/>
      <w:bookmarkStart w:id="737" w:name="_Toc6066"/>
      <w:bookmarkStart w:id="738" w:name="_Toc11687"/>
      <w:bookmarkStart w:id="739" w:name="_Toc29748"/>
      <w:bookmarkStart w:id="740" w:name="_Toc21839"/>
      <w:bookmarkStart w:id="741" w:name="_Toc1041"/>
      <w:bookmarkStart w:id="742" w:name="_Toc20799"/>
      <w:bookmarkStart w:id="743" w:name="_Toc21016"/>
      <w:bookmarkStart w:id="744" w:name="_Toc21680"/>
      <w:bookmarkStart w:id="745" w:name="_Toc2077465970"/>
      <w:bookmarkStart w:id="746" w:name="_Toc12706"/>
      <w:bookmarkStart w:id="747" w:name="_Toc25461"/>
      <w:bookmarkStart w:id="748" w:name="_Toc26491"/>
      <w:bookmarkStart w:id="749" w:name="_Toc1901"/>
    </w:p>
    <w:p w14:paraId="05BE14FB">
      <w:pPr>
        <w:pStyle w:val="4"/>
        <w:rPr>
          <w:b w:val="0"/>
          <w:bCs w:val="0"/>
        </w:rPr>
      </w:pPr>
      <w:bookmarkStart w:id="750" w:name="_Toc9135"/>
      <w:r>
        <w:rPr>
          <w:rFonts w:hint="eastAsia"/>
          <w:b w:val="0"/>
          <w:bCs w:val="0"/>
        </w:rPr>
        <w:t>意图决策</w:t>
      </w:r>
      <w:bookmarkEnd w:id="714"/>
      <w:bookmarkEnd w:id="715"/>
      <w:bookmarkEnd w:id="716"/>
      <w:r>
        <w:rPr>
          <w:rFonts w:hint="eastAsia"/>
          <w:b w:val="0"/>
          <w:bCs w:val="0"/>
        </w:rPr>
        <w:t>功能</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p>
    <w:p w14:paraId="22A8EFE3">
      <w:pPr>
        <w:ind w:firstLine="420" w:firstLineChars="200"/>
        <w:rPr>
          <w:rFonts w:hint="eastAsia" w:ascii="宋体" w:hAnsi="宋体"/>
          <w:lang w:bidi="ar"/>
        </w:rPr>
      </w:pPr>
      <w:r>
        <w:rPr>
          <w:rFonts w:hint="eastAsia" w:ascii="宋体" w:hAnsi="宋体"/>
          <w:lang w:bidi="ar"/>
        </w:rPr>
        <w:t>意图</w:t>
      </w:r>
      <w:r>
        <w:rPr>
          <w:rFonts w:ascii="宋体" w:hAnsi="宋体"/>
          <w:lang w:bidi="ar"/>
        </w:rPr>
        <w:t>决策</w:t>
      </w:r>
      <w:r>
        <w:rPr>
          <w:rFonts w:hint="eastAsia" w:ascii="宋体" w:hAnsi="宋体"/>
          <w:lang w:bidi="ar"/>
        </w:rPr>
        <w:t>功能</w:t>
      </w:r>
      <w:r>
        <w:rPr>
          <w:rFonts w:hint="eastAsia" w:ascii="宋体" w:hAnsi="宋体"/>
          <w:lang w:eastAsia="zh"/>
        </w:rPr>
        <w:t>应</w:t>
      </w:r>
      <w:r>
        <w:rPr>
          <w:rFonts w:hint="eastAsia" w:ascii="宋体" w:hAnsi="宋体"/>
          <w:lang w:bidi="ar"/>
        </w:rPr>
        <w:t>支持：</w:t>
      </w:r>
    </w:p>
    <w:p w14:paraId="37BC491D">
      <w:pPr>
        <w:numPr>
          <w:ilvl w:val="255"/>
          <w:numId w:val="0"/>
        </w:numPr>
        <w:ind w:left="819" w:leftChars="190" w:hanging="420" w:hangingChars="200"/>
        <w:rPr>
          <w:rFonts w:hint="eastAsia" w:ascii="宋体" w:hAnsi="宋体"/>
          <w:lang w:bidi="ar"/>
        </w:rPr>
      </w:pPr>
      <w:r>
        <w:rPr>
          <w:rFonts w:hint="eastAsia" w:ascii="宋体" w:hAnsi="宋体"/>
          <w:lang w:bidi="ar"/>
        </w:rPr>
        <w:t xml:space="preserve">a） </w:t>
      </w:r>
      <w:r>
        <w:rPr>
          <w:rFonts w:ascii="宋体" w:hAnsi="宋体"/>
          <w:lang w:bidi="ar"/>
        </w:rPr>
        <w:t>作为意图所有者，分析当前测量状态和期望状态之间的差距，确定系统实现的最终目标</w:t>
      </w:r>
      <w:r>
        <w:rPr>
          <w:rFonts w:hint="eastAsia" w:ascii="宋体" w:hAnsi="宋体"/>
          <w:lang w:bidi="ar"/>
        </w:rPr>
        <w:t>；</w:t>
      </w:r>
    </w:p>
    <w:p w14:paraId="297C48B7">
      <w:pPr>
        <w:numPr>
          <w:ilvl w:val="255"/>
          <w:numId w:val="0"/>
        </w:numPr>
        <w:ind w:left="819" w:leftChars="190" w:hanging="420" w:hangingChars="200"/>
        <w:rPr>
          <w:rFonts w:hint="eastAsia" w:ascii="宋体" w:hAnsi="宋体"/>
          <w:lang w:bidi="ar"/>
        </w:rPr>
      </w:pPr>
      <w:r>
        <w:rPr>
          <w:rFonts w:hint="eastAsia" w:ascii="宋体" w:hAnsi="宋体"/>
          <w:lang w:bidi="ar"/>
        </w:rPr>
        <w:t xml:space="preserve">b） </w:t>
      </w:r>
      <w:r>
        <w:rPr>
          <w:rFonts w:ascii="宋体" w:hAnsi="宋体"/>
          <w:lang w:bidi="ar"/>
        </w:rPr>
        <w:t>作为意图所有者，在获取意图处理者及参数信息后，完成意图对象的新建、修改或删除</w:t>
      </w:r>
      <w:r>
        <w:rPr>
          <w:rFonts w:hint="eastAsia" w:ascii="宋体" w:hAnsi="宋体"/>
          <w:lang w:bidi="ar"/>
        </w:rPr>
        <w:t>；</w:t>
      </w:r>
    </w:p>
    <w:p w14:paraId="6127B60D">
      <w:pPr>
        <w:numPr>
          <w:ilvl w:val="255"/>
          <w:numId w:val="0"/>
        </w:numPr>
        <w:ind w:left="819" w:leftChars="190" w:hanging="420" w:hangingChars="200"/>
        <w:rPr>
          <w:rFonts w:hint="eastAsia" w:ascii="宋体" w:hAnsi="宋体"/>
          <w:lang w:bidi="ar"/>
        </w:rPr>
      </w:pPr>
      <w:r>
        <w:rPr>
          <w:rFonts w:hint="eastAsia" w:ascii="宋体" w:hAnsi="宋体"/>
          <w:lang w:bidi="ar"/>
        </w:rPr>
        <w:t xml:space="preserve">c） </w:t>
      </w:r>
      <w:r>
        <w:rPr>
          <w:rFonts w:ascii="宋体" w:hAnsi="宋体"/>
          <w:lang w:bidi="ar"/>
        </w:rPr>
        <w:t>作为意图所有者，</w:t>
      </w:r>
      <w:r>
        <w:rPr>
          <w:rFonts w:hint="eastAsia" w:ascii="宋体" w:hAnsi="宋体"/>
          <w:lang w:eastAsia="zh" w:bidi="ar"/>
        </w:rPr>
        <w:t>制</w:t>
      </w:r>
      <w:r>
        <w:rPr>
          <w:rFonts w:ascii="宋体" w:hAnsi="宋体"/>
          <w:lang w:bidi="ar"/>
        </w:rPr>
        <w:t>定行动</w:t>
      </w:r>
      <w:r>
        <w:rPr>
          <w:rFonts w:hint="eastAsia" w:ascii="宋体" w:hAnsi="宋体"/>
          <w:lang w:eastAsia="zh" w:bidi="ar"/>
        </w:rPr>
        <w:t>方案</w:t>
      </w:r>
      <w:r>
        <w:rPr>
          <w:rFonts w:ascii="宋体" w:hAnsi="宋体"/>
          <w:lang w:bidi="ar"/>
        </w:rPr>
        <w:t>（例如修改和删除意图</w:t>
      </w:r>
      <w:r>
        <w:rPr>
          <w:rFonts w:hint="eastAsia" w:ascii="宋体" w:hAnsi="宋体"/>
          <w:lang w:bidi="ar"/>
        </w:rPr>
        <w:t>、</w:t>
      </w:r>
      <w:r>
        <w:rPr>
          <w:rFonts w:ascii="宋体" w:hAnsi="宋体"/>
          <w:lang w:bidi="ar"/>
        </w:rPr>
        <w:t>意图期望或期望目标）以解决意图冲突，并向意图处理者提供意图冲突处理方案</w:t>
      </w:r>
      <w:r>
        <w:rPr>
          <w:rFonts w:hint="eastAsia" w:ascii="宋体" w:hAnsi="宋体"/>
          <w:lang w:bidi="ar"/>
        </w:rPr>
        <w:t>；</w:t>
      </w:r>
    </w:p>
    <w:p w14:paraId="1DCB036C">
      <w:pPr>
        <w:numPr>
          <w:ilvl w:val="255"/>
          <w:numId w:val="0"/>
        </w:numPr>
        <w:ind w:left="819" w:leftChars="190" w:hanging="420" w:hangingChars="200"/>
        <w:rPr>
          <w:rFonts w:hint="eastAsia" w:ascii="宋体" w:hAnsi="宋体"/>
        </w:rPr>
      </w:pPr>
      <w:r>
        <w:rPr>
          <w:rFonts w:hint="eastAsia" w:ascii="宋体" w:hAnsi="宋体"/>
          <w:lang w:bidi="ar"/>
        </w:rPr>
        <w:t xml:space="preserve">d） </w:t>
      </w:r>
      <w:r>
        <w:rPr>
          <w:rFonts w:ascii="宋体" w:hAnsi="宋体"/>
        </w:rPr>
        <w:t>作为意图处理者，根据</w:t>
      </w:r>
      <w:r>
        <w:rPr>
          <w:rFonts w:hint="eastAsia" w:ascii="宋体" w:hAnsi="宋体"/>
        </w:rPr>
        <w:t>意图</w:t>
      </w:r>
      <w:r>
        <w:rPr>
          <w:rFonts w:ascii="宋体" w:hAnsi="宋体"/>
        </w:rPr>
        <w:t>认知</w:t>
      </w:r>
      <w:r>
        <w:rPr>
          <w:rFonts w:hint="eastAsia" w:ascii="宋体" w:hAnsi="宋体"/>
        </w:rPr>
        <w:t>功能</w:t>
      </w:r>
      <w:r>
        <w:rPr>
          <w:rFonts w:ascii="宋体" w:hAnsi="宋体"/>
        </w:rPr>
        <w:t>提供的信息，判定输入意图是否可</w:t>
      </w:r>
      <w:r>
        <w:rPr>
          <w:rFonts w:ascii="宋体" w:hAnsi="宋体"/>
          <w:lang w:val="en"/>
        </w:rPr>
        <w:t>行，并分析评估其</w:t>
      </w:r>
      <w:r>
        <w:rPr>
          <w:rFonts w:ascii="宋体" w:hAnsi="宋体"/>
        </w:rPr>
        <w:t>对当前管理域造成</w:t>
      </w:r>
      <w:r>
        <w:rPr>
          <w:rFonts w:hint="eastAsia" w:ascii="宋体" w:hAnsi="宋体"/>
        </w:rPr>
        <w:t>的</w:t>
      </w:r>
      <w:r>
        <w:rPr>
          <w:rFonts w:ascii="宋体" w:hAnsi="宋体"/>
        </w:rPr>
        <w:t>影响，决策是否接受输入意图，还是进行协商修订</w:t>
      </w:r>
      <w:r>
        <w:rPr>
          <w:rFonts w:hint="eastAsia" w:ascii="宋体" w:hAnsi="宋体"/>
        </w:rPr>
        <w:t>；</w:t>
      </w:r>
    </w:p>
    <w:p w14:paraId="36F3C2D8">
      <w:pPr>
        <w:numPr>
          <w:ilvl w:val="255"/>
          <w:numId w:val="0"/>
        </w:numPr>
        <w:ind w:firstLine="420" w:firstLineChars="200"/>
        <w:rPr>
          <w:rFonts w:hint="eastAsia" w:ascii="宋体" w:hAnsi="宋体"/>
        </w:rPr>
      </w:pPr>
      <w:r>
        <w:rPr>
          <w:rFonts w:hint="eastAsia" w:ascii="宋体" w:hAnsi="宋体"/>
          <w:lang w:bidi="ar"/>
        </w:rPr>
        <w:t xml:space="preserve">e） </w:t>
      </w:r>
      <w:r>
        <w:rPr>
          <w:rFonts w:ascii="宋体" w:hAnsi="宋体"/>
        </w:rPr>
        <w:t>作为意图处理者，根据输入意图所需实现的目标，</w:t>
      </w:r>
      <w:r>
        <w:rPr>
          <w:rFonts w:ascii="宋体" w:hAnsi="宋体"/>
          <w:lang w:val="en"/>
        </w:rPr>
        <w:t>按需进行子意图分解与编排</w:t>
      </w:r>
      <w:r>
        <w:rPr>
          <w:rFonts w:hint="eastAsia" w:ascii="宋体" w:hAnsi="宋体"/>
        </w:rPr>
        <w:t>；</w:t>
      </w:r>
    </w:p>
    <w:p w14:paraId="5D8CFE31">
      <w:pPr>
        <w:numPr>
          <w:ilvl w:val="255"/>
          <w:numId w:val="0"/>
        </w:numPr>
        <w:ind w:left="819" w:leftChars="190" w:hanging="420" w:hangingChars="200"/>
        <w:rPr>
          <w:rFonts w:hint="eastAsia" w:ascii="宋体" w:hAnsi="宋体"/>
        </w:rPr>
      </w:pPr>
      <w:r>
        <w:rPr>
          <w:rFonts w:hint="eastAsia" w:ascii="宋体" w:hAnsi="宋体"/>
          <w:lang w:bidi="ar"/>
        </w:rPr>
        <w:t xml:space="preserve">f） </w:t>
      </w:r>
      <w:r>
        <w:rPr>
          <w:rFonts w:hint="eastAsia" w:ascii="宋体" w:hAnsi="宋体"/>
        </w:rPr>
        <w:t>作为意图处理者，确定能够实现意图的具体行动</w:t>
      </w:r>
      <w:r>
        <w:rPr>
          <w:rFonts w:ascii="宋体" w:hAnsi="宋体"/>
          <w:lang w:val="en"/>
        </w:rPr>
        <w:t>方案</w:t>
      </w:r>
      <w:r>
        <w:rPr>
          <w:rFonts w:hint="eastAsia" w:ascii="宋体" w:hAnsi="宋体"/>
          <w:lang w:val="en" w:eastAsia="zh"/>
        </w:rPr>
        <w:t>（</w:t>
      </w:r>
      <w:r>
        <w:rPr>
          <w:rFonts w:ascii="宋体" w:hAnsi="宋体"/>
          <w:lang w:val="en"/>
        </w:rPr>
        <w:t>例如，特定</w:t>
      </w:r>
      <w:r>
        <w:rPr>
          <w:rFonts w:hint="eastAsia" w:ascii="宋体" w:hAnsi="宋体"/>
        </w:rPr>
        <w:t>意图实现策略</w:t>
      </w:r>
      <w:r>
        <w:rPr>
          <w:rFonts w:ascii="宋体" w:hAnsi="宋体"/>
          <w:lang w:val="en"/>
        </w:rPr>
        <w:t>的执行序列</w:t>
      </w:r>
      <w:r>
        <w:rPr>
          <w:rFonts w:hint="eastAsia" w:ascii="宋体" w:hAnsi="宋体"/>
          <w:lang w:val="en" w:eastAsia="zh"/>
        </w:rPr>
        <w:t>）</w:t>
      </w:r>
      <w:r>
        <w:rPr>
          <w:rFonts w:hint="eastAsia" w:ascii="宋体" w:hAnsi="宋体"/>
        </w:rPr>
        <w:t>。</w:t>
      </w:r>
    </w:p>
    <w:p w14:paraId="634DD15B">
      <w:pPr>
        <w:pStyle w:val="4"/>
        <w:rPr>
          <w:b w:val="0"/>
          <w:bCs w:val="0"/>
        </w:rPr>
      </w:pPr>
      <w:bookmarkStart w:id="751" w:name="_Toc10416"/>
      <w:bookmarkStart w:id="752" w:name="_Toc29496"/>
      <w:bookmarkStart w:id="753" w:name="_Toc3579"/>
      <w:bookmarkStart w:id="754" w:name="_Toc1034"/>
      <w:bookmarkStart w:id="755" w:name="_Toc29594"/>
      <w:bookmarkStart w:id="756" w:name="_Toc183380586"/>
      <w:bookmarkStart w:id="757" w:name="_Toc183380507"/>
      <w:bookmarkStart w:id="758" w:name="_Toc13336"/>
      <w:bookmarkStart w:id="759" w:name="_Toc29725"/>
      <w:bookmarkStart w:id="760" w:name="_Toc1067037856"/>
      <w:bookmarkStart w:id="761" w:name="_Toc1016952936"/>
      <w:bookmarkStart w:id="762" w:name="_Toc8804"/>
      <w:bookmarkStart w:id="763" w:name="_Toc14464"/>
      <w:bookmarkStart w:id="764" w:name="_Toc2367"/>
      <w:bookmarkStart w:id="765" w:name="_Toc7529"/>
      <w:bookmarkStart w:id="766" w:name="_Toc6057"/>
      <w:bookmarkStart w:id="767" w:name="_Toc10850"/>
      <w:bookmarkStart w:id="768" w:name="_Toc1614983894"/>
      <w:bookmarkStart w:id="769" w:name="_Toc9831"/>
      <w:bookmarkStart w:id="770" w:name="_Toc19553"/>
      <w:bookmarkStart w:id="771" w:name="_Toc20611"/>
      <w:bookmarkStart w:id="772" w:name="_Toc804357343"/>
      <w:bookmarkStart w:id="773" w:name="_Toc26757"/>
      <w:bookmarkStart w:id="774" w:name="_Toc11048"/>
      <w:bookmarkStart w:id="775" w:name="_Toc17628"/>
      <w:bookmarkStart w:id="776" w:name="_Toc28330"/>
      <w:bookmarkStart w:id="777" w:name="_Toc6983"/>
      <w:bookmarkStart w:id="778" w:name="_Toc13827"/>
      <w:bookmarkStart w:id="779" w:name="_Toc2973"/>
      <w:bookmarkStart w:id="780" w:name="_Toc14796"/>
      <w:bookmarkStart w:id="781" w:name="_Toc9715"/>
      <w:bookmarkStart w:id="782" w:name="_Toc27385"/>
      <w:bookmarkStart w:id="783" w:name="_Toc9113"/>
      <w:bookmarkStart w:id="784" w:name="_Toc21677"/>
      <w:bookmarkStart w:id="785" w:name="_Toc28821"/>
      <w:bookmarkStart w:id="786" w:name="_Toc10072"/>
      <w:bookmarkStart w:id="787" w:name="_Toc22436"/>
      <w:r>
        <w:rPr>
          <w:rFonts w:hint="eastAsia"/>
          <w:b w:val="0"/>
          <w:bCs w:val="0"/>
        </w:rPr>
        <w:t>意图执行</w:t>
      </w:r>
      <w:bookmarkEnd w:id="751"/>
      <w:bookmarkEnd w:id="752"/>
      <w:bookmarkEnd w:id="753"/>
      <w:r>
        <w:rPr>
          <w:rFonts w:hint="eastAsia"/>
          <w:b w:val="0"/>
          <w:bCs w:val="0"/>
        </w:rPr>
        <w:t>功能</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p>
    <w:p w14:paraId="5C41024F">
      <w:pPr>
        <w:ind w:firstLine="420" w:firstLineChars="200"/>
        <w:rPr>
          <w:lang w:bidi="ar"/>
        </w:rPr>
      </w:pPr>
      <w:r>
        <w:rPr>
          <w:rFonts w:hint="eastAsia"/>
          <w:lang w:bidi="ar"/>
        </w:rPr>
        <w:t>意图</w:t>
      </w:r>
      <w:r>
        <w:rPr>
          <w:lang w:bidi="ar"/>
        </w:rPr>
        <w:t>执行</w:t>
      </w:r>
      <w:r>
        <w:rPr>
          <w:rFonts w:hint="eastAsia"/>
          <w:lang w:bidi="ar"/>
        </w:rPr>
        <w:t>功能</w:t>
      </w:r>
      <w:r>
        <w:rPr>
          <w:rFonts w:hint="eastAsia"/>
          <w:lang w:eastAsia="zh"/>
        </w:rPr>
        <w:t>应</w:t>
      </w:r>
      <w:r>
        <w:rPr>
          <w:rFonts w:hint="eastAsia"/>
          <w:lang w:bidi="ar"/>
        </w:rPr>
        <w:t>支持：</w:t>
      </w:r>
    </w:p>
    <w:p w14:paraId="6543F476">
      <w:pPr>
        <w:numPr>
          <w:ilvl w:val="255"/>
          <w:numId w:val="0"/>
        </w:numPr>
        <w:ind w:left="819" w:leftChars="190" w:hanging="420" w:hangingChars="200"/>
        <w:rPr>
          <w:rFonts w:hint="eastAsia" w:ascii="宋体" w:hAnsi="宋体" w:cs="宋体"/>
          <w:lang w:bidi="ar"/>
          <w:rPrChange w:id="148" w:author="吴泽宇" w:date="2025-09-17T09:31:21Z">
            <w:rPr>
              <w:rFonts w:hint="eastAsia" w:ascii="宋体" w:hAnsi="宋体"/>
              <w:lang w:bidi="ar"/>
            </w:rPr>
          </w:rPrChange>
        </w:rPr>
      </w:pPr>
      <w:r>
        <w:rPr>
          <w:rFonts w:hint="eastAsia" w:ascii="宋体" w:hAnsi="宋体" w:cs="宋体"/>
          <w:lang w:bidi="ar"/>
          <w:rPrChange w:id="149" w:author="吴泽宇" w:date="2025-09-17T09:31:21Z">
            <w:rPr>
              <w:rFonts w:hint="eastAsia"/>
              <w:lang w:bidi="ar"/>
            </w:rPr>
          </w:rPrChange>
        </w:rPr>
        <w:t xml:space="preserve">a） </w:t>
      </w:r>
      <w:r>
        <w:rPr>
          <w:rFonts w:hint="eastAsia" w:ascii="宋体" w:hAnsi="宋体" w:cs="宋体"/>
          <w:rPrChange w:id="150" w:author="吴泽宇" w:date="2025-09-17T09:31:21Z">
            <w:rPr>
              <w:rFonts w:ascii="宋体" w:hAnsi="宋体"/>
            </w:rPr>
          </w:rPrChange>
        </w:rPr>
        <w:t>作为意图所有者，定义新的意图并</w:t>
      </w:r>
      <w:r>
        <w:rPr>
          <w:rFonts w:hint="eastAsia" w:ascii="宋体" w:hAnsi="宋体" w:cs="宋体"/>
          <w:rPrChange w:id="151" w:author="吴泽宇" w:date="2025-09-17T09:31:21Z">
            <w:rPr>
              <w:rFonts w:hint="eastAsia" w:ascii="宋体" w:hAnsi="宋体"/>
            </w:rPr>
          </w:rPrChange>
        </w:rPr>
        <w:t>使用</w:t>
      </w:r>
      <w:r>
        <w:rPr>
          <w:rFonts w:hint="eastAsia" w:ascii="宋体" w:hAnsi="宋体" w:cs="宋体"/>
          <w:rPrChange w:id="152" w:author="吴泽宇" w:date="2025-09-17T09:31:21Z">
            <w:rPr>
              <w:rFonts w:ascii="宋体" w:hAnsi="宋体"/>
            </w:rPr>
          </w:rPrChange>
        </w:rPr>
        <w:t>意图接口来采取行动</w:t>
      </w:r>
      <w:r>
        <w:rPr>
          <w:rFonts w:hint="eastAsia" w:ascii="宋体" w:hAnsi="宋体" w:cs="宋体"/>
          <w:rPrChange w:id="153" w:author="吴泽宇" w:date="2025-09-17T09:31:21Z">
            <w:rPr>
              <w:rFonts w:hint="eastAsia" w:ascii="宋体" w:hAnsi="宋体"/>
            </w:rPr>
          </w:rPrChange>
        </w:rPr>
        <w:t>，包括不限于</w:t>
      </w:r>
      <w:r>
        <w:rPr>
          <w:rFonts w:hint="eastAsia" w:ascii="宋体" w:hAnsi="宋体" w:cs="宋体"/>
          <w:lang w:bidi="ar"/>
          <w:rPrChange w:id="154" w:author="吴泽宇" w:date="2025-09-17T09:31:21Z">
            <w:rPr>
              <w:rFonts w:ascii="宋体" w:hAnsi="宋体"/>
              <w:lang w:bidi="ar"/>
            </w:rPr>
          </w:rPrChange>
        </w:rPr>
        <w:t>协商意图</w:t>
      </w:r>
      <w:r>
        <w:rPr>
          <w:rFonts w:hint="eastAsia" w:ascii="宋体" w:hAnsi="宋体" w:cs="宋体"/>
          <w:lang w:bidi="ar"/>
          <w:rPrChange w:id="155" w:author="吴泽宇" w:date="2025-09-17T09:31:21Z">
            <w:rPr>
              <w:rFonts w:hint="eastAsia" w:ascii="宋体" w:hAnsi="宋体"/>
              <w:lang w:bidi="ar"/>
            </w:rPr>
          </w:rPrChange>
        </w:rPr>
        <w:t>、</w:t>
      </w:r>
      <w:r>
        <w:rPr>
          <w:rFonts w:hint="eastAsia" w:ascii="宋体" w:hAnsi="宋体" w:cs="宋体"/>
          <w:lang w:bidi="ar"/>
          <w:rPrChange w:id="156" w:author="吴泽宇" w:date="2025-09-17T09:31:21Z">
            <w:rPr>
              <w:rFonts w:ascii="宋体" w:hAnsi="宋体"/>
              <w:lang w:bidi="ar"/>
            </w:rPr>
          </w:rPrChange>
        </w:rPr>
        <w:t>执行意图</w:t>
      </w:r>
      <w:r>
        <w:rPr>
          <w:rFonts w:hint="eastAsia" w:ascii="宋体" w:hAnsi="宋体" w:cs="宋体"/>
          <w:lang w:bidi="ar"/>
          <w:rPrChange w:id="157" w:author="吴泽宇" w:date="2025-09-17T09:31:21Z">
            <w:rPr>
              <w:rFonts w:hint="eastAsia" w:ascii="宋体" w:hAnsi="宋体"/>
              <w:lang w:bidi="ar"/>
            </w:rPr>
          </w:rPrChange>
        </w:rPr>
        <w:t>、删除意图；</w:t>
      </w:r>
    </w:p>
    <w:p w14:paraId="34C7A816">
      <w:pPr>
        <w:numPr>
          <w:ilvl w:val="255"/>
          <w:numId w:val="0"/>
        </w:numPr>
        <w:ind w:firstLine="420" w:firstLineChars="200"/>
        <w:rPr>
          <w:rFonts w:hint="eastAsia" w:ascii="宋体" w:hAnsi="宋体"/>
          <w:lang w:bidi="ar"/>
        </w:rPr>
      </w:pPr>
      <w:r>
        <w:rPr>
          <w:rFonts w:hint="eastAsia" w:ascii="宋体" w:hAnsi="宋体"/>
          <w:lang w:bidi="ar"/>
        </w:rPr>
        <w:t xml:space="preserve">b） </w:t>
      </w:r>
      <w:r>
        <w:rPr>
          <w:rFonts w:ascii="宋体" w:hAnsi="宋体"/>
        </w:rPr>
        <w:t>作为意图所有者，与意图处理者的</w:t>
      </w:r>
      <w:r>
        <w:rPr>
          <w:rFonts w:ascii="宋体" w:hAnsi="宋体"/>
          <w:lang w:val="en"/>
        </w:rPr>
        <w:t>意图</w:t>
      </w:r>
      <w:r>
        <w:rPr>
          <w:rFonts w:ascii="宋体" w:hAnsi="宋体"/>
        </w:rPr>
        <w:t>认知</w:t>
      </w:r>
      <w:r>
        <w:rPr>
          <w:rFonts w:hint="eastAsia" w:ascii="宋体" w:hAnsi="宋体"/>
        </w:rPr>
        <w:t>功能</w:t>
      </w:r>
      <w:r>
        <w:rPr>
          <w:rFonts w:ascii="宋体" w:hAnsi="宋体"/>
        </w:rPr>
        <w:t>针对意图进行必要协商</w:t>
      </w:r>
      <w:r>
        <w:rPr>
          <w:rFonts w:hint="eastAsia" w:ascii="宋体" w:hAnsi="宋体"/>
        </w:rPr>
        <w:t>；</w:t>
      </w:r>
    </w:p>
    <w:p w14:paraId="58965825">
      <w:pPr>
        <w:numPr>
          <w:ilvl w:val="255"/>
          <w:numId w:val="0"/>
        </w:numPr>
        <w:ind w:left="819" w:leftChars="190" w:hanging="420" w:hangingChars="200"/>
        <w:rPr>
          <w:rFonts w:hint="eastAsia" w:ascii="宋体" w:hAnsi="宋体"/>
          <w:lang w:bidi="ar"/>
        </w:rPr>
      </w:pPr>
      <w:r>
        <w:rPr>
          <w:rFonts w:hint="eastAsia" w:ascii="宋体" w:hAnsi="宋体"/>
          <w:lang w:bidi="ar"/>
        </w:rPr>
        <w:t xml:space="preserve">c） </w:t>
      </w:r>
      <w:r>
        <w:rPr>
          <w:rFonts w:ascii="宋体" w:hAnsi="宋体"/>
        </w:rPr>
        <w:t>作为意图处理者，</w:t>
      </w:r>
      <w:r>
        <w:rPr>
          <w:rFonts w:hint="eastAsia" w:ascii="宋体" w:hAnsi="宋体"/>
        </w:rPr>
        <w:t>将能够实现意图的具体行动</w:t>
      </w:r>
      <w:r>
        <w:rPr>
          <w:rFonts w:hint="eastAsia" w:ascii="宋体" w:hAnsi="宋体"/>
          <w:lang w:eastAsia="zh"/>
        </w:rPr>
        <w:t>（例如，</w:t>
      </w:r>
      <w:r>
        <w:rPr>
          <w:rFonts w:hint="eastAsia" w:ascii="宋体" w:hAnsi="宋体"/>
        </w:rPr>
        <w:t>意图实现策略</w:t>
      </w:r>
      <w:r>
        <w:rPr>
          <w:rFonts w:hint="eastAsia" w:ascii="宋体" w:hAnsi="宋体"/>
          <w:lang w:eastAsia="zh"/>
        </w:rPr>
        <w:t>）</w:t>
      </w:r>
      <w:r>
        <w:rPr>
          <w:rFonts w:hint="eastAsia" w:ascii="宋体" w:hAnsi="宋体"/>
        </w:rPr>
        <w:t>传递至意图实现功能</w:t>
      </w:r>
      <w:r>
        <w:rPr>
          <w:rFonts w:ascii="宋体" w:hAnsi="宋体"/>
        </w:rPr>
        <w:t>，</w:t>
      </w:r>
      <w:r>
        <w:rPr>
          <w:rFonts w:hint="eastAsia" w:ascii="宋体" w:hAnsi="宋体"/>
        </w:rPr>
        <w:t>由意图实现功能完成对管理域对象的操作，</w:t>
      </w:r>
      <w:r>
        <w:rPr>
          <w:rFonts w:ascii="宋体" w:hAnsi="宋体"/>
        </w:rPr>
        <w:t>例如调用进程或更改系统配置</w:t>
      </w:r>
      <w:r>
        <w:rPr>
          <w:rFonts w:hint="eastAsia" w:ascii="宋体" w:hAnsi="宋体"/>
        </w:rPr>
        <w:t>；</w:t>
      </w:r>
    </w:p>
    <w:p w14:paraId="06EC7F62">
      <w:pPr>
        <w:numPr>
          <w:ilvl w:val="255"/>
          <w:numId w:val="0"/>
        </w:numPr>
        <w:ind w:left="819" w:leftChars="190" w:hanging="420" w:hangingChars="200"/>
        <w:rPr>
          <w:rFonts w:hint="eastAsia" w:ascii="宋体" w:hAnsi="宋体"/>
          <w:lang w:bidi="ar"/>
        </w:rPr>
      </w:pPr>
      <w:r>
        <w:rPr>
          <w:rFonts w:hint="eastAsia" w:ascii="宋体" w:hAnsi="宋体"/>
          <w:lang w:bidi="ar"/>
        </w:rPr>
        <w:t xml:space="preserve">d） </w:t>
      </w:r>
      <w:r>
        <w:rPr>
          <w:rFonts w:ascii="宋体" w:hAnsi="宋体"/>
        </w:rPr>
        <w:t>作为意图处理者，</w:t>
      </w:r>
      <w:r>
        <w:rPr>
          <w:rFonts w:hint="eastAsia" w:ascii="宋体" w:hAnsi="宋体"/>
        </w:rPr>
        <w:t>执行意图实例生命周期管理操作，并按需向意图所有者发送意图报告。</w:t>
      </w:r>
    </w:p>
    <w:p w14:paraId="31A7A11C">
      <w:pPr>
        <w:pStyle w:val="4"/>
        <w:rPr>
          <w:b w:val="0"/>
          <w:bCs w:val="0"/>
        </w:rPr>
      </w:pPr>
      <w:bookmarkStart w:id="788" w:name="_Toc19808"/>
      <w:bookmarkStart w:id="789" w:name="_Toc855"/>
      <w:bookmarkStart w:id="790" w:name="_Toc19907"/>
      <w:bookmarkStart w:id="791" w:name="_Toc25700"/>
      <w:bookmarkStart w:id="792" w:name="_Toc874358138"/>
      <w:bookmarkStart w:id="793" w:name="_Toc19367"/>
      <w:bookmarkStart w:id="794" w:name="_Toc14481"/>
      <w:bookmarkStart w:id="795" w:name="_Toc32239"/>
      <w:bookmarkStart w:id="796" w:name="_Toc23119"/>
      <w:bookmarkStart w:id="797" w:name="_Toc6498"/>
      <w:bookmarkStart w:id="798" w:name="_Toc23113"/>
      <w:bookmarkStart w:id="799" w:name="_Toc28400"/>
      <w:bookmarkStart w:id="800" w:name="_Toc16319"/>
      <w:bookmarkStart w:id="801" w:name="_Toc23801"/>
      <w:bookmarkStart w:id="802" w:name="_Toc30049"/>
      <w:bookmarkStart w:id="803" w:name="_Toc22265"/>
      <w:bookmarkStart w:id="804" w:name="_Toc8681"/>
      <w:bookmarkStart w:id="805" w:name="_Toc216703853"/>
      <w:bookmarkStart w:id="806" w:name="_Toc30489"/>
      <w:bookmarkStart w:id="807" w:name="_Toc183380587"/>
      <w:bookmarkStart w:id="808" w:name="_Toc29377"/>
      <w:bookmarkStart w:id="809" w:name="_Toc1126"/>
      <w:bookmarkStart w:id="810" w:name="_Toc2551"/>
      <w:bookmarkStart w:id="811" w:name="_Toc20435"/>
      <w:bookmarkStart w:id="812" w:name="_Toc23622"/>
      <w:bookmarkStart w:id="813" w:name="_Toc17303"/>
      <w:bookmarkStart w:id="814" w:name="_Toc29096"/>
      <w:bookmarkStart w:id="815" w:name="_Toc183380508"/>
      <w:bookmarkStart w:id="816" w:name="_Toc6677"/>
      <w:bookmarkStart w:id="817" w:name="_Toc2064"/>
      <w:bookmarkStart w:id="818" w:name="_Toc15108"/>
      <w:bookmarkStart w:id="819" w:name="_Toc9377"/>
      <w:bookmarkStart w:id="820" w:name="_Toc15345"/>
      <w:bookmarkStart w:id="821" w:name="_Toc7273"/>
      <w:bookmarkStart w:id="822" w:name="_Toc2042262877"/>
      <w:bookmarkStart w:id="823" w:name="_Toc21022"/>
      <w:bookmarkStart w:id="824" w:name="_Toc298749767"/>
      <w:r>
        <w:rPr>
          <w:rFonts w:hint="eastAsia"/>
          <w:b w:val="0"/>
          <w:bCs w:val="0"/>
        </w:rPr>
        <w:t>意图验证</w:t>
      </w:r>
      <w:bookmarkEnd w:id="788"/>
      <w:bookmarkEnd w:id="789"/>
      <w:bookmarkEnd w:id="790"/>
      <w:r>
        <w:rPr>
          <w:rFonts w:hint="eastAsia"/>
          <w:b w:val="0"/>
          <w:bCs w:val="0"/>
        </w:rPr>
        <w:t>功能</w:t>
      </w:r>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429066F1">
      <w:pPr>
        <w:ind w:firstLine="420" w:firstLineChars="200"/>
        <w:rPr>
          <w:lang w:bidi="ar"/>
        </w:rPr>
      </w:pPr>
      <w:r>
        <w:rPr>
          <w:rFonts w:hint="eastAsia"/>
          <w:lang w:bidi="ar"/>
        </w:rPr>
        <w:t>意图验证功能</w:t>
      </w:r>
      <w:del w:id="158" w:author="CMCC-0926" w:date="2025-10-20T14:14:54Z">
        <w:r>
          <w:rPr>
            <w:rFonts w:hint="default"/>
            <w:lang w:val="en-US" w:eastAsia="zh"/>
          </w:rPr>
          <w:delText>应</w:delText>
        </w:r>
      </w:del>
      <w:ins w:id="159" w:author="CMCC-0926" w:date="2025-10-20T14:15:00Z">
        <w:r>
          <w:rPr>
            <w:rFonts w:hint="eastAsia"/>
            <w:lang w:val="en-US" w:eastAsia="zh-CN"/>
          </w:rPr>
          <w:t>宜</w:t>
        </w:r>
      </w:ins>
      <w:r>
        <w:rPr>
          <w:rFonts w:hint="eastAsia"/>
          <w:lang w:bidi="ar"/>
        </w:rPr>
        <w:t>支持：</w:t>
      </w:r>
    </w:p>
    <w:p w14:paraId="0517B43F">
      <w:pPr>
        <w:numPr>
          <w:ilvl w:val="255"/>
          <w:numId w:val="0"/>
        </w:numPr>
        <w:ind w:left="819" w:leftChars="190" w:hanging="420" w:hangingChars="200"/>
        <w:rPr>
          <w:rFonts w:hint="eastAsia" w:ascii="宋体" w:hAnsi="宋体"/>
          <w:lang w:bidi="ar"/>
        </w:rPr>
      </w:pPr>
      <w:r>
        <w:rPr>
          <w:rFonts w:hint="eastAsia" w:ascii="宋体" w:hAnsi="宋体"/>
          <w:lang w:bidi="ar"/>
        </w:rPr>
        <w:t xml:space="preserve">a） </w:t>
      </w:r>
      <w:r>
        <w:rPr>
          <w:rFonts w:ascii="宋体" w:hAnsi="宋体"/>
        </w:rPr>
        <w:t>作为意图所有者，</w:t>
      </w:r>
      <w:r>
        <w:rPr>
          <w:rFonts w:hint="eastAsia" w:ascii="宋体" w:hAnsi="宋体"/>
        </w:rPr>
        <w:t>针对协商后的意图</w:t>
      </w:r>
      <w:r>
        <w:rPr>
          <w:rFonts w:ascii="宋体" w:hAnsi="宋体"/>
        </w:rPr>
        <w:t>进行</w:t>
      </w:r>
      <w:r>
        <w:rPr>
          <w:rFonts w:hint="eastAsia" w:ascii="宋体" w:hAnsi="宋体"/>
        </w:rPr>
        <w:t>综合</w:t>
      </w:r>
      <w:r>
        <w:rPr>
          <w:rFonts w:ascii="宋体" w:hAnsi="宋体"/>
        </w:rPr>
        <w:t>验证和评估</w:t>
      </w:r>
      <w:r>
        <w:rPr>
          <w:rFonts w:hint="eastAsia" w:ascii="宋体" w:hAnsi="宋体"/>
        </w:rPr>
        <w:t>，</w:t>
      </w:r>
      <w:ins w:id="160" w:author="CMCC-0926" w:date="2025-10-20T14:14:45Z">
        <w:r>
          <w:rPr>
            <w:rFonts w:hint="eastAsia" w:ascii="宋体" w:hAnsi="宋体"/>
            <w:lang w:val="en-US" w:eastAsia="zh-CN"/>
          </w:rPr>
          <w:t>可</w:t>
        </w:r>
      </w:ins>
      <w:del w:id="161" w:author="CMCC-0926" w:date="2025-09-28T16:02:18Z">
        <w:commentRangeStart w:id="7"/>
        <w:r>
          <w:rPr>
            <w:rFonts w:ascii="宋体" w:hAnsi="宋体"/>
            <w:lang w:val="en"/>
          </w:rPr>
          <w:delText>可</w:delText>
        </w:r>
        <w:commentRangeEnd w:id="7"/>
      </w:del>
      <w:del w:id="162" w:author="CMCC-0926" w:date="2025-09-28T16:02:18Z">
        <w:r>
          <w:rPr/>
          <w:commentReference w:id="7"/>
        </w:r>
      </w:del>
      <w:r>
        <w:rPr>
          <w:rFonts w:hint="eastAsia" w:ascii="宋体" w:hAnsi="宋体"/>
        </w:rPr>
        <w:t>调用仿真验证功能进行验证；</w:t>
      </w:r>
    </w:p>
    <w:p w14:paraId="42C2D33B">
      <w:pPr>
        <w:numPr>
          <w:ilvl w:val="255"/>
          <w:numId w:val="0"/>
        </w:numPr>
        <w:ind w:left="819" w:leftChars="190" w:hanging="420" w:hangingChars="200"/>
        <w:rPr>
          <w:rFonts w:hint="eastAsia" w:ascii="宋体" w:hAnsi="宋体"/>
          <w:lang w:bidi="ar"/>
        </w:rPr>
      </w:pPr>
      <w:r>
        <w:rPr>
          <w:rFonts w:hint="eastAsia" w:ascii="宋体" w:hAnsi="宋体"/>
          <w:lang w:bidi="ar"/>
        </w:rPr>
        <w:t>b） 作为意图处理者，验证输入意图能否被实现，并预估引入意图可能产生的其他影响</w:t>
      </w:r>
      <w:r>
        <w:rPr>
          <w:rFonts w:ascii="宋体" w:hAnsi="宋体"/>
          <w:lang w:val="en" w:bidi="ar"/>
        </w:rPr>
        <w:t>，</w:t>
      </w:r>
      <w:ins w:id="163" w:author="CMCC-0926" w:date="2025-10-20T14:15:09Z">
        <w:r>
          <w:rPr>
            <w:rFonts w:hint="eastAsia" w:ascii="宋体" w:hAnsi="宋体"/>
            <w:lang w:val="en-US" w:eastAsia="zh-CN" w:bidi="ar"/>
          </w:rPr>
          <w:t>可</w:t>
        </w:r>
      </w:ins>
      <w:del w:id="164" w:author="CMCC-0926" w:date="2025-09-28T16:02:20Z">
        <w:r>
          <w:rPr>
            <w:rFonts w:hint="eastAsia" w:ascii="宋体" w:hAnsi="宋体"/>
            <w:highlight w:val="yellow"/>
            <w:lang w:bidi="ar"/>
            <w:rPrChange w:id="165" w:author="吴泽宇" w:date="2025-09-17T09:33:25Z">
              <w:rPr>
                <w:rFonts w:hint="eastAsia" w:ascii="宋体" w:hAnsi="宋体"/>
                <w:lang w:bidi="ar"/>
              </w:rPr>
            </w:rPrChange>
          </w:rPr>
          <w:delText>可</w:delText>
        </w:r>
      </w:del>
      <w:r>
        <w:rPr>
          <w:rFonts w:hint="eastAsia" w:ascii="宋体" w:hAnsi="宋体"/>
          <w:lang w:bidi="ar"/>
        </w:rPr>
        <w:t>调用仿真验证功能进行验证；</w:t>
      </w:r>
    </w:p>
    <w:p w14:paraId="7DD03215">
      <w:pPr>
        <w:numPr>
          <w:ilvl w:val="255"/>
          <w:numId w:val="0"/>
        </w:numPr>
        <w:ind w:left="819" w:leftChars="190" w:hanging="420" w:hangingChars="200"/>
        <w:rPr>
          <w:rFonts w:hint="eastAsia" w:ascii="宋体" w:hAnsi="宋体"/>
          <w:lang w:bidi="ar"/>
        </w:rPr>
      </w:pPr>
      <w:r>
        <w:rPr>
          <w:rFonts w:hint="eastAsia" w:ascii="宋体" w:hAnsi="宋体"/>
          <w:lang w:bidi="ar"/>
        </w:rPr>
        <w:t xml:space="preserve">c） </w:t>
      </w:r>
      <w:r>
        <w:rPr>
          <w:rFonts w:ascii="宋体" w:hAnsi="宋体"/>
        </w:rPr>
        <w:t>作为意图处理者，比对</w:t>
      </w:r>
      <w:r>
        <w:rPr>
          <w:rFonts w:hint="eastAsia" w:ascii="宋体" w:hAnsi="宋体"/>
        </w:rPr>
        <w:t>意图</w:t>
      </w:r>
      <w:r>
        <w:rPr>
          <w:rFonts w:ascii="宋体" w:hAnsi="宋体"/>
        </w:rPr>
        <w:t>执行</w:t>
      </w:r>
      <w:r>
        <w:rPr>
          <w:rFonts w:hint="eastAsia" w:ascii="宋体" w:hAnsi="宋体"/>
        </w:rPr>
        <w:t>结果</w:t>
      </w:r>
      <w:r>
        <w:rPr>
          <w:rFonts w:ascii="宋体" w:hAnsi="宋体"/>
        </w:rPr>
        <w:t>与预期结果</w:t>
      </w:r>
      <w:r>
        <w:rPr>
          <w:rFonts w:hint="eastAsia" w:ascii="宋体" w:hAnsi="宋体"/>
        </w:rPr>
        <w:t>验证</w:t>
      </w:r>
      <w:r>
        <w:rPr>
          <w:rFonts w:ascii="宋体" w:hAnsi="宋体"/>
        </w:rPr>
        <w:t>意图</w:t>
      </w:r>
      <w:r>
        <w:rPr>
          <w:rFonts w:hint="eastAsia" w:ascii="宋体" w:hAnsi="宋体"/>
        </w:rPr>
        <w:t>期望是否满足</w:t>
      </w:r>
      <w:r>
        <w:rPr>
          <w:rFonts w:ascii="宋体" w:hAnsi="宋体"/>
        </w:rPr>
        <w:t>，</w:t>
      </w:r>
      <w:r>
        <w:rPr>
          <w:rFonts w:ascii="宋体" w:hAnsi="宋体"/>
          <w:lang w:val="en"/>
        </w:rPr>
        <w:t>并</w:t>
      </w:r>
      <w:r>
        <w:rPr>
          <w:rFonts w:ascii="宋体" w:hAnsi="宋体"/>
        </w:rPr>
        <w:t>通过</w:t>
      </w:r>
      <w:r>
        <w:rPr>
          <w:rFonts w:hint="eastAsia" w:ascii="宋体" w:hAnsi="宋体"/>
        </w:rPr>
        <w:t>意图报告向意图所有者反馈意图</w:t>
      </w:r>
      <w:r>
        <w:rPr>
          <w:rFonts w:ascii="宋体" w:hAnsi="宋体"/>
        </w:rPr>
        <w:t>执行</w:t>
      </w:r>
      <w:r>
        <w:rPr>
          <w:rFonts w:hint="eastAsia" w:ascii="宋体" w:hAnsi="宋体"/>
        </w:rPr>
        <w:t>结果</w:t>
      </w:r>
      <w:r>
        <w:rPr>
          <w:rFonts w:ascii="宋体" w:hAnsi="宋体"/>
        </w:rPr>
        <w:t>。</w:t>
      </w:r>
    </w:p>
    <w:p w14:paraId="04B442ED">
      <w:pPr>
        <w:pStyle w:val="4"/>
        <w:rPr>
          <w:rFonts w:hint="eastAsia" w:hAnsi="黑体" w:cs="黑体"/>
          <w:b w:val="0"/>
          <w:bCs w:val="0"/>
        </w:rPr>
      </w:pPr>
      <w:bookmarkStart w:id="825" w:name="_Toc22996"/>
      <w:bookmarkStart w:id="826" w:name="_Toc10098"/>
      <w:bookmarkStart w:id="827" w:name="_Toc1727"/>
      <w:bookmarkStart w:id="828" w:name="_Toc993005098"/>
      <w:bookmarkStart w:id="829" w:name="_Toc4500"/>
      <w:bookmarkStart w:id="830" w:name="_Toc28684"/>
      <w:bookmarkStart w:id="831" w:name="_Toc183380588"/>
      <w:bookmarkStart w:id="832" w:name="_Toc15382"/>
      <w:bookmarkStart w:id="833" w:name="_Toc16451"/>
      <w:bookmarkStart w:id="834" w:name="_Toc1781"/>
      <w:bookmarkStart w:id="835" w:name="_Toc31194"/>
      <w:bookmarkStart w:id="836" w:name="_Toc3027"/>
      <w:bookmarkStart w:id="837" w:name="_Toc726815046"/>
      <w:bookmarkStart w:id="838" w:name="_Toc16571"/>
      <w:bookmarkStart w:id="839" w:name="_Toc12092"/>
      <w:bookmarkStart w:id="840" w:name="_Toc8605"/>
      <w:bookmarkStart w:id="841" w:name="_Toc13439"/>
      <w:bookmarkStart w:id="842" w:name="_Toc22695"/>
      <w:bookmarkStart w:id="843" w:name="_Toc19490"/>
      <w:bookmarkStart w:id="844" w:name="_Toc183380509"/>
      <w:bookmarkStart w:id="845" w:name="_Toc15817"/>
      <w:bookmarkStart w:id="846" w:name="_Toc27512"/>
      <w:bookmarkStart w:id="847" w:name="_Toc20583"/>
      <w:bookmarkStart w:id="848" w:name="_Toc29907"/>
      <w:bookmarkStart w:id="849" w:name="_Toc681830873"/>
      <w:bookmarkStart w:id="850" w:name="_Toc27621"/>
      <w:bookmarkStart w:id="851" w:name="_Toc20064"/>
      <w:bookmarkStart w:id="852" w:name="_Toc31843"/>
      <w:bookmarkStart w:id="853" w:name="_Toc29575"/>
      <w:bookmarkStart w:id="854" w:name="_Toc18137"/>
      <w:bookmarkStart w:id="855" w:name="_Toc25636"/>
      <w:bookmarkStart w:id="856" w:name="_Toc10653"/>
      <w:bookmarkStart w:id="857" w:name="_Toc21621"/>
      <w:bookmarkStart w:id="858" w:name="_Toc21084"/>
      <w:bookmarkStart w:id="859" w:name="_Toc4401"/>
      <w:bookmarkStart w:id="860" w:name="_Toc22424"/>
      <w:bookmarkStart w:id="861" w:name="_Toc1027238494"/>
      <w:r>
        <w:rPr>
          <w:rFonts w:hint="eastAsia" w:hAnsi="黑体" w:cs="黑体"/>
          <w:b w:val="0"/>
          <w:bCs w:val="0"/>
        </w:rPr>
        <w:t>意图编排</w:t>
      </w:r>
      <w:bookmarkEnd w:id="825"/>
      <w:bookmarkEnd w:id="826"/>
      <w:bookmarkEnd w:id="827"/>
      <w:r>
        <w:rPr>
          <w:rFonts w:hint="eastAsia" w:hAnsi="黑体" w:cs="黑体"/>
          <w:b w:val="0"/>
          <w:bCs w:val="0"/>
        </w:rPr>
        <w:t>功能</w:t>
      </w:r>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p>
    <w:p w14:paraId="1D3E9EE5">
      <w:pPr>
        <w:widowControl/>
        <w:numPr>
          <w:ilvl w:val="255"/>
          <w:numId w:val="0"/>
        </w:numPr>
        <w:ind w:firstLine="420" w:firstLineChars="200"/>
        <w:jc w:val="left"/>
        <w:rPr>
          <w:lang w:bidi="ar"/>
        </w:rPr>
      </w:pPr>
      <w:r>
        <w:rPr>
          <w:rFonts w:hint="eastAsia"/>
          <w:lang w:bidi="ar"/>
        </w:rPr>
        <w:t>作为意图处理者，</w:t>
      </w:r>
      <w:r>
        <w:rPr>
          <w:rFonts w:hint="eastAsia"/>
          <w:lang w:eastAsia="zh" w:bidi="ar"/>
        </w:rPr>
        <w:t>意图编排功能应</w:t>
      </w:r>
      <w:r>
        <w:rPr>
          <w:rFonts w:hint="eastAsia"/>
          <w:lang w:val="en" w:bidi="ar"/>
        </w:rPr>
        <w:t>针对对应于同一个意图的</w:t>
      </w:r>
      <w:r>
        <w:rPr>
          <w:rFonts w:hint="eastAsia"/>
          <w:lang w:bidi="ar"/>
        </w:rPr>
        <w:t>多个子意图对象</w:t>
      </w:r>
      <w:r>
        <w:rPr>
          <w:rFonts w:hint="eastAsia"/>
          <w:lang w:val="en" w:bidi="ar"/>
        </w:rPr>
        <w:t>，根据特定优化目标（例如，最小化整体执行时间、最小化综合占用资源等）</w:t>
      </w:r>
      <w:r>
        <w:rPr>
          <w:rFonts w:hint="eastAsia"/>
          <w:lang w:bidi="ar"/>
        </w:rPr>
        <w:t>进行</w:t>
      </w:r>
      <w:r>
        <w:rPr>
          <w:rFonts w:hint="eastAsia"/>
          <w:lang w:val="en" w:bidi="ar"/>
        </w:rPr>
        <w:t>执行顺序</w:t>
      </w:r>
      <w:r>
        <w:rPr>
          <w:rFonts w:hint="eastAsia"/>
          <w:lang w:bidi="ar"/>
        </w:rPr>
        <w:t>编排。</w:t>
      </w:r>
    </w:p>
    <w:p w14:paraId="446C8C1A">
      <w:pPr>
        <w:pStyle w:val="4"/>
        <w:rPr>
          <w:b w:val="0"/>
          <w:bCs w:val="0"/>
        </w:rPr>
      </w:pPr>
      <w:bookmarkStart w:id="862" w:name="_Toc6977"/>
      <w:bookmarkStart w:id="863" w:name="_Toc11104"/>
      <w:bookmarkStart w:id="864" w:name="_Toc16943"/>
      <w:bookmarkStart w:id="865" w:name="_Toc5056"/>
      <w:bookmarkStart w:id="866" w:name="_Toc1947009326"/>
      <w:bookmarkStart w:id="867" w:name="_Toc20170"/>
      <w:bookmarkStart w:id="868" w:name="_Toc10518"/>
      <w:bookmarkStart w:id="869" w:name="_Toc23097"/>
      <w:bookmarkStart w:id="870" w:name="_Toc26676"/>
      <w:bookmarkStart w:id="871" w:name="_Toc19913"/>
      <w:bookmarkStart w:id="872" w:name="_Toc21869"/>
      <w:bookmarkStart w:id="873" w:name="_Toc12645"/>
      <w:bookmarkStart w:id="874" w:name="_Toc944"/>
      <w:bookmarkStart w:id="875" w:name="_Toc19346"/>
      <w:bookmarkStart w:id="876" w:name="_Toc3407"/>
      <w:bookmarkStart w:id="877" w:name="_Toc2077"/>
      <w:bookmarkStart w:id="878" w:name="_Toc21167"/>
      <w:bookmarkStart w:id="879" w:name="_Toc183380589"/>
      <w:bookmarkStart w:id="880" w:name="_Toc6284"/>
      <w:bookmarkStart w:id="881" w:name="_Toc305257261"/>
      <w:bookmarkStart w:id="882" w:name="_Toc4075"/>
      <w:bookmarkStart w:id="883" w:name="_Toc9807"/>
      <w:bookmarkStart w:id="884" w:name="_Toc2095353969"/>
      <w:bookmarkStart w:id="885" w:name="_Toc1896"/>
      <w:bookmarkStart w:id="886" w:name="_Toc1859954925"/>
      <w:bookmarkStart w:id="887" w:name="_Toc13420"/>
      <w:bookmarkStart w:id="888" w:name="_Toc3018"/>
      <w:bookmarkStart w:id="889" w:name="_Toc31749"/>
      <w:bookmarkStart w:id="890" w:name="_Toc21854"/>
      <w:bookmarkStart w:id="891" w:name="_Toc183380510"/>
      <w:bookmarkStart w:id="892" w:name="_Toc2516"/>
      <w:bookmarkStart w:id="893" w:name="_Toc30165"/>
      <w:bookmarkStart w:id="894" w:name="_Toc1464"/>
      <w:bookmarkStart w:id="895" w:name="_Toc20897"/>
      <w:bookmarkStart w:id="896" w:name="_Toc31879"/>
      <w:bookmarkStart w:id="897" w:name="_Toc6809"/>
      <w:bookmarkStart w:id="898" w:name="_Toc17557"/>
      <w:r>
        <w:rPr>
          <w:rFonts w:hint="eastAsia"/>
          <w:b w:val="0"/>
          <w:bCs w:val="0"/>
        </w:rPr>
        <w:t>意图存储</w:t>
      </w:r>
      <w:bookmarkEnd w:id="862"/>
      <w:bookmarkEnd w:id="863"/>
      <w:bookmarkEnd w:id="864"/>
      <w:r>
        <w:rPr>
          <w:rFonts w:hint="eastAsia"/>
          <w:b w:val="0"/>
          <w:bCs w:val="0"/>
        </w:rPr>
        <w:t>功能</w:t>
      </w:r>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p>
    <w:p w14:paraId="7C8396B6">
      <w:pPr>
        <w:widowControl/>
        <w:ind w:firstLine="420" w:firstLineChars="200"/>
        <w:jc w:val="left"/>
        <w:rPr>
          <w:lang w:bidi="ar"/>
        </w:rPr>
      </w:pPr>
      <w:r>
        <w:rPr>
          <w:rFonts w:hint="eastAsia"/>
          <w:lang w:bidi="ar"/>
        </w:rPr>
        <w:t>意图存储功能</w:t>
      </w:r>
      <w:r>
        <w:rPr>
          <w:rFonts w:hint="eastAsia"/>
          <w:lang w:eastAsia="zh" w:bidi="ar"/>
        </w:rPr>
        <w:t>应</w:t>
      </w:r>
      <w:r>
        <w:rPr>
          <w:rFonts w:hint="eastAsia"/>
          <w:lang w:bidi="ar"/>
        </w:rPr>
        <w:t>保存意图相关信息</w:t>
      </w:r>
      <w:r>
        <w:rPr>
          <w:lang w:val="en" w:bidi="ar"/>
        </w:rPr>
        <w:t>。具体</w:t>
      </w:r>
      <w:r>
        <w:rPr>
          <w:rFonts w:hint="eastAsia"/>
          <w:lang w:val="en" w:eastAsia="zh" w:bidi="ar"/>
        </w:rPr>
        <w:t>宜</w:t>
      </w:r>
      <w:r>
        <w:rPr>
          <w:lang w:val="en" w:bidi="ar"/>
        </w:rPr>
        <w:t>包括：意图实现策略信息、意图实例信息、领域相关知识等。</w:t>
      </w:r>
    </w:p>
    <w:p w14:paraId="1E2B487A">
      <w:pPr>
        <w:pStyle w:val="3"/>
        <w:rPr>
          <w:b w:val="0"/>
          <w:bCs w:val="0"/>
        </w:rPr>
      </w:pPr>
      <w:bookmarkStart w:id="899" w:name="_Toc3905"/>
      <w:bookmarkStart w:id="900" w:name="_Toc13359"/>
      <w:bookmarkStart w:id="901" w:name="_Toc2197"/>
      <w:bookmarkStart w:id="902" w:name="_Toc24582"/>
      <w:bookmarkStart w:id="903" w:name="_Toc183380511"/>
      <w:bookmarkStart w:id="904" w:name="_Toc29227"/>
      <w:bookmarkStart w:id="905" w:name="_Toc3130"/>
      <w:bookmarkStart w:id="906" w:name="_Toc17560"/>
      <w:bookmarkStart w:id="907" w:name="_Toc13779"/>
      <w:bookmarkStart w:id="908" w:name="_Toc4470"/>
      <w:bookmarkStart w:id="909" w:name="_Toc8276"/>
      <w:bookmarkStart w:id="910" w:name="_Toc3726"/>
      <w:bookmarkStart w:id="911" w:name="_Toc3969"/>
      <w:bookmarkStart w:id="912" w:name="_Toc16448"/>
      <w:bookmarkStart w:id="913" w:name="_Toc32521"/>
      <w:bookmarkStart w:id="914" w:name="_Toc3510"/>
      <w:bookmarkStart w:id="915" w:name="_Toc7232"/>
      <w:bookmarkStart w:id="916" w:name="_Toc30767"/>
      <w:bookmarkStart w:id="917" w:name="_Toc563442137"/>
      <w:bookmarkStart w:id="918" w:name="_Toc10792"/>
      <w:bookmarkStart w:id="919" w:name="_Toc6019"/>
      <w:bookmarkStart w:id="920" w:name="_Toc7286"/>
      <w:bookmarkStart w:id="921" w:name="_Toc3723"/>
      <w:bookmarkStart w:id="922" w:name="_Toc789642885"/>
      <w:bookmarkStart w:id="923" w:name="_Toc28087"/>
      <w:bookmarkStart w:id="924" w:name="_Toc23775"/>
      <w:bookmarkStart w:id="925" w:name="_Toc13874"/>
      <w:bookmarkStart w:id="926" w:name="_Toc5570"/>
      <w:bookmarkStart w:id="927" w:name="_Toc10696"/>
      <w:bookmarkStart w:id="928" w:name="_Toc2053236262"/>
      <w:bookmarkStart w:id="929" w:name="_Toc1787"/>
      <w:bookmarkStart w:id="930" w:name="_Toc183380590"/>
      <w:bookmarkStart w:id="931" w:name="_Toc530"/>
      <w:bookmarkStart w:id="932" w:name="_Toc2830"/>
      <w:bookmarkStart w:id="933" w:name="_Toc15118"/>
      <w:bookmarkStart w:id="934" w:name="_Toc28998"/>
      <w:bookmarkStart w:id="935" w:name="_Toc1108766879"/>
      <w:r>
        <w:rPr>
          <w:rFonts w:hint="eastAsia"/>
          <w:b w:val="0"/>
          <w:bCs w:val="0"/>
        </w:rPr>
        <w:t>意图处理能力管理功能</w:t>
      </w:r>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p>
    <w:p w14:paraId="057D2621">
      <w:pPr>
        <w:ind w:firstLine="420" w:firstLineChars="200"/>
        <w:rPr>
          <w:rFonts w:hint="eastAsia" w:ascii="宋体" w:hAnsi="宋体"/>
          <w:lang w:bidi="ar"/>
        </w:rPr>
      </w:pPr>
      <w:r>
        <w:rPr>
          <w:rFonts w:hint="eastAsia" w:ascii="宋体" w:hAnsi="宋体"/>
        </w:rPr>
        <w:t>意图处理能力管理功能</w:t>
      </w:r>
      <w:r>
        <w:rPr>
          <w:rFonts w:hint="eastAsia" w:ascii="宋体" w:hAnsi="宋体"/>
          <w:lang w:eastAsia="zh"/>
        </w:rPr>
        <w:t>应</w:t>
      </w:r>
      <w:r>
        <w:rPr>
          <w:rFonts w:hint="eastAsia" w:ascii="宋体" w:hAnsi="宋体"/>
          <w:lang w:bidi="ar"/>
        </w:rPr>
        <w:t>支持：</w:t>
      </w:r>
    </w:p>
    <w:p w14:paraId="757F5348">
      <w:pPr>
        <w:numPr>
          <w:ilvl w:val="255"/>
          <w:numId w:val="0"/>
        </w:numPr>
        <w:ind w:left="819" w:leftChars="190" w:hanging="420" w:hangingChars="200"/>
        <w:rPr>
          <w:rFonts w:hint="eastAsia" w:ascii="宋体" w:hAnsi="宋体"/>
          <w:lang w:bidi="ar"/>
        </w:rPr>
      </w:pPr>
      <w:r>
        <w:rPr>
          <w:rFonts w:hint="eastAsia" w:ascii="宋体" w:hAnsi="宋体"/>
          <w:lang w:bidi="ar"/>
        </w:rPr>
        <w:t xml:space="preserve">a） </w:t>
      </w:r>
      <w:r>
        <w:rPr>
          <w:rFonts w:hint="eastAsia" w:ascii="宋体" w:hAnsi="宋体"/>
        </w:rPr>
        <w:t>意图管理功能注册，将意图管理功能注册到意图处理能力数据库，意图所有者可基于意图处理能力数据库中保存的信息寻找合适的意图处理者；</w:t>
      </w:r>
    </w:p>
    <w:p w14:paraId="313DB265">
      <w:pPr>
        <w:numPr>
          <w:ilvl w:val="255"/>
          <w:numId w:val="0"/>
        </w:numPr>
        <w:ind w:firstLine="420" w:firstLineChars="200"/>
        <w:rPr>
          <w:rFonts w:hint="eastAsia" w:ascii="宋体" w:hAnsi="宋体"/>
          <w:lang w:bidi="ar"/>
        </w:rPr>
      </w:pPr>
      <w:r>
        <w:rPr>
          <w:rFonts w:hint="eastAsia" w:ascii="宋体" w:hAnsi="宋体"/>
          <w:lang w:bidi="ar"/>
        </w:rPr>
        <w:t xml:space="preserve">b） </w:t>
      </w:r>
      <w:r>
        <w:rPr>
          <w:rFonts w:hint="eastAsia" w:ascii="宋体" w:hAnsi="宋体"/>
          <w:lang w:eastAsia="zh"/>
        </w:rPr>
        <w:t>注册处理能力管理</w:t>
      </w:r>
      <w:r>
        <w:rPr>
          <w:rFonts w:hint="eastAsia" w:ascii="宋体" w:hAnsi="宋体"/>
        </w:rPr>
        <w:t>，提供</w:t>
      </w:r>
      <w:r>
        <w:rPr>
          <w:rFonts w:hint="eastAsia" w:ascii="宋体" w:hAnsi="宋体"/>
          <w:lang w:eastAsia="zh"/>
        </w:rPr>
        <w:t>针对</w:t>
      </w:r>
      <w:r>
        <w:rPr>
          <w:rFonts w:hint="eastAsia" w:ascii="宋体" w:hAnsi="宋体"/>
        </w:rPr>
        <w:t>已</w:t>
      </w:r>
      <w:r>
        <w:rPr>
          <w:rFonts w:hint="eastAsia" w:ascii="宋体" w:hAnsi="宋体"/>
          <w:lang w:eastAsia="zh"/>
        </w:rPr>
        <w:t>注册意图处理能力的</w:t>
      </w:r>
      <w:r>
        <w:rPr>
          <w:rFonts w:hint="eastAsia" w:ascii="宋体" w:hAnsi="宋体"/>
        </w:rPr>
        <w:t>更新、删除、查询等操作。</w:t>
      </w:r>
    </w:p>
    <w:p w14:paraId="09739FB9">
      <w:pPr>
        <w:pStyle w:val="3"/>
        <w:rPr>
          <w:b w:val="0"/>
          <w:bCs w:val="0"/>
        </w:rPr>
      </w:pPr>
      <w:bookmarkStart w:id="936" w:name="_Toc1203211825"/>
      <w:bookmarkStart w:id="937" w:name="_Toc22413"/>
      <w:bookmarkStart w:id="938" w:name="_Toc4761"/>
      <w:bookmarkStart w:id="939" w:name="_Toc12596"/>
      <w:bookmarkStart w:id="940" w:name="_Toc5371"/>
      <w:bookmarkStart w:id="941" w:name="_Toc183380591"/>
      <w:bookmarkStart w:id="942" w:name="_Toc4172"/>
      <w:bookmarkStart w:id="943" w:name="_Toc8048"/>
      <w:bookmarkStart w:id="944" w:name="_Toc30430"/>
      <w:bookmarkStart w:id="945" w:name="_Toc31876"/>
      <w:bookmarkStart w:id="946" w:name="_Toc20837"/>
      <w:bookmarkStart w:id="947" w:name="_Toc21236"/>
      <w:bookmarkStart w:id="948" w:name="_Toc783791660"/>
      <w:bookmarkStart w:id="949" w:name="_Toc152875524"/>
      <w:bookmarkStart w:id="950" w:name="_Toc1447450608"/>
      <w:bookmarkStart w:id="951" w:name="_Toc12562"/>
      <w:bookmarkStart w:id="952" w:name="_Toc9595"/>
      <w:bookmarkStart w:id="953" w:name="_Toc2602"/>
      <w:bookmarkStart w:id="954" w:name="_Toc23581"/>
      <w:bookmarkStart w:id="955" w:name="_Toc15207"/>
      <w:bookmarkStart w:id="956" w:name="_Toc14895"/>
      <w:bookmarkStart w:id="957" w:name="_Toc6572"/>
      <w:bookmarkStart w:id="958" w:name="_Toc32759"/>
      <w:bookmarkStart w:id="959" w:name="_Toc7492"/>
      <w:bookmarkStart w:id="960" w:name="_Toc14790"/>
      <w:bookmarkStart w:id="961" w:name="_Toc14264"/>
      <w:bookmarkStart w:id="962" w:name="_Toc20315"/>
      <w:bookmarkStart w:id="963" w:name="_Toc20735"/>
      <w:bookmarkStart w:id="964" w:name="_Toc31692"/>
      <w:bookmarkStart w:id="965" w:name="_Toc18683"/>
      <w:bookmarkStart w:id="966" w:name="_Toc30707"/>
      <w:bookmarkStart w:id="967" w:name="_Toc26619"/>
      <w:bookmarkStart w:id="968" w:name="_Toc1731"/>
      <w:bookmarkStart w:id="969" w:name="_Toc24145"/>
      <w:bookmarkStart w:id="970" w:name="_Toc13640"/>
      <w:bookmarkStart w:id="971" w:name="_Toc11301"/>
      <w:bookmarkStart w:id="972" w:name="_Toc183380512"/>
      <w:r>
        <w:rPr>
          <w:rFonts w:hint="eastAsia"/>
          <w:b w:val="0"/>
          <w:bCs w:val="0"/>
        </w:rPr>
        <w:t>意图转译功能</w:t>
      </w:r>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14:paraId="7951B2F1">
      <w:pPr>
        <w:ind w:firstLine="420" w:firstLineChars="200"/>
        <w:rPr>
          <w:rFonts w:hint="eastAsia" w:ascii="宋体" w:hAnsi="宋体"/>
          <w:lang w:val="en" w:bidi="ar"/>
        </w:rPr>
      </w:pPr>
      <w:r>
        <w:rPr>
          <w:rFonts w:hint="eastAsia" w:ascii="宋体" w:hAnsi="宋体"/>
        </w:rPr>
        <w:t>意图转译功能</w:t>
      </w:r>
      <w:r>
        <w:rPr>
          <w:rFonts w:hint="eastAsia" w:ascii="宋体" w:hAnsi="宋体"/>
          <w:lang w:eastAsia="zh"/>
        </w:rPr>
        <w:t>应</w:t>
      </w:r>
      <w:r>
        <w:rPr>
          <w:rFonts w:hint="eastAsia" w:ascii="宋体" w:hAnsi="宋体"/>
          <w:lang w:bidi="ar"/>
        </w:rPr>
        <w:t>支持：</w:t>
      </w:r>
    </w:p>
    <w:p w14:paraId="1981DA2C">
      <w:pPr>
        <w:numPr>
          <w:ilvl w:val="255"/>
          <w:numId w:val="0"/>
        </w:numPr>
        <w:ind w:left="819" w:leftChars="190" w:hanging="420" w:hangingChars="200"/>
        <w:rPr>
          <w:rFonts w:hint="eastAsia" w:ascii="宋体" w:hAnsi="宋体"/>
        </w:rPr>
      </w:pPr>
      <w:r>
        <w:rPr>
          <w:rFonts w:hint="eastAsia" w:ascii="宋体" w:hAnsi="宋体"/>
          <w:lang w:bidi="ar"/>
        </w:rPr>
        <w:t xml:space="preserve">a） </w:t>
      </w:r>
      <w:r>
        <w:rPr>
          <w:rFonts w:ascii="宋体" w:hAnsi="宋体"/>
          <w:lang w:val="en"/>
        </w:rPr>
        <w:t>意图转</w:t>
      </w:r>
      <w:r>
        <w:rPr>
          <w:rFonts w:hint="eastAsia" w:ascii="宋体" w:hAnsi="宋体"/>
          <w:lang w:val="en" w:eastAsia="zh"/>
        </w:rPr>
        <w:t>译</w:t>
      </w:r>
      <w:r>
        <w:rPr>
          <w:rFonts w:ascii="宋体" w:hAnsi="宋体"/>
          <w:lang w:val="en"/>
        </w:rPr>
        <w:t>，</w:t>
      </w:r>
      <w:r>
        <w:rPr>
          <w:rFonts w:ascii="宋体" w:hAnsi="宋体"/>
        </w:rPr>
        <w:t>接收来自于外部用户（自然语言）或者其他系统的意图，并将其</w:t>
      </w:r>
      <w:r>
        <w:rPr>
          <w:rFonts w:hint="eastAsia" w:ascii="宋体" w:hAnsi="宋体"/>
        </w:rPr>
        <w:t>转译</w:t>
      </w:r>
      <w:r>
        <w:rPr>
          <w:rFonts w:ascii="宋体" w:hAnsi="宋体"/>
        </w:rPr>
        <w:t>为意图管理功能</w:t>
      </w:r>
      <w:del w:id="166" w:author="CMCC-0926" w:date="2025-10-20T14:16:35Z">
        <w:r>
          <w:rPr>
            <w:rFonts w:hint="eastAsia" w:ascii="宋体" w:hAnsi="宋体"/>
            <w:highlight w:val="yellow"/>
            <w:rPrChange w:id="167" w:author="吴泽宇" w:date="2025-09-17T09:34:27Z">
              <w:rPr>
                <w:rFonts w:hint="eastAsia" w:ascii="宋体" w:hAnsi="宋体"/>
              </w:rPr>
            </w:rPrChange>
          </w:rPr>
          <w:delText>可</w:delText>
        </w:r>
      </w:del>
      <w:r>
        <w:rPr>
          <w:rFonts w:ascii="宋体" w:hAnsi="宋体"/>
        </w:rPr>
        <w:t>识别的通用意图模型定义</w:t>
      </w:r>
      <w:r>
        <w:rPr>
          <w:rFonts w:hint="eastAsia" w:ascii="宋体" w:hAnsi="宋体"/>
        </w:rPr>
        <w:t>的</w:t>
      </w:r>
      <w:r>
        <w:rPr>
          <w:rFonts w:ascii="宋体" w:hAnsi="宋体"/>
        </w:rPr>
        <w:t>形式</w:t>
      </w:r>
      <w:r>
        <w:rPr>
          <w:rFonts w:hint="eastAsia" w:ascii="宋体" w:hAnsi="宋体"/>
        </w:rPr>
        <w:t>；</w:t>
      </w:r>
    </w:p>
    <w:p w14:paraId="38BFA60C">
      <w:pPr>
        <w:ind w:left="819" w:leftChars="190" w:hanging="420" w:hangingChars="200"/>
        <w:rPr>
          <w:rFonts w:hint="eastAsia" w:ascii="宋体" w:hAnsi="宋体"/>
          <w:highlight w:val="yellow"/>
        </w:rPr>
      </w:pPr>
      <w:r>
        <w:rPr>
          <w:rFonts w:hint="eastAsia" w:ascii="宋体" w:hAnsi="宋体"/>
          <w:lang w:bidi="ar"/>
        </w:rPr>
        <w:t xml:space="preserve">b） </w:t>
      </w:r>
      <w:r>
        <w:rPr>
          <w:rFonts w:ascii="宋体" w:hAnsi="宋体"/>
          <w:lang w:val="en"/>
        </w:rPr>
        <w:t>意图报告转译，支持将各类意图报告转译为外部用户</w:t>
      </w:r>
      <w:del w:id="169" w:author="CMCC-0926" w:date="2025-10-20T14:16:39Z">
        <w:r>
          <w:rPr>
            <w:rFonts w:ascii="宋体" w:hAnsi="宋体"/>
            <w:highlight w:val="yellow"/>
            <w:lang w:val="en"/>
            <w:rPrChange w:id="170" w:author="吴泽宇" w:date="2025-09-17T09:34:06Z">
              <w:rPr>
                <w:rFonts w:ascii="宋体" w:hAnsi="宋体"/>
                <w:lang w:val="en"/>
              </w:rPr>
            </w:rPrChange>
          </w:rPr>
          <w:delText>可</w:delText>
        </w:r>
      </w:del>
      <w:r>
        <w:rPr>
          <w:rFonts w:hint="eastAsia" w:ascii="宋体" w:hAnsi="宋体"/>
        </w:rPr>
        <w:t>理解</w:t>
      </w:r>
      <w:r>
        <w:rPr>
          <w:rFonts w:ascii="宋体" w:hAnsi="宋体"/>
          <w:lang w:val="en"/>
        </w:rPr>
        <w:t>或其他意图系统</w:t>
      </w:r>
      <w:del w:id="172" w:author="CMCC-0926" w:date="2025-10-20T14:16:41Z">
        <w:r>
          <w:rPr>
            <w:rFonts w:ascii="宋体" w:hAnsi="宋体"/>
            <w:highlight w:val="yellow"/>
            <w:lang w:val="en"/>
            <w:rPrChange w:id="173" w:author="吴泽宇" w:date="2025-09-17T09:34:22Z">
              <w:rPr>
                <w:rFonts w:ascii="宋体" w:hAnsi="宋体"/>
                <w:lang w:val="en"/>
              </w:rPr>
            </w:rPrChange>
          </w:rPr>
          <w:delText>可</w:delText>
        </w:r>
      </w:del>
      <w:r>
        <w:rPr>
          <w:rFonts w:ascii="宋体" w:hAnsi="宋体"/>
          <w:lang w:val="en"/>
        </w:rPr>
        <w:t>识别</w:t>
      </w:r>
      <w:del w:id="175" w:author="CMCC-0926" w:date="2025-10-20T14:16:44Z">
        <w:r>
          <w:rPr>
            <w:rFonts w:hint="eastAsia" w:ascii="宋体" w:hAnsi="宋体"/>
          </w:rPr>
          <w:delText xml:space="preserve">  </w:delText>
        </w:r>
      </w:del>
      <w:r>
        <w:rPr>
          <w:rFonts w:ascii="宋体" w:hAnsi="宋体"/>
          <w:lang w:val="en"/>
        </w:rPr>
        <w:t>的意图报告。</w:t>
      </w:r>
    </w:p>
    <w:p w14:paraId="662E1A6F">
      <w:pPr>
        <w:pStyle w:val="3"/>
        <w:rPr>
          <w:b w:val="0"/>
          <w:bCs w:val="0"/>
        </w:rPr>
      </w:pPr>
      <w:bookmarkStart w:id="973" w:name="_Toc32567"/>
      <w:bookmarkStart w:id="974" w:name="_Toc22745"/>
      <w:bookmarkStart w:id="975" w:name="_Toc31827"/>
      <w:bookmarkStart w:id="976" w:name="_Toc14077"/>
      <w:bookmarkStart w:id="977" w:name="_Toc926662427"/>
      <w:bookmarkStart w:id="978" w:name="_Toc183380592"/>
      <w:bookmarkStart w:id="979" w:name="_Toc30241"/>
      <w:bookmarkStart w:id="980" w:name="_Toc32442"/>
      <w:bookmarkStart w:id="981" w:name="_Toc6905"/>
      <w:bookmarkStart w:id="982" w:name="_Toc31798"/>
      <w:bookmarkStart w:id="983" w:name="_Toc5684"/>
      <w:bookmarkStart w:id="984" w:name="_Toc2419"/>
      <w:bookmarkStart w:id="985" w:name="_Toc15067"/>
      <w:bookmarkStart w:id="986" w:name="_Toc10288"/>
      <w:bookmarkStart w:id="987" w:name="_Toc26969"/>
      <w:bookmarkStart w:id="988" w:name="_Toc6650"/>
      <w:bookmarkStart w:id="989" w:name="_Toc25160"/>
      <w:bookmarkStart w:id="990" w:name="_Toc31319"/>
      <w:bookmarkStart w:id="991" w:name="_Toc24472"/>
      <w:bookmarkStart w:id="992" w:name="_Toc584"/>
      <w:bookmarkStart w:id="993" w:name="_Toc8458"/>
      <w:bookmarkStart w:id="994" w:name="_Toc183380513"/>
      <w:bookmarkStart w:id="995" w:name="_Toc25166"/>
      <w:bookmarkStart w:id="996" w:name="_Toc158016835"/>
      <w:bookmarkStart w:id="997" w:name="_Toc30137"/>
      <w:bookmarkStart w:id="998" w:name="_Toc10108"/>
      <w:bookmarkStart w:id="999" w:name="_Toc25665"/>
      <w:bookmarkStart w:id="1000" w:name="_Toc8187"/>
      <w:bookmarkStart w:id="1001" w:name="_Toc4994"/>
      <w:bookmarkStart w:id="1002" w:name="_Toc23856"/>
      <w:bookmarkStart w:id="1003" w:name="_Toc540"/>
      <w:bookmarkStart w:id="1004" w:name="_Toc715932703"/>
      <w:bookmarkStart w:id="1005" w:name="_Toc23916"/>
      <w:bookmarkStart w:id="1006" w:name="_Toc3633"/>
      <w:bookmarkStart w:id="1007" w:name="_Toc1455901010"/>
      <w:bookmarkStart w:id="1008" w:name="_Toc19948"/>
      <w:bookmarkStart w:id="1009" w:name="_Toc31777"/>
      <w:r>
        <w:rPr>
          <w:rFonts w:hint="eastAsia"/>
          <w:b w:val="0"/>
          <w:bCs w:val="0"/>
        </w:rPr>
        <w:t>各层管理功能</w:t>
      </w:r>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14:paraId="3E5C57B0">
      <w:pPr>
        <w:pStyle w:val="4"/>
        <w:rPr>
          <w:b w:val="0"/>
          <w:bCs w:val="0"/>
        </w:rPr>
      </w:pPr>
      <w:bookmarkStart w:id="1010" w:name="_Toc1919"/>
      <w:bookmarkStart w:id="1011" w:name="_Toc3923"/>
      <w:bookmarkStart w:id="1012" w:name="_Toc2110489488"/>
      <w:bookmarkStart w:id="1013" w:name="_Toc1871703339"/>
      <w:bookmarkStart w:id="1014" w:name="_Toc12551"/>
      <w:bookmarkStart w:id="1015" w:name="_Toc15018"/>
      <w:bookmarkStart w:id="1016" w:name="_Toc4998"/>
      <w:bookmarkStart w:id="1017" w:name="_Toc20673"/>
      <w:bookmarkStart w:id="1018" w:name="_Toc22151"/>
      <w:bookmarkStart w:id="1019" w:name="_Toc6403"/>
      <w:bookmarkStart w:id="1020" w:name="_Toc13203"/>
      <w:bookmarkStart w:id="1021" w:name="_Toc32106"/>
      <w:bookmarkStart w:id="1022" w:name="_Toc10864"/>
      <w:bookmarkStart w:id="1023" w:name="_Toc16565"/>
      <w:bookmarkStart w:id="1024" w:name="_Toc27920"/>
      <w:bookmarkStart w:id="1025" w:name="_Toc183380593"/>
      <w:bookmarkStart w:id="1026" w:name="_Toc17058"/>
      <w:bookmarkStart w:id="1027" w:name="_Toc24237"/>
      <w:bookmarkStart w:id="1028" w:name="_Toc4397"/>
      <w:bookmarkStart w:id="1029" w:name="_Toc19388"/>
      <w:bookmarkStart w:id="1030" w:name="_Toc31446"/>
      <w:bookmarkStart w:id="1031" w:name="_Toc11230"/>
      <w:bookmarkStart w:id="1032" w:name="_Toc30944"/>
      <w:bookmarkStart w:id="1033" w:name="_Toc9299"/>
      <w:bookmarkStart w:id="1034" w:name="_Toc19266"/>
      <w:bookmarkStart w:id="1035" w:name="_Toc25402"/>
      <w:bookmarkStart w:id="1036" w:name="_Toc862472881"/>
      <w:bookmarkStart w:id="1037" w:name="_Toc20239"/>
      <w:bookmarkStart w:id="1038" w:name="_Toc1944557006"/>
      <w:bookmarkStart w:id="1039" w:name="_Toc21436"/>
      <w:bookmarkStart w:id="1040" w:name="_Toc12670"/>
      <w:bookmarkStart w:id="1041" w:name="_Toc7856"/>
      <w:bookmarkStart w:id="1042" w:name="_Toc2209"/>
      <w:bookmarkStart w:id="1043" w:name="_Toc22188"/>
      <w:bookmarkStart w:id="1044" w:name="_Toc19012"/>
      <w:bookmarkStart w:id="1045" w:name="_Toc183380514"/>
      <w:bookmarkStart w:id="1046" w:name="_Toc31780"/>
      <w:r>
        <w:rPr>
          <w:rFonts w:hint="eastAsia"/>
          <w:b w:val="0"/>
          <w:bCs w:val="0"/>
        </w:rPr>
        <w:t>采集分析</w:t>
      </w:r>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p>
    <w:p w14:paraId="425FF2D2">
      <w:pPr>
        <w:ind w:firstLine="420" w:firstLineChars="200"/>
      </w:pPr>
      <w:r>
        <w:rPr>
          <w:rFonts w:hint="eastAsia"/>
          <w:lang w:eastAsia="zh"/>
        </w:rPr>
        <w:t>采集分析功能应</w:t>
      </w:r>
      <w:r>
        <w:rPr>
          <w:lang w:val="en"/>
        </w:rPr>
        <w:t>通过</w:t>
      </w:r>
      <w:r>
        <w:rPr>
          <w:rFonts w:hint="eastAsia"/>
        </w:rPr>
        <w:t>采集分析相应信息，监控管理域的运行状态。</w:t>
      </w:r>
    </w:p>
    <w:p w14:paraId="2229CD77">
      <w:pPr>
        <w:pStyle w:val="4"/>
        <w:rPr>
          <w:b w:val="0"/>
          <w:bCs w:val="0"/>
        </w:rPr>
      </w:pPr>
      <w:bookmarkStart w:id="1047" w:name="_Toc16666"/>
      <w:bookmarkStart w:id="1048" w:name="_Toc20721"/>
      <w:bookmarkStart w:id="1049" w:name="_Toc3098"/>
      <w:bookmarkStart w:id="1050" w:name="_Toc17211"/>
      <w:bookmarkStart w:id="1051" w:name="_Toc13887"/>
      <w:bookmarkStart w:id="1052" w:name="_Toc11658"/>
      <w:bookmarkStart w:id="1053" w:name="_Toc19792"/>
      <w:bookmarkStart w:id="1054" w:name="_Toc1649743831"/>
      <w:bookmarkStart w:id="1055" w:name="_Toc4155"/>
      <w:bookmarkStart w:id="1056" w:name="_Toc27802"/>
      <w:bookmarkStart w:id="1057" w:name="_Toc15710"/>
      <w:bookmarkStart w:id="1058" w:name="_Toc451728910"/>
      <w:bookmarkStart w:id="1059" w:name="_Toc10809"/>
      <w:bookmarkStart w:id="1060" w:name="_Toc12923"/>
      <w:bookmarkStart w:id="1061" w:name="_Toc6630"/>
      <w:bookmarkStart w:id="1062" w:name="_Toc31065"/>
      <w:bookmarkStart w:id="1063" w:name="_Toc1036"/>
      <w:bookmarkStart w:id="1064" w:name="_Toc25187"/>
      <w:bookmarkStart w:id="1065" w:name="_Toc183380594"/>
      <w:bookmarkStart w:id="1066" w:name="_Toc1422184111"/>
      <w:bookmarkStart w:id="1067" w:name="_Toc183380515"/>
      <w:bookmarkStart w:id="1068" w:name="_Toc26830"/>
      <w:bookmarkStart w:id="1069" w:name="_Toc31122"/>
      <w:bookmarkStart w:id="1070" w:name="_Toc23901"/>
      <w:bookmarkStart w:id="1071" w:name="_Toc32180"/>
      <w:bookmarkStart w:id="1072" w:name="_Toc15679"/>
      <w:bookmarkStart w:id="1073" w:name="_Toc1133"/>
      <w:bookmarkStart w:id="1074" w:name="_Toc26314"/>
      <w:bookmarkStart w:id="1075" w:name="_Toc5061"/>
      <w:bookmarkStart w:id="1076" w:name="_Toc25448"/>
      <w:bookmarkStart w:id="1077" w:name="_Toc11637"/>
      <w:bookmarkStart w:id="1078" w:name="_Toc407712634"/>
      <w:bookmarkStart w:id="1079" w:name="_Toc9910"/>
      <w:bookmarkStart w:id="1080" w:name="_Toc3552"/>
      <w:bookmarkStart w:id="1081" w:name="_Toc24116"/>
      <w:bookmarkStart w:id="1082" w:name="_Toc22987"/>
      <w:bookmarkStart w:id="1083" w:name="_Toc6210"/>
      <w:r>
        <w:rPr>
          <w:rFonts w:hint="eastAsia"/>
          <w:b w:val="0"/>
          <w:bCs w:val="0"/>
        </w:rPr>
        <w:t>仿真验证</w:t>
      </w:r>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07F6BFEB">
      <w:pPr>
        <w:numPr>
          <w:ilvl w:val="255"/>
          <w:numId w:val="0"/>
        </w:numPr>
        <w:ind w:firstLine="420" w:firstLineChars="200"/>
        <w:rPr>
          <w:color w:val="000000"/>
        </w:rPr>
      </w:pPr>
      <w:r>
        <w:rPr>
          <w:rFonts w:hint="eastAsia"/>
          <w:lang w:eastAsia="zh" w:bidi="ar"/>
        </w:rPr>
        <w:t>仿真验证功能宜</w:t>
      </w:r>
      <w:r>
        <w:rPr>
          <w:rFonts w:hint="eastAsia"/>
          <w:lang w:val="en" w:bidi="ar"/>
        </w:rPr>
        <w:t>通过</w:t>
      </w:r>
      <w:r>
        <w:rPr>
          <w:rFonts w:hint="eastAsia"/>
          <w:lang w:bidi="ar"/>
        </w:rPr>
        <w:t>管理域仿真系统</w:t>
      </w:r>
      <w:r>
        <w:rPr>
          <w:rFonts w:hint="eastAsia"/>
          <w:lang w:val="en" w:bidi="ar"/>
        </w:rPr>
        <w:t>，</w:t>
      </w:r>
      <w:r>
        <w:rPr>
          <w:rFonts w:hint="eastAsia"/>
          <w:lang w:bidi="ar"/>
        </w:rPr>
        <w:t>验证引入意图对管理域的影响</w:t>
      </w:r>
      <w:r>
        <w:rPr>
          <w:rFonts w:hint="eastAsia"/>
          <w:lang w:val="en" w:bidi="ar"/>
        </w:rPr>
        <w:t>。</w:t>
      </w:r>
    </w:p>
    <w:p w14:paraId="6B3CC6A6">
      <w:pPr>
        <w:pStyle w:val="4"/>
        <w:rPr>
          <w:b w:val="0"/>
          <w:bCs w:val="0"/>
        </w:rPr>
      </w:pPr>
      <w:bookmarkStart w:id="1084" w:name="_Toc30465"/>
      <w:bookmarkStart w:id="1085" w:name="_Toc1433"/>
      <w:bookmarkStart w:id="1086" w:name="_Toc1933"/>
      <w:bookmarkStart w:id="1087" w:name="_Toc183380516"/>
      <w:bookmarkStart w:id="1088" w:name="_Toc738"/>
      <w:bookmarkStart w:id="1089" w:name="_Toc9575"/>
      <w:bookmarkStart w:id="1090" w:name="_Toc14848"/>
      <w:bookmarkStart w:id="1091" w:name="_Toc30466"/>
      <w:bookmarkStart w:id="1092" w:name="_Toc27461"/>
      <w:bookmarkStart w:id="1093" w:name="_Toc31529"/>
      <w:bookmarkStart w:id="1094" w:name="_Toc2627"/>
      <w:bookmarkStart w:id="1095" w:name="_Toc11342"/>
      <w:bookmarkStart w:id="1096" w:name="_Toc3283"/>
      <w:bookmarkStart w:id="1097" w:name="_Toc671173005"/>
      <w:bookmarkStart w:id="1098" w:name="_Toc1133602966"/>
      <w:bookmarkStart w:id="1099" w:name="_Toc12422"/>
      <w:bookmarkStart w:id="1100" w:name="_Toc17245"/>
      <w:bookmarkStart w:id="1101" w:name="_Toc183380595"/>
      <w:bookmarkStart w:id="1102" w:name="_Toc24531"/>
      <w:bookmarkStart w:id="1103" w:name="_Toc14772"/>
      <w:bookmarkStart w:id="1104" w:name="_Toc11980"/>
      <w:bookmarkStart w:id="1105" w:name="_Toc30871"/>
      <w:bookmarkStart w:id="1106" w:name="_Toc26774"/>
      <w:bookmarkStart w:id="1107" w:name="_Toc31737"/>
      <w:bookmarkStart w:id="1108" w:name="_Toc17363"/>
      <w:bookmarkStart w:id="1109" w:name="_Toc19446"/>
      <w:bookmarkStart w:id="1110" w:name="_Toc31904"/>
      <w:bookmarkStart w:id="1111" w:name="_Toc3425"/>
      <w:bookmarkStart w:id="1112" w:name="_Toc1338"/>
      <w:bookmarkStart w:id="1113" w:name="_Toc16945"/>
      <w:bookmarkStart w:id="1114" w:name="_Toc10472"/>
      <w:bookmarkStart w:id="1115" w:name="_Toc20644"/>
      <w:bookmarkStart w:id="1116" w:name="_Toc30576"/>
      <w:bookmarkStart w:id="1117" w:name="_Toc1777851483"/>
      <w:bookmarkStart w:id="1118" w:name="_Toc48260035"/>
      <w:bookmarkStart w:id="1119" w:name="_Toc16500"/>
      <w:bookmarkStart w:id="1120" w:name="_Toc11894"/>
      <w:r>
        <w:rPr>
          <w:rFonts w:hint="eastAsia"/>
          <w:b w:val="0"/>
          <w:bCs w:val="0"/>
        </w:rPr>
        <w:t>意图实现</w:t>
      </w:r>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p w14:paraId="0A75C226">
      <w:pPr>
        <w:ind w:firstLine="420" w:firstLineChars="200"/>
        <w:rPr>
          <w:lang w:val="en-GB" w:bidi="ar"/>
        </w:rPr>
      </w:pPr>
      <w:r>
        <w:rPr>
          <w:rFonts w:hint="eastAsia"/>
          <w:lang w:val="en-GB" w:eastAsia="zh" w:bidi="ar"/>
        </w:rPr>
        <w:t>意图实现功能应</w:t>
      </w:r>
      <w:r>
        <w:rPr>
          <w:lang w:val="en" w:bidi="ar"/>
        </w:rPr>
        <w:t>通过</w:t>
      </w:r>
      <w:r>
        <w:rPr>
          <w:rFonts w:hint="eastAsia"/>
          <w:lang w:val="en-GB" w:bidi="ar"/>
        </w:rPr>
        <w:t>将意图执行策略转化为对管理域对象的实际操作</w:t>
      </w:r>
      <w:r>
        <w:rPr>
          <w:lang w:val="en" w:bidi="ar"/>
        </w:rPr>
        <w:t>，</w:t>
      </w:r>
      <w:r>
        <w:rPr>
          <w:rFonts w:hint="eastAsia"/>
          <w:lang w:val="en-GB" w:bidi="ar"/>
        </w:rPr>
        <w:t>确保意图得以有效</w:t>
      </w:r>
      <w:r>
        <w:rPr>
          <w:rFonts w:hint="eastAsia"/>
          <w:lang w:bidi="ar"/>
        </w:rPr>
        <w:t>实现</w:t>
      </w:r>
      <w:r>
        <w:rPr>
          <w:rFonts w:hint="eastAsia"/>
          <w:lang w:val="en-GB" w:bidi="ar"/>
        </w:rPr>
        <w:t>。</w:t>
      </w:r>
    </w:p>
    <w:p w14:paraId="7E864ACD">
      <w:pPr>
        <w:pStyle w:val="2"/>
        <w:spacing w:before="240" w:beforeLines="100" w:after="240" w:afterLines="100" w:line="240" w:lineRule="auto"/>
        <w:rPr>
          <w:rFonts w:hint="eastAsia" w:ascii="黑体" w:hAnsi="黑体" w:cs="黑体"/>
          <w:b w:val="0"/>
          <w:bCs w:val="0"/>
          <w:szCs w:val="21"/>
        </w:rPr>
      </w:pPr>
      <w:bookmarkStart w:id="1121" w:name="_Toc21965"/>
      <w:bookmarkStart w:id="1122" w:name="_Toc30008"/>
      <w:bookmarkStart w:id="1123" w:name="_Toc24801"/>
      <w:bookmarkStart w:id="1124" w:name="_Toc10209"/>
      <w:bookmarkStart w:id="1125" w:name="_Toc26450"/>
      <w:bookmarkStart w:id="1126" w:name="_Toc14823"/>
      <w:bookmarkStart w:id="1127" w:name="_Toc26335"/>
      <w:bookmarkStart w:id="1128" w:name="_Toc19275"/>
      <w:bookmarkStart w:id="1129" w:name="_Toc16362"/>
      <w:bookmarkStart w:id="1130" w:name="_Toc5762"/>
      <w:bookmarkStart w:id="1131" w:name="_Toc12301"/>
      <w:bookmarkStart w:id="1132" w:name="_Toc12150"/>
      <w:bookmarkStart w:id="1133" w:name="_Toc183380517"/>
      <w:bookmarkStart w:id="1134" w:name="_Toc27190"/>
      <w:bookmarkStart w:id="1135" w:name="_Toc4506"/>
      <w:bookmarkStart w:id="1136" w:name="_Toc183380596"/>
      <w:bookmarkStart w:id="1137" w:name="_Toc28045"/>
      <w:bookmarkStart w:id="1138" w:name="_Toc8572"/>
      <w:bookmarkStart w:id="1139" w:name="_Toc8827"/>
      <w:bookmarkStart w:id="1140" w:name="_Toc18309"/>
      <w:bookmarkStart w:id="1141" w:name="_Toc8552"/>
      <w:bookmarkStart w:id="1142" w:name="_Toc14035"/>
      <w:bookmarkStart w:id="1143" w:name="_Toc13910"/>
      <w:bookmarkStart w:id="1144" w:name="_Toc10774"/>
      <w:bookmarkStart w:id="1145" w:name="_Toc17282"/>
      <w:bookmarkStart w:id="1146" w:name="_Toc172476580"/>
      <w:bookmarkStart w:id="1147" w:name="_Toc299"/>
      <w:bookmarkStart w:id="1148" w:name="_Toc12316"/>
      <w:bookmarkStart w:id="1149" w:name="_Toc1890059154"/>
      <w:bookmarkStart w:id="1150" w:name="_Toc24107"/>
      <w:bookmarkStart w:id="1151" w:name="_Toc2918"/>
      <w:bookmarkStart w:id="1152" w:name="_Toc17682"/>
      <w:bookmarkStart w:id="1153" w:name="_Toc3412"/>
      <w:bookmarkStart w:id="1154" w:name="_Toc15816"/>
      <w:bookmarkStart w:id="1155" w:name="_Toc3252"/>
      <w:bookmarkStart w:id="1156" w:name="_Toc1358859761"/>
      <w:bookmarkStart w:id="1157" w:name="_Toc480966044"/>
      <w:r>
        <w:rPr>
          <w:rFonts w:hint="eastAsia" w:ascii="黑体" w:hAnsi="黑体" w:cs="黑体"/>
          <w:b w:val="0"/>
          <w:bCs w:val="0"/>
          <w:szCs w:val="21"/>
        </w:rPr>
        <w:t>参考点</w:t>
      </w:r>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2580BD0C">
      <w:pPr>
        <w:pStyle w:val="3"/>
        <w:rPr>
          <w:rFonts w:hint="eastAsia" w:ascii="黑体" w:hAnsi="黑体" w:cs="黑体"/>
          <w:b w:val="0"/>
          <w:bCs w:val="0"/>
          <w:szCs w:val="21"/>
        </w:rPr>
      </w:pPr>
      <w:bookmarkStart w:id="1158" w:name="_Toc17699"/>
      <w:bookmarkStart w:id="1159" w:name="_Toc22457424"/>
      <w:bookmarkStart w:id="1160" w:name="_Toc674541855"/>
      <w:bookmarkStart w:id="1161" w:name="_Toc183380597"/>
      <w:bookmarkStart w:id="1162" w:name="_Toc8074"/>
      <w:bookmarkStart w:id="1163" w:name="_Toc6120"/>
      <w:bookmarkStart w:id="1164" w:name="_Toc20302"/>
      <w:bookmarkStart w:id="1165" w:name="_Toc1118"/>
      <w:bookmarkStart w:id="1166" w:name="_Toc302074108"/>
      <w:bookmarkStart w:id="1167" w:name="_Toc18802"/>
      <w:bookmarkStart w:id="1168" w:name="_Toc13969"/>
      <w:bookmarkStart w:id="1169" w:name="_Toc4353"/>
      <w:bookmarkStart w:id="1170" w:name="_Toc4361"/>
      <w:bookmarkStart w:id="1171" w:name="_Toc29122"/>
      <w:bookmarkStart w:id="1172" w:name="_Toc27079"/>
      <w:bookmarkStart w:id="1173" w:name="_Toc28322"/>
      <w:bookmarkStart w:id="1174" w:name="_Toc10628"/>
      <w:bookmarkStart w:id="1175" w:name="_Toc31316"/>
      <w:bookmarkStart w:id="1176" w:name="_Toc4146"/>
      <w:bookmarkStart w:id="1177" w:name="_Toc4322"/>
      <w:bookmarkStart w:id="1178" w:name="_Toc11385"/>
      <w:bookmarkStart w:id="1179" w:name="_Toc17924"/>
      <w:bookmarkStart w:id="1180" w:name="_Toc9718"/>
      <w:bookmarkStart w:id="1181" w:name="_Toc3770"/>
      <w:bookmarkStart w:id="1182" w:name="_Toc13530"/>
      <w:bookmarkStart w:id="1183" w:name="_Toc4498"/>
      <w:bookmarkStart w:id="1184" w:name="_Toc14584"/>
      <w:bookmarkStart w:id="1185" w:name="_Toc20443"/>
      <w:bookmarkStart w:id="1186" w:name="_Toc9516"/>
      <w:bookmarkStart w:id="1187" w:name="_Toc1767"/>
      <w:bookmarkStart w:id="1188" w:name="_Toc3316"/>
      <w:bookmarkStart w:id="1189" w:name="_Toc612321629"/>
      <w:bookmarkStart w:id="1190" w:name="_Toc183380518"/>
      <w:bookmarkStart w:id="1191" w:name="_Toc31146"/>
      <w:bookmarkStart w:id="1192" w:name="_Toc21362"/>
      <w:bookmarkStart w:id="1193" w:name="_Toc27882"/>
      <w:bookmarkStart w:id="1194" w:name="_Toc14376"/>
      <w:r>
        <w:rPr>
          <w:rFonts w:hint="eastAsia" w:ascii="黑体" w:hAnsi="黑体" w:cs="黑体"/>
          <w:b w:val="0"/>
          <w:bCs w:val="0"/>
          <w:szCs w:val="21"/>
        </w:rPr>
        <w:t>意图管理功能参考点</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p>
    <w:p w14:paraId="4D78B647">
      <w:pPr>
        <w:ind w:firstLine="420" w:firstLineChars="200"/>
        <w:rPr>
          <w:rFonts w:hint="eastAsia" w:ascii="宋体" w:hAnsi="宋体"/>
          <w:shd w:val="clear" w:color="auto" w:fill="FFFFFF"/>
        </w:rPr>
      </w:pPr>
      <w:r>
        <w:rPr>
          <w:rFonts w:ascii="宋体" w:hAnsi="宋体"/>
          <w:shd w:val="clear" w:color="auto" w:fill="FFFFFF"/>
        </w:rPr>
        <w:t>意图管理</w:t>
      </w:r>
      <w:r>
        <w:rPr>
          <w:rFonts w:hint="eastAsia" w:ascii="宋体" w:hAnsi="宋体"/>
          <w:shd w:val="clear" w:color="auto" w:fill="FFFFFF"/>
        </w:rPr>
        <w:t>功能参考点位于上层意图管理功能和下层意图管理功能之间，对应于图3中的q1参考点，</w:t>
      </w:r>
      <w:r>
        <w:rPr>
          <w:rFonts w:hint="eastAsia" w:ascii="宋体" w:hAnsi="宋体"/>
          <w:shd w:val="clear" w:color="auto" w:fill="FFFFFF"/>
          <w:lang w:eastAsia="zh"/>
        </w:rPr>
        <w:t>应</w:t>
      </w:r>
      <w:r>
        <w:rPr>
          <w:rFonts w:ascii="宋体" w:hAnsi="宋体"/>
          <w:shd w:val="clear" w:color="auto" w:fill="FFFFFF"/>
        </w:rPr>
        <w:t>支持以下</w:t>
      </w:r>
      <w:r>
        <w:rPr>
          <w:rFonts w:hint="eastAsia" w:ascii="宋体" w:hAnsi="宋体"/>
          <w:shd w:val="clear" w:color="auto" w:fill="FFFFFF"/>
        </w:rPr>
        <w:t>操作</w:t>
      </w:r>
      <w:r>
        <w:rPr>
          <w:rFonts w:ascii="宋体" w:hAnsi="宋体"/>
          <w:shd w:val="clear" w:color="auto" w:fill="FFFFFF"/>
        </w:rPr>
        <w:t>：</w:t>
      </w:r>
    </w:p>
    <w:p w14:paraId="6DCCCCA3">
      <w:pPr>
        <w:pStyle w:val="179"/>
        <w:numPr>
          <w:ilvl w:val="255"/>
          <w:numId w:val="0"/>
        </w:numPr>
        <w:ind w:left="819" w:leftChars="190" w:hanging="420" w:hangingChars="200"/>
        <w:rPr>
          <w:rFonts w:hint="eastAsia" w:ascii="宋体" w:hAnsi="宋体"/>
        </w:rPr>
      </w:pPr>
      <w:r>
        <w:rPr>
          <w:rFonts w:hint="eastAsia" w:ascii="宋体" w:hAnsi="宋体"/>
          <w:lang w:bidi="ar"/>
        </w:rPr>
        <w:t xml:space="preserve">a） </w:t>
      </w:r>
      <w:r>
        <w:rPr>
          <w:rFonts w:hint="eastAsia" w:ascii="宋体" w:hAnsi="宋体"/>
        </w:rPr>
        <w:t>协商意图操作（可选）：</w:t>
      </w:r>
      <w:r>
        <w:rPr>
          <w:rFonts w:ascii="宋体" w:hAnsi="宋体"/>
          <w:shd w:val="clear" w:color="auto" w:fill="FFFFFF"/>
        </w:rPr>
        <w:t>意图所有者用于</w:t>
      </w:r>
      <w:r>
        <w:rPr>
          <w:rFonts w:ascii="宋体" w:hAnsi="宋体"/>
          <w:shd w:val="clear" w:color="auto" w:fill="FFFFFF"/>
          <w:lang w:val="en"/>
        </w:rPr>
        <w:t>向</w:t>
      </w:r>
      <w:r>
        <w:rPr>
          <w:rFonts w:hint="eastAsia" w:ascii="宋体" w:hAnsi="宋体"/>
          <w:shd w:val="clear" w:color="auto" w:fill="FFFFFF"/>
        </w:rPr>
        <w:t>意图处理者</w:t>
      </w:r>
      <w:r>
        <w:rPr>
          <w:rFonts w:ascii="宋体" w:hAnsi="宋体"/>
          <w:shd w:val="clear" w:color="auto" w:fill="FFFFFF"/>
          <w:lang w:val="en"/>
        </w:rPr>
        <w:t>请求</w:t>
      </w:r>
      <w:r>
        <w:rPr>
          <w:rFonts w:hint="eastAsia" w:ascii="宋体" w:hAnsi="宋体"/>
          <w:shd w:val="clear" w:color="auto" w:fill="FFFFFF"/>
        </w:rPr>
        <w:t>对</w:t>
      </w:r>
      <w:r>
        <w:rPr>
          <w:rFonts w:ascii="宋体" w:hAnsi="宋体"/>
          <w:shd w:val="clear" w:color="auto" w:fill="FFFFFF"/>
          <w:lang w:val="en"/>
        </w:rPr>
        <w:t>候选</w:t>
      </w:r>
      <w:r>
        <w:rPr>
          <w:rFonts w:hint="eastAsia" w:ascii="宋体" w:hAnsi="宋体"/>
          <w:shd w:val="clear" w:color="auto" w:fill="FFFFFF"/>
        </w:rPr>
        <w:t>意图参数进行协商，以保障</w:t>
      </w:r>
      <w:r>
        <w:rPr>
          <w:rFonts w:ascii="宋体" w:hAnsi="宋体"/>
          <w:shd w:val="clear" w:color="auto" w:fill="FFFFFF"/>
          <w:lang w:val="en"/>
        </w:rPr>
        <w:t>后续协商确认后</w:t>
      </w:r>
      <w:r>
        <w:rPr>
          <w:rFonts w:hint="eastAsia" w:ascii="宋体" w:hAnsi="宋体"/>
          <w:shd w:val="clear" w:color="auto" w:fill="FFFFFF"/>
        </w:rPr>
        <w:t>意图</w:t>
      </w:r>
      <w:r>
        <w:rPr>
          <w:rFonts w:ascii="宋体" w:hAnsi="宋体"/>
          <w:shd w:val="clear" w:color="auto" w:fill="FFFFFF"/>
          <w:lang w:val="en"/>
        </w:rPr>
        <w:t>实例</w:t>
      </w:r>
      <w:r>
        <w:rPr>
          <w:rFonts w:hint="eastAsia" w:ascii="宋体" w:hAnsi="宋体"/>
          <w:shd w:val="clear" w:color="auto" w:fill="FFFFFF"/>
        </w:rPr>
        <w:t>的</w:t>
      </w:r>
      <w:r>
        <w:rPr>
          <w:rFonts w:ascii="宋体" w:hAnsi="宋体"/>
          <w:shd w:val="clear" w:color="auto" w:fill="FFFFFF"/>
          <w:lang w:val="en"/>
        </w:rPr>
        <w:t>可行性</w:t>
      </w:r>
      <w:r>
        <w:rPr>
          <w:rFonts w:hint="eastAsia" w:ascii="宋体" w:hAnsi="宋体"/>
          <w:shd w:val="clear" w:color="auto" w:fill="FFFFFF"/>
        </w:rPr>
        <w:t>；</w:t>
      </w:r>
    </w:p>
    <w:p w14:paraId="5348AA9F">
      <w:pPr>
        <w:pStyle w:val="179"/>
        <w:numPr>
          <w:ilvl w:val="255"/>
          <w:numId w:val="0"/>
        </w:numPr>
        <w:ind w:firstLine="420" w:firstLineChars="200"/>
        <w:rPr>
          <w:rFonts w:hint="eastAsia" w:ascii="宋体" w:hAnsi="宋体"/>
        </w:rPr>
      </w:pPr>
      <w:r>
        <w:rPr>
          <w:rFonts w:hint="eastAsia" w:ascii="宋体" w:hAnsi="宋体"/>
          <w:lang w:bidi="ar"/>
        </w:rPr>
        <w:t xml:space="preserve">b） </w:t>
      </w:r>
      <w:r>
        <w:rPr>
          <w:rFonts w:hint="eastAsia" w:ascii="宋体" w:hAnsi="宋体"/>
        </w:rPr>
        <w:t>新建意图实例操作：意图所有者用于向意图处理者请求新建意图实例；</w:t>
      </w:r>
    </w:p>
    <w:p w14:paraId="64982126">
      <w:pPr>
        <w:pStyle w:val="179"/>
        <w:numPr>
          <w:ilvl w:val="255"/>
          <w:numId w:val="0"/>
        </w:numPr>
        <w:ind w:firstLine="420" w:firstLineChars="200"/>
        <w:rPr>
          <w:rFonts w:hint="eastAsia" w:ascii="宋体" w:hAnsi="宋体"/>
        </w:rPr>
      </w:pPr>
      <w:r>
        <w:rPr>
          <w:rFonts w:hint="eastAsia" w:ascii="宋体" w:hAnsi="宋体"/>
          <w:lang w:bidi="ar"/>
        </w:rPr>
        <w:t xml:space="preserve">c） </w:t>
      </w:r>
      <w:r>
        <w:rPr>
          <w:rFonts w:hint="eastAsia" w:ascii="宋体" w:hAnsi="宋体"/>
          <w:shd w:val="clear" w:color="auto" w:fill="FFFFFF"/>
        </w:rPr>
        <w:t>更新意图实例操作：</w:t>
      </w:r>
      <w:r>
        <w:rPr>
          <w:rFonts w:ascii="宋体" w:hAnsi="宋体"/>
        </w:rPr>
        <w:t>意图所有者</w:t>
      </w:r>
      <w:r>
        <w:rPr>
          <w:rFonts w:hint="eastAsia" w:ascii="宋体" w:hAnsi="宋体"/>
          <w:shd w:val="clear" w:color="auto" w:fill="FFFFFF"/>
        </w:rPr>
        <w:t>用于</w:t>
      </w:r>
      <w:r>
        <w:rPr>
          <w:rFonts w:hint="eastAsia" w:ascii="宋体" w:hAnsi="宋体"/>
        </w:rPr>
        <w:t>向意图处理者请求</w:t>
      </w:r>
      <w:r>
        <w:rPr>
          <w:rFonts w:hint="eastAsia" w:ascii="宋体" w:hAnsi="宋体"/>
          <w:shd w:val="clear" w:color="auto" w:fill="FFFFFF"/>
        </w:rPr>
        <w:t>更新</w:t>
      </w:r>
      <w:r>
        <w:rPr>
          <w:rFonts w:ascii="宋体" w:hAnsi="宋体"/>
          <w:shd w:val="clear" w:color="auto" w:fill="FFFFFF"/>
          <w:lang w:val="en"/>
        </w:rPr>
        <w:t>已</w:t>
      </w:r>
      <w:r>
        <w:rPr>
          <w:rFonts w:hint="eastAsia" w:ascii="宋体" w:hAnsi="宋体"/>
          <w:shd w:val="clear" w:color="auto" w:fill="FFFFFF"/>
        </w:rPr>
        <w:t>有意图实例；</w:t>
      </w:r>
    </w:p>
    <w:p w14:paraId="61CC753D">
      <w:pPr>
        <w:pStyle w:val="179"/>
        <w:numPr>
          <w:ilvl w:val="255"/>
          <w:numId w:val="0"/>
        </w:numPr>
        <w:ind w:firstLine="420" w:firstLineChars="200"/>
        <w:rPr>
          <w:rFonts w:hint="eastAsia" w:ascii="宋体" w:hAnsi="宋体"/>
          <w:shd w:val="clear" w:color="auto" w:fill="FFFFFF"/>
        </w:rPr>
      </w:pPr>
      <w:r>
        <w:rPr>
          <w:rFonts w:hint="eastAsia" w:ascii="宋体" w:hAnsi="宋体"/>
          <w:lang w:bidi="ar"/>
        </w:rPr>
        <w:t xml:space="preserve">d） </w:t>
      </w:r>
      <w:r>
        <w:rPr>
          <w:rFonts w:ascii="宋体" w:hAnsi="宋体"/>
        </w:rPr>
        <w:t>查询</w:t>
      </w:r>
      <w:r>
        <w:rPr>
          <w:rFonts w:hint="eastAsia" w:ascii="宋体" w:hAnsi="宋体"/>
        </w:rPr>
        <w:t>意图实例操作</w:t>
      </w:r>
      <w:r>
        <w:rPr>
          <w:rFonts w:ascii="宋体" w:hAnsi="宋体"/>
        </w:rPr>
        <w:t>：意图所有者用于</w:t>
      </w:r>
      <w:r>
        <w:rPr>
          <w:rFonts w:hint="eastAsia" w:ascii="宋体" w:hAnsi="宋体"/>
        </w:rPr>
        <w:t>向意图处理者查询</w:t>
      </w:r>
      <w:r>
        <w:rPr>
          <w:rFonts w:ascii="宋体" w:hAnsi="宋体"/>
          <w:lang w:val="en"/>
        </w:rPr>
        <w:t>已有</w:t>
      </w:r>
      <w:r>
        <w:rPr>
          <w:rFonts w:hint="eastAsia" w:ascii="宋体" w:hAnsi="宋体"/>
        </w:rPr>
        <w:t>意图实例信息；</w:t>
      </w:r>
    </w:p>
    <w:p w14:paraId="366FAFAA">
      <w:pPr>
        <w:pStyle w:val="179"/>
        <w:numPr>
          <w:ilvl w:val="255"/>
          <w:numId w:val="0"/>
        </w:numPr>
        <w:ind w:firstLine="420" w:firstLineChars="200"/>
        <w:rPr>
          <w:rFonts w:hint="eastAsia" w:ascii="宋体" w:hAnsi="宋体"/>
        </w:rPr>
      </w:pPr>
      <w:r>
        <w:rPr>
          <w:rFonts w:hint="eastAsia" w:ascii="宋体" w:hAnsi="宋体"/>
          <w:lang w:bidi="ar"/>
        </w:rPr>
        <w:t xml:space="preserve">e） </w:t>
      </w:r>
      <w:r>
        <w:rPr>
          <w:rFonts w:ascii="宋体" w:hAnsi="宋体"/>
        </w:rPr>
        <w:t>删除</w:t>
      </w:r>
      <w:r>
        <w:rPr>
          <w:rFonts w:hint="eastAsia" w:ascii="宋体" w:hAnsi="宋体"/>
          <w:color w:val="2E3033"/>
          <w:shd w:val="clear" w:color="auto" w:fill="FFFFFF"/>
        </w:rPr>
        <w:t>意图实例操作</w:t>
      </w:r>
      <w:r>
        <w:rPr>
          <w:rFonts w:ascii="宋体" w:hAnsi="宋体"/>
        </w:rPr>
        <w:t>：意图所有者用于</w:t>
      </w:r>
      <w:r>
        <w:rPr>
          <w:rFonts w:hint="eastAsia" w:ascii="宋体" w:hAnsi="宋体"/>
        </w:rPr>
        <w:t>向意图处理者请求</w:t>
      </w:r>
      <w:r>
        <w:rPr>
          <w:rFonts w:ascii="宋体" w:hAnsi="宋体"/>
        </w:rPr>
        <w:t>删除</w:t>
      </w:r>
      <w:r>
        <w:rPr>
          <w:rFonts w:ascii="宋体" w:hAnsi="宋体"/>
          <w:lang w:val="en"/>
        </w:rPr>
        <w:t>已有</w:t>
      </w:r>
      <w:r>
        <w:rPr>
          <w:rFonts w:hint="eastAsia" w:ascii="宋体" w:hAnsi="宋体"/>
          <w:color w:val="2E3033"/>
          <w:shd w:val="clear" w:color="auto" w:fill="FFFFFF"/>
        </w:rPr>
        <w:t>意图实例；</w:t>
      </w:r>
    </w:p>
    <w:p w14:paraId="174606DF">
      <w:pPr>
        <w:pStyle w:val="179"/>
        <w:numPr>
          <w:ilvl w:val="255"/>
          <w:numId w:val="0"/>
        </w:numPr>
        <w:ind w:left="819" w:leftChars="190" w:hanging="420" w:hangingChars="200"/>
        <w:rPr>
          <w:rFonts w:hint="eastAsia" w:ascii="宋体" w:hAnsi="宋体"/>
        </w:rPr>
      </w:pPr>
      <w:r>
        <w:rPr>
          <w:rFonts w:hint="eastAsia" w:ascii="宋体" w:hAnsi="宋体"/>
          <w:lang w:bidi="ar"/>
        </w:rPr>
        <w:t xml:space="preserve">f） </w:t>
      </w:r>
      <w:r>
        <w:rPr>
          <w:rFonts w:ascii="宋体" w:hAnsi="宋体"/>
          <w:color w:val="2E3033"/>
          <w:shd w:val="clear" w:color="auto" w:fill="FFFFFF"/>
        </w:rPr>
        <w:t>订阅意图</w:t>
      </w:r>
      <w:r>
        <w:rPr>
          <w:rFonts w:hint="eastAsia" w:ascii="宋体" w:hAnsi="宋体"/>
          <w:color w:val="2E3033"/>
          <w:shd w:val="clear" w:color="auto" w:fill="FFFFFF"/>
        </w:rPr>
        <w:t>报告</w:t>
      </w:r>
      <w:r>
        <w:rPr>
          <w:rFonts w:ascii="宋体" w:hAnsi="宋体"/>
          <w:color w:val="2E3033"/>
          <w:shd w:val="clear" w:color="auto" w:fill="FFFFFF"/>
        </w:rPr>
        <w:t>操作</w:t>
      </w:r>
      <w:r>
        <w:rPr>
          <w:rFonts w:ascii="宋体" w:hAnsi="宋体"/>
        </w:rPr>
        <w:t>：</w:t>
      </w:r>
      <w:r>
        <w:rPr>
          <w:rFonts w:ascii="宋体" w:hAnsi="宋体"/>
          <w:lang w:val="en"/>
        </w:rPr>
        <w:t>意图所有者等</w:t>
      </w:r>
      <w:r>
        <w:rPr>
          <w:rFonts w:hint="eastAsia" w:ascii="宋体" w:hAnsi="宋体"/>
        </w:rPr>
        <w:t>授权实体</w:t>
      </w:r>
      <w:r>
        <w:rPr>
          <w:rFonts w:ascii="宋体" w:hAnsi="宋体"/>
          <w:lang w:val="en"/>
        </w:rPr>
        <w:t>用于向</w:t>
      </w:r>
      <w:r>
        <w:rPr>
          <w:rFonts w:hint="eastAsia" w:ascii="宋体" w:hAnsi="宋体"/>
        </w:rPr>
        <w:t>意图处理者</w:t>
      </w:r>
      <w:r>
        <w:rPr>
          <w:rFonts w:ascii="宋体" w:hAnsi="宋体"/>
          <w:lang w:val="en"/>
        </w:rPr>
        <w:t>订阅满足</w:t>
      </w:r>
      <w:r>
        <w:rPr>
          <w:rFonts w:hint="eastAsia" w:ascii="宋体" w:hAnsi="宋体"/>
          <w:lang w:val="en"/>
        </w:rPr>
        <w:t>指定</w:t>
      </w:r>
      <w:r>
        <w:rPr>
          <w:rFonts w:ascii="宋体" w:hAnsi="宋体"/>
          <w:lang w:val="en"/>
        </w:rPr>
        <w:t>筛选条件的</w:t>
      </w:r>
      <w:r>
        <w:rPr>
          <w:rFonts w:hint="eastAsia" w:ascii="宋体" w:hAnsi="宋体"/>
        </w:rPr>
        <w:t>意图报告；</w:t>
      </w:r>
    </w:p>
    <w:p w14:paraId="04589C9E">
      <w:pPr>
        <w:pStyle w:val="179"/>
        <w:numPr>
          <w:ilvl w:val="255"/>
          <w:numId w:val="0"/>
        </w:numPr>
        <w:ind w:left="819" w:leftChars="190" w:hanging="420" w:hangingChars="200"/>
        <w:rPr>
          <w:rFonts w:hint="eastAsia" w:ascii="宋体" w:hAnsi="宋体"/>
        </w:rPr>
      </w:pPr>
      <w:r>
        <w:rPr>
          <w:rFonts w:hint="eastAsia" w:ascii="宋体" w:hAnsi="宋体"/>
          <w:lang w:bidi="ar"/>
        </w:rPr>
        <w:t xml:space="preserve">g） </w:t>
      </w:r>
      <w:r>
        <w:rPr>
          <w:rFonts w:hint="eastAsia" w:ascii="宋体" w:hAnsi="宋体"/>
          <w:color w:val="2E3033"/>
          <w:shd w:val="clear" w:color="auto" w:fill="FFFFFF"/>
        </w:rPr>
        <w:t>终止</w:t>
      </w:r>
      <w:r>
        <w:rPr>
          <w:rFonts w:hint="eastAsia" w:ascii="宋体" w:hAnsi="宋体"/>
        </w:rPr>
        <w:t>订阅</w:t>
      </w:r>
      <w:r>
        <w:rPr>
          <w:rFonts w:hint="eastAsia" w:ascii="宋体" w:hAnsi="宋体"/>
          <w:color w:val="2E3033"/>
          <w:shd w:val="clear" w:color="auto" w:fill="FFFFFF"/>
        </w:rPr>
        <w:t>意图报告操作</w:t>
      </w:r>
      <w:r>
        <w:rPr>
          <w:rFonts w:ascii="宋体" w:hAnsi="宋体"/>
        </w:rPr>
        <w:t>：</w:t>
      </w:r>
      <w:r>
        <w:rPr>
          <w:rFonts w:ascii="宋体" w:hAnsi="宋体"/>
          <w:lang w:val="en"/>
        </w:rPr>
        <w:t>意图所有者等</w:t>
      </w:r>
      <w:r>
        <w:rPr>
          <w:rFonts w:ascii="宋体" w:hAnsi="宋体"/>
        </w:rPr>
        <w:t>授权实体</w:t>
      </w:r>
      <w:r>
        <w:rPr>
          <w:rFonts w:ascii="宋体" w:hAnsi="宋体"/>
          <w:lang w:val="en"/>
        </w:rPr>
        <w:t>用于向意图处理者请求</w:t>
      </w:r>
      <w:r>
        <w:rPr>
          <w:rFonts w:ascii="宋体" w:hAnsi="宋体"/>
        </w:rPr>
        <w:t>终止</w:t>
      </w:r>
      <w:r>
        <w:rPr>
          <w:rFonts w:hint="eastAsia" w:ascii="宋体" w:hAnsi="宋体"/>
        </w:rPr>
        <w:t>订阅特定意图报告；</w:t>
      </w:r>
    </w:p>
    <w:p w14:paraId="66D594AD">
      <w:pPr>
        <w:pStyle w:val="179"/>
        <w:numPr>
          <w:ilvl w:val="255"/>
          <w:numId w:val="0"/>
        </w:numPr>
        <w:ind w:left="819" w:leftChars="190" w:hanging="420" w:hangingChars="200"/>
        <w:rPr>
          <w:rFonts w:hint="eastAsia" w:ascii="宋体" w:hAnsi="宋体"/>
        </w:rPr>
      </w:pPr>
      <w:r>
        <w:rPr>
          <w:rFonts w:hint="eastAsia" w:ascii="宋体" w:hAnsi="宋体"/>
          <w:lang w:bidi="ar"/>
        </w:rPr>
        <w:t xml:space="preserve">h） </w:t>
      </w:r>
      <w:r>
        <w:rPr>
          <w:rFonts w:hint="eastAsia" w:ascii="宋体" w:hAnsi="宋体"/>
          <w:color w:val="2E3033"/>
          <w:shd w:val="clear" w:color="auto" w:fill="FFFFFF"/>
        </w:rPr>
        <w:t>通知意图报告操作</w:t>
      </w:r>
      <w:r>
        <w:rPr>
          <w:rFonts w:hint="eastAsia" w:ascii="宋体" w:hAnsi="宋体"/>
        </w:rPr>
        <w:t>：</w:t>
      </w:r>
      <w:r>
        <w:rPr>
          <w:rFonts w:ascii="宋体" w:hAnsi="宋体"/>
          <w:lang w:val="en"/>
        </w:rPr>
        <w:t>意图处理者用于向意图所有者等订阅者发送满足订阅指定筛选条件的意图</w:t>
      </w:r>
      <w:r>
        <w:rPr>
          <w:rFonts w:hint="eastAsia" w:ascii="宋体" w:hAnsi="宋体"/>
        </w:rPr>
        <w:t>报告。</w:t>
      </w:r>
    </w:p>
    <w:p w14:paraId="4BF4B546">
      <w:pPr>
        <w:pStyle w:val="3"/>
        <w:rPr>
          <w:b w:val="0"/>
          <w:bCs w:val="0"/>
        </w:rPr>
      </w:pPr>
      <w:bookmarkStart w:id="1195" w:name="_Toc8892"/>
      <w:bookmarkStart w:id="1196" w:name="_Toc11817"/>
      <w:bookmarkStart w:id="1197" w:name="_Toc3216"/>
      <w:bookmarkStart w:id="1198" w:name="_Toc183380598"/>
      <w:bookmarkStart w:id="1199" w:name="_Toc11716"/>
      <w:bookmarkStart w:id="1200" w:name="_Toc11989"/>
      <w:bookmarkStart w:id="1201" w:name="_Toc27206"/>
      <w:bookmarkStart w:id="1202" w:name="_Toc26773"/>
      <w:bookmarkStart w:id="1203" w:name="_Toc12212"/>
      <w:bookmarkStart w:id="1204" w:name="_Toc2884"/>
      <w:bookmarkStart w:id="1205" w:name="_Toc27463"/>
      <w:bookmarkStart w:id="1206" w:name="_Toc2022727936"/>
      <w:bookmarkStart w:id="1207" w:name="_Toc26259"/>
      <w:bookmarkStart w:id="1208" w:name="_Toc6965"/>
      <w:bookmarkStart w:id="1209" w:name="_Toc695696993"/>
      <w:bookmarkStart w:id="1210" w:name="_Toc1158456604"/>
      <w:bookmarkStart w:id="1211" w:name="_Toc734"/>
      <w:bookmarkStart w:id="1212" w:name="_Toc20602"/>
      <w:bookmarkStart w:id="1213" w:name="_Toc1143"/>
      <w:bookmarkStart w:id="1214" w:name="_Toc10404"/>
      <w:bookmarkStart w:id="1215" w:name="_Toc10729"/>
      <w:bookmarkStart w:id="1216" w:name="_Toc17831"/>
      <w:bookmarkStart w:id="1217" w:name="_Toc183380519"/>
      <w:bookmarkStart w:id="1218" w:name="_Toc32289"/>
      <w:bookmarkStart w:id="1219" w:name="_Toc18256"/>
      <w:bookmarkStart w:id="1220" w:name="_Toc568"/>
      <w:bookmarkStart w:id="1221" w:name="_Toc1544917928"/>
      <w:bookmarkStart w:id="1222" w:name="_Toc6621"/>
      <w:bookmarkStart w:id="1223" w:name="_Toc16285"/>
      <w:bookmarkStart w:id="1224" w:name="_Toc19664"/>
      <w:bookmarkStart w:id="1225" w:name="_Toc18139"/>
      <w:bookmarkStart w:id="1226" w:name="_Toc2946"/>
      <w:bookmarkStart w:id="1227" w:name="_Toc8378"/>
      <w:bookmarkStart w:id="1228" w:name="_Toc14786"/>
      <w:bookmarkStart w:id="1229" w:name="_Toc10935"/>
      <w:bookmarkStart w:id="1230" w:name="_Toc27899"/>
      <w:bookmarkStart w:id="1231" w:name="_Toc31908"/>
      <w:r>
        <w:rPr>
          <w:rFonts w:hint="eastAsia"/>
          <w:b w:val="0"/>
          <w:bCs w:val="0"/>
        </w:rPr>
        <w:t>意图处理能力管理功能参考点</w:t>
      </w:r>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p>
    <w:p w14:paraId="524667F7">
      <w:pPr>
        <w:ind w:firstLine="420" w:firstLineChars="200"/>
        <w:rPr>
          <w:rFonts w:hint="eastAsia" w:ascii="宋体" w:hAnsi="宋体"/>
          <w:szCs w:val="21"/>
        </w:rPr>
      </w:pPr>
      <w:r>
        <w:rPr>
          <w:rFonts w:hint="eastAsia" w:ascii="宋体" w:hAnsi="宋体"/>
          <w:szCs w:val="21"/>
        </w:rPr>
        <w:t>意图处理能力管理功能参考点</w:t>
      </w:r>
      <w:r>
        <w:rPr>
          <w:rFonts w:hint="eastAsia" w:ascii="宋体" w:hAnsi="宋体"/>
          <w:szCs w:val="21"/>
          <w:shd w:val="clear" w:color="auto" w:fill="FFFFFF"/>
        </w:rPr>
        <w:t>位于意图管理功能和意图处理能力管理功能之间，对应于图3中的q2参考点，</w:t>
      </w:r>
      <w:r>
        <w:rPr>
          <w:rFonts w:hint="eastAsia" w:ascii="宋体" w:hAnsi="宋体"/>
          <w:szCs w:val="21"/>
          <w:lang w:eastAsia="zh"/>
        </w:rPr>
        <w:t>应</w:t>
      </w:r>
      <w:r>
        <w:rPr>
          <w:rFonts w:hint="eastAsia" w:ascii="宋体" w:hAnsi="宋体"/>
          <w:szCs w:val="21"/>
        </w:rPr>
        <w:t>支持以下操作：</w:t>
      </w:r>
    </w:p>
    <w:p w14:paraId="6BEC257C">
      <w:pPr>
        <w:pStyle w:val="179"/>
        <w:numPr>
          <w:ilvl w:val="255"/>
          <w:numId w:val="0"/>
        </w:numPr>
        <w:ind w:left="819" w:leftChars="190" w:hanging="420" w:hangingChars="200"/>
        <w:rPr>
          <w:rFonts w:hint="eastAsia" w:ascii="宋体" w:hAnsi="宋体"/>
          <w:szCs w:val="21"/>
        </w:rPr>
      </w:pPr>
      <w:r>
        <w:rPr>
          <w:rFonts w:hint="eastAsia" w:ascii="宋体" w:hAnsi="宋体"/>
          <w:szCs w:val="21"/>
          <w:lang w:bidi="ar"/>
        </w:rPr>
        <w:t xml:space="preserve">a） </w:t>
      </w:r>
      <w:r>
        <w:rPr>
          <w:rFonts w:hint="eastAsia" w:ascii="宋体" w:hAnsi="宋体"/>
          <w:szCs w:val="21"/>
        </w:rPr>
        <w:t>注册</w:t>
      </w:r>
      <w:r>
        <w:rPr>
          <w:rFonts w:hint="eastAsia" w:ascii="宋体" w:hAnsi="宋体"/>
          <w:spacing w:val="10"/>
          <w:szCs w:val="21"/>
        </w:rPr>
        <w:t>意图处理能力</w:t>
      </w:r>
      <w:r>
        <w:rPr>
          <w:rFonts w:hint="eastAsia" w:ascii="宋体" w:hAnsi="宋体"/>
          <w:szCs w:val="21"/>
        </w:rPr>
        <w:t>操作</w:t>
      </w:r>
      <w:r>
        <w:rPr>
          <w:rFonts w:ascii="宋体" w:hAnsi="宋体"/>
          <w:szCs w:val="21"/>
        </w:rPr>
        <w:t>：</w:t>
      </w:r>
      <w:r>
        <w:rPr>
          <w:rFonts w:hint="eastAsia" w:ascii="宋体" w:hAnsi="宋体"/>
          <w:szCs w:val="21"/>
        </w:rPr>
        <w:t>作为意图处理能力提供者，</w:t>
      </w:r>
      <w:r>
        <w:rPr>
          <w:rFonts w:ascii="宋体" w:hAnsi="宋体"/>
          <w:szCs w:val="21"/>
        </w:rPr>
        <w:t>意图</w:t>
      </w:r>
      <w:r>
        <w:rPr>
          <w:rFonts w:hint="eastAsia" w:ascii="宋体" w:hAnsi="宋体"/>
          <w:szCs w:val="21"/>
        </w:rPr>
        <w:t>管理功能</w:t>
      </w:r>
      <w:r>
        <w:rPr>
          <w:rFonts w:ascii="宋体" w:hAnsi="宋体"/>
          <w:szCs w:val="21"/>
        </w:rPr>
        <w:t>用于</w:t>
      </w:r>
      <w:r>
        <w:rPr>
          <w:rFonts w:hint="eastAsia" w:ascii="宋体" w:hAnsi="宋体"/>
          <w:szCs w:val="21"/>
        </w:rPr>
        <w:t>向</w:t>
      </w:r>
      <w:r>
        <w:rPr>
          <w:rFonts w:ascii="宋体" w:hAnsi="宋体"/>
          <w:szCs w:val="21"/>
        </w:rPr>
        <w:t>意图处理能力管理功能</w:t>
      </w:r>
      <w:r>
        <w:rPr>
          <w:rFonts w:hint="eastAsia" w:ascii="宋体" w:hAnsi="宋体"/>
          <w:szCs w:val="21"/>
        </w:rPr>
        <w:t>请求注册意图处理能力；</w:t>
      </w:r>
    </w:p>
    <w:p w14:paraId="42281A37">
      <w:pPr>
        <w:pStyle w:val="179"/>
        <w:numPr>
          <w:ilvl w:val="255"/>
          <w:numId w:val="0"/>
        </w:numPr>
        <w:ind w:left="819" w:leftChars="190" w:hanging="420" w:hangingChars="200"/>
        <w:rPr>
          <w:rFonts w:hint="eastAsia" w:ascii="宋体" w:hAnsi="宋体"/>
          <w:szCs w:val="21"/>
        </w:rPr>
      </w:pPr>
      <w:r>
        <w:rPr>
          <w:rFonts w:hint="eastAsia" w:ascii="宋体" w:hAnsi="宋体"/>
          <w:szCs w:val="21"/>
          <w:lang w:bidi="ar"/>
        </w:rPr>
        <w:t xml:space="preserve">b） </w:t>
      </w:r>
      <w:r>
        <w:rPr>
          <w:rFonts w:hint="eastAsia" w:ascii="宋体" w:hAnsi="宋体"/>
          <w:szCs w:val="21"/>
          <w:shd w:val="clear" w:color="auto" w:fill="FFFFFF"/>
        </w:rPr>
        <w:t>更新</w:t>
      </w:r>
      <w:r>
        <w:rPr>
          <w:rFonts w:hint="eastAsia" w:ascii="宋体" w:hAnsi="宋体"/>
          <w:spacing w:val="10"/>
          <w:szCs w:val="21"/>
        </w:rPr>
        <w:t>意图处理能力</w:t>
      </w:r>
      <w:r>
        <w:rPr>
          <w:rFonts w:hint="eastAsia" w:ascii="宋体" w:hAnsi="宋体"/>
          <w:szCs w:val="21"/>
          <w:shd w:val="clear" w:color="auto" w:fill="FFFFFF"/>
        </w:rPr>
        <w:t>操作：作为意图处理能力提供者，</w:t>
      </w:r>
      <w:r>
        <w:rPr>
          <w:rFonts w:ascii="宋体" w:hAnsi="宋体"/>
          <w:szCs w:val="21"/>
        </w:rPr>
        <w:t>意图</w:t>
      </w:r>
      <w:r>
        <w:rPr>
          <w:rFonts w:hint="eastAsia" w:ascii="宋体" w:hAnsi="宋体"/>
          <w:szCs w:val="21"/>
        </w:rPr>
        <w:t>管理功能</w:t>
      </w:r>
      <w:r>
        <w:rPr>
          <w:rFonts w:ascii="宋体" w:hAnsi="宋体"/>
          <w:szCs w:val="21"/>
        </w:rPr>
        <w:t>用于</w:t>
      </w:r>
      <w:r>
        <w:rPr>
          <w:rFonts w:hint="eastAsia" w:ascii="宋体" w:hAnsi="宋体"/>
          <w:szCs w:val="21"/>
        </w:rPr>
        <w:t>向</w:t>
      </w:r>
      <w:r>
        <w:rPr>
          <w:rFonts w:hint="eastAsia" w:ascii="宋体" w:hAnsi="宋体"/>
          <w:szCs w:val="21"/>
          <w:shd w:val="clear" w:color="auto" w:fill="FFFFFF"/>
        </w:rPr>
        <w:t>意图处理能力管理功能</w:t>
      </w:r>
      <w:r>
        <w:rPr>
          <w:rFonts w:hint="eastAsia" w:ascii="宋体" w:hAnsi="宋体"/>
          <w:szCs w:val="21"/>
        </w:rPr>
        <w:t>请求</w:t>
      </w:r>
      <w:r>
        <w:rPr>
          <w:rFonts w:hint="eastAsia" w:ascii="宋体" w:hAnsi="宋体"/>
          <w:szCs w:val="21"/>
          <w:shd w:val="clear" w:color="auto" w:fill="FFFFFF"/>
        </w:rPr>
        <w:t>更新现有意图处理能力；</w:t>
      </w:r>
    </w:p>
    <w:p w14:paraId="1F6BDB82">
      <w:pPr>
        <w:pStyle w:val="179"/>
        <w:numPr>
          <w:ilvl w:val="255"/>
          <w:numId w:val="0"/>
        </w:numPr>
        <w:ind w:left="819" w:leftChars="190" w:hanging="420" w:hangingChars="200"/>
        <w:rPr>
          <w:rFonts w:hint="eastAsia" w:ascii="宋体" w:hAnsi="宋体"/>
          <w:szCs w:val="21"/>
        </w:rPr>
      </w:pPr>
      <w:r>
        <w:rPr>
          <w:rFonts w:hint="eastAsia" w:ascii="宋体" w:hAnsi="宋体"/>
          <w:szCs w:val="21"/>
          <w:lang w:bidi="ar"/>
        </w:rPr>
        <w:t xml:space="preserve">c） </w:t>
      </w:r>
      <w:r>
        <w:rPr>
          <w:rFonts w:hint="eastAsia" w:ascii="宋体" w:hAnsi="宋体"/>
          <w:szCs w:val="21"/>
        </w:rPr>
        <w:t>查询</w:t>
      </w:r>
      <w:r>
        <w:rPr>
          <w:rFonts w:hint="eastAsia" w:ascii="宋体" w:hAnsi="宋体"/>
          <w:spacing w:val="10"/>
          <w:szCs w:val="21"/>
        </w:rPr>
        <w:t>意图处理能力</w:t>
      </w:r>
      <w:r>
        <w:rPr>
          <w:rFonts w:hint="eastAsia" w:ascii="宋体" w:hAnsi="宋体"/>
          <w:szCs w:val="21"/>
        </w:rPr>
        <w:t>操作：作为意图处理能力消费者，意图管理功能用于向意图处理能力管理功能</w:t>
      </w:r>
      <w:r>
        <w:rPr>
          <w:rFonts w:hint="eastAsia" w:ascii="宋体" w:hAnsi="宋体"/>
          <w:szCs w:val="21"/>
          <w:lang w:eastAsia="zh"/>
        </w:rPr>
        <w:t>请求</w:t>
      </w:r>
      <w:r>
        <w:rPr>
          <w:rFonts w:hint="eastAsia" w:ascii="宋体" w:hAnsi="宋体"/>
          <w:szCs w:val="21"/>
        </w:rPr>
        <w:t>查询现有的意图处理能力信息；</w:t>
      </w:r>
    </w:p>
    <w:p w14:paraId="602CB605">
      <w:pPr>
        <w:pStyle w:val="179"/>
        <w:numPr>
          <w:ilvl w:val="255"/>
          <w:numId w:val="0"/>
        </w:numPr>
        <w:ind w:left="819" w:leftChars="190" w:hanging="420" w:hangingChars="200"/>
        <w:rPr>
          <w:rFonts w:hint="eastAsia" w:ascii="宋体" w:hAnsi="宋体"/>
          <w:szCs w:val="21"/>
          <w:highlight w:val="yellow"/>
        </w:rPr>
      </w:pPr>
      <w:r>
        <w:rPr>
          <w:rFonts w:hint="eastAsia" w:ascii="宋体" w:hAnsi="宋体"/>
          <w:szCs w:val="21"/>
          <w:lang w:bidi="ar"/>
        </w:rPr>
        <w:t xml:space="preserve">d） </w:t>
      </w:r>
      <w:r>
        <w:rPr>
          <w:rFonts w:ascii="宋体" w:hAnsi="宋体"/>
          <w:szCs w:val="21"/>
        </w:rPr>
        <w:t>删除</w:t>
      </w:r>
      <w:r>
        <w:rPr>
          <w:rFonts w:hint="eastAsia" w:ascii="宋体" w:hAnsi="宋体"/>
          <w:spacing w:val="10"/>
          <w:szCs w:val="21"/>
        </w:rPr>
        <w:t>意图处理能力</w:t>
      </w:r>
      <w:r>
        <w:rPr>
          <w:rFonts w:ascii="宋体" w:hAnsi="宋体"/>
          <w:color w:val="2E3033"/>
          <w:szCs w:val="21"/>
          <w:shd w:val="clear" w:color="auto" w:fill="FFFFFF"/>
        </w:rPr>
        <w:t>操作</w:t>
      </w:r>
      <w:r>
        <w:rPr>
          <w:rFonts w:ascii="宋体" w:hAnsi="宋体"/>
          <w:szCs w:val="21"/>
        </w:rPr>
        <w:t>：</w:t>
      </w:r>
      <w:r>
        <w:rPr>
          <w:rFonts w:hint="eastAsia" w:ascii="宋体" w:hAnsi="宋体"/>
          <w:szCs w:val="21"/>
        </w:rPr>
        <w:t>作为意图处理能力提供者，</w:t>
      </w:r>
      <w:r>
        <w:rPr>
          <w:rFonts w:ascii="宋体" w:hAnsi="宋体"/>
          <w:szCs w:val="21"/>
        </w:rPr>
        <w:t>意图管理功能用于向</w:t>
      </w:r>
      <w:r>
        <w:rPr>
          <w:rFonts w:hint="eastAsia" w:ascii="宋体" w:hAnsi="宋体"/>
          <w:color w:val="2E3033"/>
          <w:szCs w:val="21"/>
          <w:shd w:val="clear" w:color="auto" w:fill="FFFFFF"/>
        </w:rPr>
        <w:t>意图处理能力管理功能</w:t>
      </w:r>
      <w:r>
        <w:rPr>
          <w:rFonts w:ascii="宋体" w:hAnsi="宋体"/>
          <w:szCs w:val="21"/>
        </w:rPr>
        <w:t>请求删除现有</w:t>
      </w:r>
      <w:r>
        <w:rPr>
          <w:rFonts w:ascii="宋体" w:hAnsi="宋体"/>
          <w:color w:val="2E3033"/>
          <w:szCs w:val="21"/>
          <w:shd w:val="clear" w:color="auto" w:fill="FFFFFF"/>
        </w:rPr>
        <w:t>意图处理能力</w:t>
      </w:r>
      <w:r>
        <w:rPr>
          <w:rFonts w:hint="eastAsia" w:ascii="宋体" w:hAnsi="宋体"/>
          <w:color w:val="2E3033"/>
          <w:szCs w:val="21"/>
          <w:shd w:val="clear" w:color="auto" w:fill="FFFFFF"/>
        </w:rPr>
        <w:t>。</w:t>
      </w:r>
    </w:p>
    <w:p w14:paraId="5A0FC078">
      <w:pPr>
        <w:pStyle w:val="3"/>
        <w:rPr>
          <w:rFonts w:hint="eastAsia" w:ascii="黑体" w:hAnsi="黑体" w:cs="黑体"/>
          <w:b w:val="0"/>
          <w:bCs w:val="0"/>
          <w:szCs w:val="21"/>
        </w:rPr>
      </w:pPr>
      <w:bookmarkStart w:id="1232" w:name="_Toc25088"/>
      <w:bookmarkStart w:id="1233" w:name="_Toc30924"/>
      <w:bookmarkStart w:id="1234" w:name="_Toc19560"/>
      <w:bookmarkStart w:id="1235" w:name="_Toc2109"/>
      <w:bookmarkStart w:id="1236" w:name="_Toc1231719852"/>
      <w:bookmarkStart w:id="1237" w:name="_Toc3852"/>
      <w:bookmarkStart w:id="1238" w:name="_Toc5330"/>
      <w:bookmarkStart w:id="1239" w:name="_Toc28642"/>
      <w:bookmarkStart w:id="1240" w:name="_Toc10365"/>
      <w:bookmarkStart w:id="1241" w:name="_Toc4021"/>
      <w:bookmarkStart w:id="1242" w:name="_Toc183380599"/>
      <w:bookmarkStart w:id="1243" w:name="_Toc510169418"/>
      <w:bookmarkStart w:id="1244" w:name="_Toc26095"/>
      <w:bookmarkStart w:id="1245" w:name="_Toc183380520"/>
      <w:bookmarkStart w:id="1246" w:name="_Toc12967"/>
      <w:bookmarkStart w:id="1247" w:name="_Toc2741"/>
      <w:bookmarkStart w:id="1248" w:name="_Toc6350"/>
      <w:bookmarkStart w:id="1249" w:name="_Toc5082"/>
      <w:bookmarkStart w:id="1250" w:name="_Toc19776"/>
      <w:bookmarkStart w:id="1251" w:name="_Toc13954"/>
      <w:bookmarkStart w:id="1252" w:name="_Toc1558468217"/>
      <w:bookmarkStart w:id="1253" w:name="_Toc29812"/>
      <w:bookmarkStart w:id="1254" w:name="_Toc29083"/>
      <w:bookmarkStart w:id="1255" w:name="_Toc21530"/>
      <w:bookmarkStart w:id="1256" w:name="_Toc1151"/>
      <w:bookmarkStart w:id="1257" w:name="_Toc6140"/>
      <w:bookmarkStart w:id="1258" w:name="_Toc20341"/>
      <w:bookmarkStart w:id="1259" w:name="_Toc10832"/>
      <w:bookmarkStart w:id="1260" w:name="_Toc10910"/>
      <w:bookmarkStart w:id="1261" w:name="_Toc185"/>
      <w:bookmarkStart w:id="1262" w:name="_Toc22556"/>
      <w:bookmarkStart w:id="1263" w:name="_Toc6323"/>
      <w:bookmarkStart w:id="1264" w:name="_Toc760"/>
      <w:bookmarkStart w:id="1265" w:name="_Toc24119"/>
      <w:bookmarkStart w:id="1266" w:name="_Toc31191"/>
      <w:bookmarkStart w:id="1267" w:name="_Toc1118648881"/>
      <w:bookmarkStart w:id="1268" w:name="_Toc31753"/>
      <w:r>
        <w:rPr>
          <w:rFonts w:hint="eastAsia" w:ascii="黑体" w:hAnsi="黑体" w:cs="黑体"/>
          <w:b w:val="0"/>
          <w:bCs w:val="0"/>
          <w:szCs w:val="21"/>
        </w:rPr>
        <w:t>意图管理功能相关操作</w:t>
      </w:r>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14:paraId="03DF48DC">
      <w:pPr>
        <w:pStyle w:val="4"/>
        <w:rPr>
          <w:rFonts w:hint="eastAsia" w:hAnsi="黑体" w:cs="黑体"/>
          <w:b w:val="0"/>
          <w:bCs w:val="0"/>
          <w:szCs w:val="21"/>
        </w:rPr>
      </w:pPr>
      <w:bookmarkStart w:id="1269" w:name="_Toc22937"/>
      <w:bookmarkStart w:id="1270" w:name="_Toc733613006"/>
      <w:bookmarkStart w:id="1271" w:name="_Toc294414810"/>
      <w:bookmarkStart w:id="1272" w:name="_Toc1790728265"/>
      <w:bookmarkStart w:id="1273" w:name="_Toc28417"/>
      <w:bookmarkStart w:id="1274" w:name="_Toc503501397"/>
      <w:bookmarkStart w:id="1275" w:name="_Toc20629"/>
      <w:bookmarkStart w:id="1276" w:name="_Toc11021"/>
      <w:bookmarkStart w:id="1277" w:name="_Toc23934"/>
      <w:bookmarkStart w:id="1278" w:name="_Toc18983"/>
      <w:bookmarkStart w:id="1279" w:name="_Toc14936"/>
      <w:bookmarkStart w:id="1280" w:name="_Toc16775"/>
      <w:bookmarkStart w:id="1281" w:name="_Toc28040"/>
      <w:bookmarkStart w:id="1282" w:name="_Toc13348"/>
      <w:bookmarkStart w:id="1283" w:name="_Toc25001"/>
      <w:bookmarkStart w:id="1284" w:name="_Toc22387"/>
      <w:bookmarkStart w:id="1285" w:name="_Toc14904"/>
      <w:bookmarkStart w:id="1286" w:name="_Toc14619"/>
      <w:bookmarkStart w:id="1287" w:name="_Toc850"/>
      <w:r>
        <w:rPr>
          <w:rFonts w:hint="eastAsia" w:hAnsi="黑体" w:cs="黑体"/>
          <w:b w:val="0"/>
          <w:bCs w:val="0"/>
          <w:szCs w:val="21"/>
        </w:rPr>
        <w:t>协商意图操作</w:t>
      </w:r>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p>
    <w:p w14:paraId="1AED1A4D">
      <w:pPr>
        <w:pStyle w:val="5"/>
        <w:numPr>
          <w:ilvl w:val="3"/>
          <w:numId w:val="1"/>
        </w:numPr>
        <w:tabs>
          <w:tab w:val="left" w:pos="420"/>
          <w:tab w:val="left" w:pos="794"/>
          <w:tab w:val="left" w:pos="2127"/>
          <w:tab w:val="left" w:pos="2410"/>
          <w:tab w:val="left" w:pos="2921"/>
          <w:tab w:val="left" w:pos="3261"/>
        </w:tabs>
        <w:rPr>
          <w:rFonts w:hint="eastAsia" w:cs="黑体"/>
          <w:b w:val="0"/>
          <w:bCs w:val="0"/>
          <w:szCs w:val="21"/>
        </w:rPr>
      </w:pPr>
      <w:bookmarkStart w:id="1288" w:name="_Toc5540"/>
      <w:bookmarkStart w:id="1289" w:name="_Toc968"/>
      <w:bookmarkStart w:id="1290" w:name="_Toc29126"/>
      <w:bookmarkStart w:id="1291" w:name="_Toc19654"/>
      <w:bookmarkStart w:id="1292" w:name="_Toc19957"/>
      <w:bookmarkStart w:id="1293" w:name="_Toc14477"/>
      <w:bookmarkStart w:id="1294" w:name="_Toc21182"/>
      <w:bookmarkStart w:id="1295" w:name="_Toc11912"/>
      <w:bookmarkStart w:id="1296" w:name="_Toc31965"/>
      <w:bookmarkStart w:id="1297" w:name="_Toc8751"/>
      <w:bookmarkStart w:id="1298" w:name="_Toc4870"/>
      <w:bookmarkStart w:id="1299" w:name="_Toc2716"/>
      <w:bookmarkStart w:id="1300" w:name="_Toc21583"/>
      <w:bookmarkStart w:id="1301" w:name="_Toc30272"/>
      <w:bookmarkStart w:id="1302" w:name="_Toc532"/>
      <w:r>
        <w:rPr>
          <w:rFonts w:hint="eastAsia" w:cs="黑体"/>
          <w:b w:val="0"/>
          <w:bCs w:val="0"/>
          <w:szCs w:val="21"/>
        </w:rPr>
        <w:t>操作描述</w:t>
      </w:r>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p>
    <w:p w14:paraId="6D76520D">
      <w:pPr>
        <w:ind w:firstLine="420" w:firstLineChars="200"/>
        <w:rPr>
          <w:rFonts w:hint="eastAsia" w:ascii="宋体" w:hAnsi="宋体"/>
        </w:rPr>
      </w:pPr>
      <w:r>
        <w:rPr>
          <w:rFonts w:ascii="宋体" w:hAnsi="宋体"/>
        </w:rPr>
        <w:t>意图所有者用于和意图处理者对</w:t>
      </w:r>
      <w:r>
        <w:rPr>
          <w:rFonts w:hint="eastAsia" w:ascii="宋体" w:hAnsi="宋体"/>
        </w:rPr>
        <w:t>可作为意图交付的意图对象进行协商。协商操作</w:t>
      </w:r>
      <w:r>
        <w:rPr>
          <w:rFonts w:hint="eastAsia" w:ascii="宋体" w:hAnsi="宋体"/>
          <w:lang w:eastAsia="zh"/>
        </w:rPr>
        <w:t>可</w:t>
      </w:r>
      <w:r>
        <w:rPr>
          <w:rFonts w:hint="eastAsia" w:ascii="宋体" w:hAnsi="宋体"/>
        </w:rPr>
        <w:t>用于</w:t>
      </w:r>
      <w:r>
        <w:rPr>
          <w:rFonts w:hint="eastAsia" w:ascii="宋体" w:hAnsi="宋体"/>
          <w:lang w:eastAsia="zh"/>
        </w:rPr>
        <w:t>但</w:t>
      </w:r>
      <w:r>
        <w:rPr>
          <w:rFonts w:hint="eastAsia" w:ascii="宋体" w:hAnsi="宋体"/>
        </w:rPr>
        <w:t>并不限于可行性检查、</w:t>
      </w:r>
      <w:r>
        <w:rPr>
          <w:rFonts w:ascii="宋体" w:hAnsi="宋体"/>
          <w:shd w:val="clear" w:color="auto" w:fill="FFFFFF"/>
          <w:lang w:val="en"/>
        </w:rPr>
        <w:t>候选</w:t>
      </w:r>
      <w:r>
        <w:rPr>
          <w:rFonts w:hint="eastAsia" w:ascii="宋体" w:hAnsi="宋体"/>
          <w:shd w:val="clear" w:color="auto" w:fill="FFFFFF"/>
        </w:rPr>
        <w:t>意图参数协商等</w:t>
      </w:r>
      <w:r>
        <w:rPr>
          <w:rFonts w:hint="eastAsia" w:ascii="宋体" w:hAnsi="宋体"/>
          <w:shd w:val="clear" w:color="auto" w:fill="FFFFFF"/>
          <w:lang w:eastAsia="zh"/>
        </w:rPr>
        <w:t>场景</w:t>
      </w:r>
      <w:r>
        <w:rPr>
          <w:rFonts w:hint="eastAsia" w:ascii="宋体" w:hAnsi="宋体"/>
        </w:rPr>
        <w:t>。</w:t>
      </w:r>
    </w:p>
    <w:p w14:paraId="4BCEFB04">
      <w:pPr>
        <w:ind w:firstLine="420" w:firstLineChars="200"/>
        <w:rPr>
          <w:rFonts w:hint="eastAsia" w:ascii="宋体" w:hAnsi="宋体"/>
        </w:rPr>
      </w:pPr>
      <w:r>
        <w:rPr>
          <w:rFonts w:hint="eastAsia" w:ascii="宋体" w:hAnsi="宋体"/>
        </w:rPr>
        <w:t>表</w:t>
      </w:r>
      <w:r>
        <w:rPr>
          <w:rFonts w:ascii="宋体" w:hAnsi="宋体"/>
        </w:rPr>
        <w:t>1</w:t>
      </w:r>
      <w:r>
        <w:rPr>
          <w:rFonts w:hint="eastAsia" w:ascii="宋体" w:hAnsi="宋体"/>
        </w:rPr>
        <w:t>列出了</w:t>
      </w:r>
      <w:r>
        <w:rPr>
          <w:rFonts w:ascii="宋体" w:hAnsi="宋体"/>
        </w:rPr>
        <w:t>意图所有者</w:t>
      </w:r>
      <w:r>
        <w:rPr>
          <w:rFonts w:hint="eastAsia" w:ascii="宋体" w:hAnsi="宋体"/>
        </w:rPr>
        <w:t>和</w:t>
      </w:r>
      <w:r>
        <w:rPr>
          <w:rFonts w:ascii="宋体" w:hAnsi="宋体"/>
        </w:rPr>
        <w:t>意图处理者</w:t>
      </w:r>
      <w:r>
        <w:rPr>
          <w:rFonts w:hint="eastAsia" w:ascii="宋体" w:hAnsi="宋体"/>
        </w:rPr>
        <w:t>之间交换的信息流。</w:t>
      </w:r>
    </w:p>
    <w:p w14:paraId="23084B3E">
      <w:pPr>
        <w:pStyle w:val="14"/>
        <w:spacing w:before="120" w:beforeLines="50" w:after="120" w:afterLines="50"/>
        <w:jc w:val="center"/>
        <w:rPr>
          <w:rFonts w:eastAsia="宋体"/>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w:t>
      </w:r>
      <w:r>
        <w:rPr>
          <w:rFonts w:hint="eastAsia" w:ascii="黑体" w:hAnsi="黑体" w:cs="黑体"/>
          <w:sz w:val="21"/>
          <w:szCs w:val="21"/>
        </w:rPr>
        <w:fldChar w:fldCharType="end"/>
      </w:r>
      <w:r>
        <w:rPr>
          <w:rFonts w:hint="eastAsia" w:ascii="黑体" w:hAnsi="黑体" w:cs="黑体"/>
          <w:sz w:val="21"/>
          <w:szCs w:val="21"/>
        </w:rPr>
        <w:t xml:space="preserve"> 协商意图操作</w:t>
      </w:r>
    </w:p>
    <w:tbl>
      <w:tblPr>
        <w:tblStyle w:val="56"/>
        <w:tblW w:w="4999"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28" w:type="dxa"/>
          <w:bottom w:w="0" w:type="dxa"/>
          <w:right w:w="108" w:type="dxa"/>
        </w:tblCellMar>
      </w:tblPr>
      <w:tblGrid>
        <w:gridCol w:w="4018"/>
        <w:gridCol w:w="4613"/>
      </w:tblGrid>
      <w:tr w14:paraId="53328C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28" w:type="dxa"/>
            <w:bottom w:w="0" w:type="dxa"/>
            <w:right w:w="108" w:type="dxa"/>
          </w:tblCellMar>
        </w:tblPrEx>
        <w:trPr>
          <w:jc w:val="center"/>
        </w:trPr>
        <w:tc>
          <w:tcPr>
            <w:tcW w:w="2327" w:type="pct"/>
            <w:tcBorders>
              <w:tl2br w:val="nil"/>
              <w:tr2bl w:val="nil"/>
            </w:tcBorders>
            <w:shd w:val="clear" w:color="auto" w:fill="auto"/>
            <w:tcMar>
              <w:left w:w="28" w:type="dxa"/>
            </w:tcMar>
            <w:vAlign w:val="center"/>
          </w:tcPr>
          <w:p w14:paraId="7FB3390C">
            <w:pPr>
              <w:pStyle w:val="271"/>
              <w:rPr>
                <w:rFonts w:hint="eastAsia" w:ascii="宋体" w:hAnsi="宋体" w:cs="宋体"/>
                <w:b w:val="0"/>
                <w:bCs/>
              </w:rPr>
            </w:pPr>
            <w:r>
              <w:rPr>
                <w:rFonts w:hint="eastAsia" w:ascii="宋体" w:hAnsi="宋体" w:cs="宋体"/>
                <w:b w:val="0"/>
                <w:bCs/>
              </w:rPr>
              <w:t>消息</w:t>
            </w:r>
          </w:p>
        </w:tc>
        <w:tc>
          <w:tcPr>
            <w:tcW w:w="2672" w:type="pct"/>
            <w:tcBorders>
              <w:tl2br w:val="nil"/>
              <w:tr2bl w:val="nil"/>
            </w:tcBorders>
            <w:shd w:val="clear" w:color="auto" w:fill="auto"/>
            <w:tcMar>
              <w:left w:w="28" w:type="dxa"/>
            </w:tcMar>
            <w:vAlign w:val="center"/>
          </w:tcPr>
          <w:p w14:paraId="247B06B3">
            <w:pPr>
              <w:pStyle w:val="271"/>
              <w:rPr>
                <w:rFonts w:hint="eastAsia" w:ascii="宋体" w:hAnsi="宋体" w:cs="宋体"/>
                <w:b w:val="0"/>
                <w:bCs/>
              </w:rPr>
            </w:pPr>
            <w:r>
              <w:rPr>
                <w:rFonts w:hint="eastAsia" w:ascii="宋体" w:hAnsi="宋体" w:cs="宋体"/>
                <w:b w:val="0"/>
                <w:bCs/>
              </w:rPr>
              <w:t>方向</w:t>
            </w:r>
          </w:p>
        </w:tc>
      </w:tr>
      <w:tr w14:paraId="7D6A32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28" w:type="dxa"/>
            <w:bottom w:w="0" w:type="dxa"/>
            <w:right w:w="108" w:type="dxa"/>
          </w:tblCellMar>
        </w:tblPrEx>
        <w:trPr>
          <w:trHeight w:val="383" w:hRule="atLeast"/>
          <w:jc w:val="center"/>
        </w:trPr>
        <w:tc>
          <w:tcPr>
            <w:tcW w:w="2327" w:type="pct"/>
            <w:tcBorders>
              <w:bottom w:val="single" w:color="auto" w:sz="6" w:space="0"/>
              <w:right w:val="single" w:color="auto" w:sz="6" w:space="0"/>
            </w:tcBorders>
            <w:shd w:val="clear" w:color="auto" w:fill="FFFFFF"/>
            <w:tcMar>
              <w:left w:w="28" w:type="dxa"/>
            </w:tcMar>
            <w:vAlign w:val="center"/>
          </w:tcPr>
          <w:p w14:paraId="76766EE8">
            <w:pPr>
              <w:pStyle w:val="269"/>
              <w:jc w:val="center"/>
              <w:rPr>
                <w:rFonts w:hint="eastAsia" w:ascii="宋体" w:hAnsi="宋体" w:cs="宋体"/>
              </w:rPr>
            </w:pPr>
            <w:r>
              <w:rPr>
                <w:rFonts w:hint="eastAsia" w:ascii="宋体" w:hAnsi="宋体" w:cs="宋体"/>
              </w:rPr>
              <w:t>NegotiateIntentRequest</w:t>
            </w:r>
          </w:p>
        </w:tc>
        <w:tc>
          <w:tcPr>
            <w:tcW w:w="2672" w:type="pct"/>
            <w:tcBorders>
              <w:left w:val="single" w:color="auto" w:sz="6" w:space="0"/>
              <w:bottom w:val="single" w:color="auto" w:sz="6" w:space="0"/>
            </w:tcBorders>
            <w:shd w:val="clear" w:color="auto" w:fill="FFFFFF"/>
            <w:tcMar>
              <w:left w:w="28" w:type="dxa"/>
            </w:tcMar>
            <w:vAlign w:val="center"/>
          </w:tcPr>
          <w:p w14:paraId="50F80A02">
            <w:pPr>
              <w:jc w:val="center"/>
              <w:rPr>
                <w:rFonts w:hint="eastAsia" w:ascii="宋体" w:hAnsi="宋体" w:cs="宋体"/>
                <w:sz w:val="18"/>
                <w:szCs w:val="18"/>
              </w:rPr>
            </w:pPr>
            <w:r>
              <w:rPr>
                <w:rFonts w:hint="eastAsia" w:ascii="宋体" w:hAnsi="宋体" w:cs="宋体"/>
                <w:sz w:val="18"/>
                <w:szCs w:val="18"/>
                <w:lang w:val="en-GB"/>
              </w:rPr>
              <w:t>意图所有者</w:t>
            </w:r>
            <w:r>
              <w:rPr>
                <w:rFonts w:hint="eastAsia" w:ascii="宋体" w:hAnsi="宋体" w:cs="宋体"/>
                <w:sz w:val="18"/>
                <w:szCs w:val="18"/>
                <w:lang w:bidi="ar"/>
              </w:rPr>
              <w:t xml:space="preserve"> </w:t>
            </w:r>
            <w:r>
              <w:rPr>
                <w:rFonts w:ascii="Wingdings" w:hAnsi="Wingdings"/>
              </w:rPr>
              <w:t></w:t>
            </w:r>
            <w:r>
              <w:t xml:space="preserve"> </w:t>
            </w:r>
            <w:r>
              <w:rPr>
                <w:rFonts w:hint="eastAsia" w:ascii="宋体" w:hAnsi="宋体" w:cs="宋体"/>
                <w:sz w:val="18"/>
                <w:szCs w:val="18"/>
                <w:lang w:val="en-GB"/>
              </w:rPr>
              <w:t>意图处理者</w:t>
            </w:r>
          </w:p>
        </w:tc>
      </w:tr>
      <w:tr w14:paraId="3B0340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28" w:type="dxa"/>
            <w:bottom w:w="0" w:type="dxa"/>
            <w:right w:w="108" w:type="dxa"/>
          </w:tblCellMar>
        </w:tblPrEx>
        <w:trPr>
          <w:jc w:val="center"/>
        </w:trPr>
        <w:tc>
          <w:tcPr>
            <w:tcW w:w="2327" w:type="pct"/>
            <w:tcBorders>
              <w:top w:val="single" w:color="auto" w:sz="6" w:space="0"/>
              <w:right w:val="single" w:color="auto" w:sz="6" w:space="0"/>
              <w:tl2br w:val="nil"/>
              <w:tr2bl w:val="nil"/>
            </w:tcBorders>
            <w:shd w:val="clear" w:color="auto" w:fill="FFFFFF"/>
            <w:tcMar>
              <w:left w:w="28" w:type="dxa"/>
            </w:tcMar>
            <w:vAlign w:val="center"/>
          </w:tcPr>
          <w:p w14:paraId="6E618EA3">
            <w:pPr>
              <w:pStyle w:val="269"/>
              <w:jc w:val="center"/>
              <w:rPr>
                <w:rFonts w:hint="eastAsia" w:ascii="宋体" w:hAnsi="宋体" w:cs="宋体"/>
              </w:rPr>
            </w:pPr>
            <w:r>
              <w:rPr>
                <w:rFonts w:hint="eastAsia" w:ascii="宋体" w:hAnsi="宋体" w:cs="宋体"/>
              </w:rPr>
              <w:t>NegotiateIntentResponse</w:t>
            </w:r>
          </w:p>
        </w:tc>
        <w:tc>
          <w:tcPr>
            <w:tcW w:w="2672" w:type="pct"/>
            <w:tcBorders>
              <w:top w:val="single" w:color="auto" w:sz="6" w:space="0"/>
              <w:left w:val="single" w:color="auto" w:sz="6" w:space="0"/>
            </w:tcBorders>
            <w:shd w:val="clear" w:color="auto" w:fill="FFFFFF"/>
            <w:tcMar>
              <w:left w:w="28" w:type="dxa"/>
            </w:tcMar>
            <w:vAlign w:val="center"/>
          </w:tcPr>
          <w:p w14:paraId="28766D8C">
            <w:pPr>
              <w:jc w:val="center"/>
              <w:rPr>
                <w:rFonts w:hint="eastAsia" w:ascii="宋体" w:hAnsi="宋体" w:cs="宋体"/>
                <w:sz w:val="18"/>
                <w:szCs w:val="18"/>
              </w:rPr>
            </w:pPr>
            <w:r>
              <w:rPr>
                <w:rFonts w:hint="eastAsia" w:ascii="宋体" w:hAnsi="宋体" w:cs="宋体"/>
                <w:sz w:val="18"/>
                <w:szCs w:val="18"/>
              </w:rPr>
              <w:t xml:space="preserve">意图处理者 </w:t>
            </w:r>
            <w:r>
              <w:rPr>
                <w:rFonts w:ascii="Wingdings" w:hAnsi="Wingdings"/>
              </w:rPr>
              <w:t></w:t>
            </w:r>
            <w:r>
              <w:t xml:space="preserve"> </w:t>
            </w:r>
            <w:r>
              <w:rPr>
                <w:rFonts w:hint="eastAsia" w:ascii="宋体" w:hAnsi="宋体" w:cs="宋体"/>
                <w:sz w:val="18"/>
                <w:szCs w:val="18"/>
              </w:rPr>
              <w:t>意图所有者</w:t>
            </w:r>
          </w:p>
        </w:tc>
      </w:tr>
    </w:tbl>
    <w:p w14:paraId="2D4BA91D">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cs="黑体"/>
          <w:b w:val="0"/>
          <w:bCs w:val="0"/>
        </w:rPr>
      </w:pPr>
      <w:bookmarkStart w:id="1303" w:name="_Toc19267"/>
      <w:bookmarkStart w:id="1304" w:name="_Toc30295"/>
      <w:bookmarkStart w:id="1305" w:name="_Toc2999"/>
      <w:bookmarkStart w:id="1306" w:name="_Toc6232"/>
      <w:bookmarkStart w:id="1307" w:name="_Toc3006"/>
      <w:bookmarkStart w:id="1308" w:name="_Toc23481"/>
      <w:bookmarkStart w:id="1309" w:name="_Toc18110"/>
      <w:bookmarkStart w:id="1310" w:name="_Toc14697"/>
      <w:bookmarkStart w:id="1311" w:name="_Toc793"/>
      <w:bookmarkStart w:id="1312" w:name="_Toc6860"/>
      <w:bookmarkStart w:id="1313" w:name="_Toc9540"/>
      <w:bookmarkStart w:id="1314" w:name="_Toc27000"/>
      <w:bookmarkStart w:id="1315" w:name="_Toc8794"/>
      <w:bookmarkStart w:id="1316" w:name="_Toc13582"/>
      <w:bookmarkStart w:id="1317" w:name="_Toc23667"/>
      <w:r>
        <w:rPr>
          <w:rFonts w:hint="eastAsia" w:cs="黑体"/>
          <w:b w:val="0"/>
          <w:bCs w:val="0"/>
        </w:rPr>
        <w:t>输入参数</w:t>
      </w:r>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p>
    <w:p w14:paraId="591B6C01">
      <w:pPr>
        <w:ind w:firstLine="420" w:firstLineChars="200"/>
        <w:rPr>
          <w:rFonts w:hint="eastAsia" w:ascii="宋体" w:hAnsi="宋体"/>
        </w:rPr>
      </w:pPr>
      <w:r>
        <w:rPr>
          <w:rFonts w:hint="eastAsia" w:ascii="宋体" w:hAnsi="宋体"/>
        </w:rPr>
        <w:t>调用操作时发送的输入参数应遵循表</w:t>
      </w:r>
      <w:r>
        <w:rPr>
          <w:rFonts w:ascii="宋体" w:hAnsi="宋体"/>
        </w:rPr>
        <w:t>2</w:t>
      </w:r>
      <w:r>
        <w:rPr>
          <w:rFonts w:hint="eastAsia" w:ascii="宋体" w:hAnsi="宋体"/>
        </w:rPr>
        <w:t>中</w:t>
      </w:r>
      <w:r>
        <w:rPr>
          <w:rFonts w:ascii="宋体" w:hAnsi="宋体"/>
          <w:lang w:val="en"/>
        </w:rPr>
        <w:t>指定的要求</w:t>
      </w:r>
      <w:r>
        <w:rPr>
          <w:rFonts w:hint="eastAsia" w:ascii="宋体" w:hAnsi="宋体"/>
        </w:rPr>
        <w:t>。</w:t>
      </w:r>
    </w:p>
    <w:p w14:paraId="2A03FBD4">
      <w:pPr>
        <w:pStyle w:val="267"/>
        <w:spacing w:before="120" w:beforeLines="50" w:after="120" w:afterLines="50"/>
        <w:rPr>
          <w:rFonts w:hint="eastAsia" w:ascii="宋体" w:hAnsi="宋体" w:cs="宋体"/>
          <w:b w:val="0"/>
          <w:bCs/>
          <w:kern w:val="0"/>
          <w:sz w:val="18"/>
          <w:szCs w:val="18"/>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2</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协商意图操作输入参数</w:t>
      </w:r>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28" w:type="dxa"/>
          <w:bottom w:w="0" w:type="dxa"/>
          <w:right w:w="108" w:type="dxa"/>
        </w:tblCellMar>
      </w:tblPr>
      <w:tblGrid>
        <w:gridCol w:w="1717"/>
        <w:gridCol w:w="1195"/>
        <w:gridCol w:w="1017"/>
        <w:gridCol w:w="1785"/>
        <w:gridCol w:w="2916"/>
      </w:tblGrid>
      <w:tr w14:paraId="4211ED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28" w:type="dxa"/>
            <w:bottom w:w="0" w:type="dxa"/>
            <w:right w:w="108" w:type="dxa"/>
          </w:tblCellMar>
        </w:tblPrEx>
        <w:trPr>
          <w:tblHeader/>
          <w:jc w:val="center"/>
        </w:trPr>
        <w:tc>
          <w:tcPr>
            <w:tcW w:w="995" w:type="pct"/>
            <w:shd w:val="clear" w:color="auto" w:fill="FFFFFF" w:themeFill="background1"/>
            <w:tcMar>
              <w:left w:w="28" w:type="dxa"/>
            </w:tcMar>
            <w:vAlign w:val="center"/>
          </w:tcPr>
          <w:p w14:paraId="07BB0E16">
            <w:pPr>
              <w:pStyle w:val="271"/>
              <w:autoSpaceDE/>
              <w:autoSpaceDN/>
              <w:rPr>
                <w:rFonts w:hint="eastAsia" w:ascii="宋体" w:hAnsi="宋体" w:cs="宋体"/>
                <w:b w:val="0"/>
                <w:bCs/>
              </w:rPr>
            </w:pPr>
            <w:r>
              <w:rPr>
                <w:rFonts w:hint="eastAsia" w:ascii="宋体" w:hAnsi="宋体" w:cs="宋体"/>
                <w:b w:val="0"/>
                <w:bCs/>
              </w:rPr>
              <w:t>参数</w:t>
            </w:r>
          </w:p>
        </w:tc>
        <w:tc>
          <w:tcPr>
            <w:tcW w:w="692" w:type="pct"/>
            <w:shd w:val="clear" w:color="auto" w:fill="FFFFFF" w:themeFill="background1"/>
            <w:tcMar>
              <w:left w:w="28" w:type="dxa"/>
            </w:tcMar>
            <w:vAlign w:val="center"/>
          </w:tcPr>
          <w:p w14:paraId="194F117C">
            <w:pPr>
              <w:pStyle w:val="271"/>
              <w:autoSpaceDE/>
              <w:autoSpaceDN/>
              <w:rPr>
                <w:rFonts w:hint="eastAsia" w:ascii="宋体" w:hAnsi="宋体" w:cs="宋体"/>
                <w:b w:val="0"/>
                <w:bCs/>
              </w:rPr>
            </w:pPr>
            <w:r>
              <w:rPr>
                <w:rFonts w:hint="eastAsia" w:ascii="宋体" w:hAnsi="宋体" w:cs="宋体"/>
                <w:b w:val="0"/>
                <w:bCs/>
              </w:rPr>
              <w:t>限定符</w:t>
            </w:r>
          </w:p>
        </w:tc>
        <w:tc>
          <w:tcPr>
            <w:tcW w:w="589" w:type="pct"/>
            <w:shd w:val="clear" w:color="auto" w:fill="FFFFFF" w:themeFill="background1"/>
            <w:tcMar>
              <w:left w:w="28" w:type="dxa"/>
            </w:tcMar>
            <w:vAlign w:val="center"/>
          </w:tcPr>
          <w:p w14:paraId="667B2BC3">
            <w:pPr>
              <w:pStyle w:val="271"/>
              <w:autoSpaceDE/>
              <w:autoSpaceDN/>
              <w:rPr>
                <w:rFonts w:hint="eastAsia" w:ascii="宋体" w:hAnsi="宋体" w:cs="宋体"/>
                <w:b w:val="0"/>
                <w:bCs/>
              </w:rPr>
            </w:pPr>
            <w:r>
              <w:rPr>
                <w:rFonts w:hint="eastAsia" w:ascii="宋体" w:hAnsi="宋体" w:cs="宋体"/>
                <w:b w:val="0"/>
                <w:bCs/>
              </w:rPr>
              <w:t>基数</w:t>
            </w:r>
          </w:p>
        </w:tc>
        <w:tc>
          <w:tcPr>
            <w:tcW w:w="1034" w:type="pct"/>
            <w:shd w:val="clear" w:color="auto" w:fill="FFFFFF" w:themeFill="background1"/>
            <w:tcMar>
              <w:left w:w="28" w:type="dxa"/>
            </w:tcMar>
            <w:vAlign w:val="center"/>
          </w:tcPr>
          <w:p w14:paraId="5136A941">
            <w:pPr>
              <w:pStyle w:val="271"/>
              <w:autoSpaceDE/>
              <w:autoSpaceDN/>
              <w:rPr>
                <w:rFonts w:hint="eastAsia" w:ascii="宋体" w:hAnsi="宋体" w:cs="宋体"/>
                <w:b w:val="0"/>
                <w:bCs/>
              </w:rPr>
            </w:pPr>
            <w:r>
              <w:rPr>
                <w:rFonts w:hint="eastAsia" w:ascii="宋体" w:hAnsi="宋体" w:cs="宋体"/>
                <w:b w:val="0"/>
                <w:bCs/>
              </w:rPr>
              <w:t>内容</w:t>
            </w:r>
          </w:p>
        </w:tc>
        <w:tc>
          <w:tcPr>
            <w:tcW w:w="1689" w:type="pct"/>
            <w:shd w:val="clear" w:color="auto" w:fill="FFFFFF" w:themeFill="background1"/>
            <w:tcMar>
              <w:left w:w="28" w:type="dxa"/>
            </w:tcMar>
            <w:vAlign w:val="center"/>
          </w:tcPr>
          <w:p w14:paraId="56C6BA9A">
            <w:pPr>
              <w:pStyle w:val="271"/>
              <w:autoSpaceDE/>
              <w:autoSpaceDN/>
              <w:rPr>
                <w:rFonts w:hint="eastAsia" w:ascii="宋体" w:hAnsi="宋体" w:cs="宋体"/>
                <w:b w:val="0"/>
                <w:bCs/>
              </w:rPr>
            </w:pPr>
            <w:r>
              <w:rPr>
                <w:rFonts w:hint="eastAsia" w:ascii="宋体" w:hAnsi="宋体" w:cs="宋体"/>
                <w:b w:val="0"/>
                <w:bCs/>
              </w:rPr>
              <w:t>说明</w:t>
            </w:r>
          </w:p>
        </w:tc>
      </w:tr>
      <w:tr w14:paraId="76E082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28" w:type="dxa"/>
            <w:bottom w:w="0" w:type="dxa"/>
            <w:right w:w="108" w:type="dxa"/>
          </w:tblCellMar>
        </w:tblPrEx>
        <w:trPr>
          <w:trHeight w:val="342" w:hRule="atLeast"/>
          <w:jc w:val="center"/>
        </w:trPr>
        <w:tc>
          <w:tcPr>
            <w:tcW w:w="995" w:type="pct"/>
            <w:shd w:val="clear" w:color="auto" w:fill="FFFFFF"/>
            <w:tcMar>
              <w:left w:w="28" w:type="dxa"/>
            </w:tcMar>
          </w:tcPr>
          <w:p w14:paraId="451F4D11">
            <w:pPr>
              <w:pStyle w:val="269"/>
              <w:jc w:val="center"/>
              <w:rPr>
                <w:rFonts w:hint="eastAsia" w:ascii="宋体" w:hAnsi="宋体" w:cs="宋体"/>
              </w:rPr>
            </w:pPr>
            <w:r>
              <w:rPr>
                <w:rFonts w:hint="eastAsia" w:ascii="宋体" w:hAnsi="宋体" w:cs="宋体"/>
              </w:rPr>
              <w:t>intentObjectIn</w:t>
            </w:r>
          </w:p>
        </w:tc>
        <w:tc>
          <w:tcPr>
            <w:tcW w:w="692" w:type="pct"/>
            <w:shd w:val="clear" w:color="auto" w:fill="FFFFFF"/>
            <w:tcMar>
              <w:left w:w="28" w:type="dxa"/>
            </w:tcMar>
          </w:tcPr>
          <w:p w14:paraId="012CA391">
            <w:pPr>
              <w:pStyle w:val="269"/>
              <w:jc w:val="center"/>
              <w:rPr>
                <w:rFonts w:hint="eastAsia" w:ascii="宋体" w:hAnsi="宋体" w:cs="宋体"/>
              </w:rPr>
            </w:pPr>
            <w:r>
              <w:rPr>
                <w:rFonts w:hint="eastAsia" w:ascii="宋体" w:hAnsi="宋体" w:cs="宋体"/>
              </w:rPr>
              <w:t>M</w:t>
            </w:r>
          </w:p>
        </w:tc>
        <w:tc>
          <w:tcPr>
            <w:tcW w:w="589" w:type="pct"/>
            <w:shd w:val="clear" w:color="auto" w:fill="FFFFFF"/>
            <w:tcMar>
              <w:left w:w="28" w:type="dxa"/>
            </w:tcMar>
          </w:tcPr>
          <w:p w14:paraId="5A9109A5">
            <w:pPr>
              <w:pStyle w:val="269"/>
              <w:jc w:val="center"/>
              <w:rPr>
                <w:rFonts w:hint="eastAsia" w:ascii="宋体" w:hAnsi="宋体" w:cs="宋体"/>
              </w:rPr>
            </w:pPr>
            <w:r>
              <w:rPr>
                <w:rFonts w:hint="eastAsia" w:ascii="宋体" w:hAnsi="宋体" w:cs="宋体"/>
              </w:rPr>
              <w:t>1</w:t>
            </w:r>
          </w:p>
        </w:tc>
        <w:tc>
          <w:tcPr>
            <w:tcW w:w="1034" w:type="pct"/>
            <w:shd w:val="clear" w:color="auto" w:fill="FFFFFF"/>
            <w:tcMar>
              <w:left w:w="28" w:type="dxa"/>
            </w:tcMar>
          </w:tcPr>
          <w:p w14:paraId="63E6CCE8">
            <w:pPr>
              <w:pStyle w:val="269"/>
              <w:jc w:val="center"/>
              <w:rPr>
                <w:rFonts w:hint="eastAsia" w:ascii="宋体" w:hAnsi="宋体" w:cs="宋体"/>
              </w:rPr>
            </w:pPr>
            <w:r>
              <w:rPr>
                <w:rFonts w:hint="eastAsia" w:ascii="宋体" w:hAnsi="宋体" w:cs="宋体"/>
              </w:rPr>
              <w:t>IntentObject</w:t>
            </w:r>
          </w:p>
        </w:tc>
        <w:tc>
          <w:tcPr>
            <w:tcW w:w="1689" w:type="pct"/>
            <w:shd w:val="clear" w:color="auto" w:fill="FFFFFF"/>
            <w:tcMar>
              <w:left w:w="28" w:type="dxa"/>
            </w:tcMar>
          </w:tcPr>
          <w:p w14:paraId="2969C2D8">
            <w:pPr>
              <w:pStyle w:val="269"/>
              <w:rPr>
                <w:shd w:val="clear" w:color="auto" w:fill="FFFFFF"/>
              </w:rPr>
            </w:pPr>
            <w:r>
              <w:rPr>
                <w:rFonts w:hint="eastAsia"/>
                <w:shd w:val="clear" w:color="auto" w:fill="FFFFFF"/>
              </w:rPr>
              <w:t>待协商的意图对象。</w:t>
            </w:r>
          </w:p>
        </w:tc>
      </w:tr>
    </w:tbl>
    <w:p w14:paraId="4F1E66B9">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cs="黑体"/>
          <w:b w:val="0"/>
          <w:bCs w:val="0"/>
        </w:rPr>
      </w:pPr>
      <w:bookmarkStart w:id="1318" w:name="_Toc23724"/>
      <w:bookmarkStart w:id="1319" w:name="_Toc31512"/>
      <w:bookmarkStart w:id="1320" w:name="_Toc17546"/>
      <w:bookmarkStart w:id="1321" w:name="_Toc2417"/>
      <w:bookmarkStart w:id="1322" w:name="_Toc4070"/>
      <w:bookmarkStart w:id="1323" w:name="_Toc4597"/>
      <w:bookmarkStart w:id="1324" w:name="_Toc3284"/>
      <w:bookmarkStart w:id="1325" w:name="_Toc32519"/>
      <w:bookmarkStart w:id="1326" w:name="_Toc13390"/>
      <w:bookmarkStart w:id="1327" w:name="_Toc25328"/>
      <w:bookmarkStart w:id="1328" w:name="_Toc30135"/>
      <w:bookmarkStart w:id="1329" w:name="_Toc4612"/>
      <w:bookmarkStart w:id="1330" w:name="_Toc20724"/>
      <w:bookmarkStart w:id="1331" w:name="_Toc12143"/>
      <w:bookmarkStart w:id="1332" w:name="_Toc36"/>
      <w:bookmarkStart w:id="1333" w:name="_Toc9122"/>
      <w:r>
        <w:rPr>
          <w:rFonts w:hint="eastAsia" w:cs="黑体"/>
          <w:b w:val="0"/>
          <w:bCs w:val="0"/>
        </w:rPr>
        <w:t>输出参数</w:t>
      </w:r>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p>
    <w:p w14:paraId="5E0C9A12">
      <w:pPr>
        <w:ind w:firstLine="420" w:firstLineChars="200"/>
        <w:rPr>
          <w:rFonts w:hint="eastAsia" w:ascii="宋体" w:hAnsi="宋体"/>
        </w:rPr>
      </w:pPr>
      <w:r>
        <w:rPr>
          <w:rFonts w:hint="eastAsia" w:ascii="宋体" w:hAnsi="宋体"/>
        </w:rPr>
        <w:t>调用操作时</w:t>
      </w:r>
      <w:r>
        <w:rPr>
          <w:rFonts w:ascii="宋体" w:hAnsi="宋体"/>
        </w:rPr>
        <w:t>返回</w:t>
      </w:r>
      <w:r>
        <w:rPr>
          <w:rFonts w:hint="eastAsia" w:ascii="宋体" w:hAnsi="宋体"/>
        </w:rPr>
        <w:t>的</w:t>
      </w:r>
      <w:r>
        <w:rPr>
          <w:rFonts w:ascii="宋体" w:hAnsi="宋体"/>
        </w:rPr>
        <w:t>输出</w:t>
      </w:r>
      <w:r>
        <w:rPr>
          <w:rFonts w:hint="eastAsia" w:ascii="宋体" w:hAnsi="宋体"/>
        </w:rPr>
        <w:t>参数应遵循表</w:t>
      </w:r>
      <w:r>
        <w:rPr>
          <w:rFonts w:ascii="宋体" w:hAnsi="宋体"/>
        </w:rPr>
        <w:t>3</w:t>
      </w:r>
      <w:r>
        <w:rPr>
          <w:rFonts w:hint="eastAsia" w:ascii="宋体" w:hAnsi="宋体"/>
        </w:rPr>
        <w:t>中</w:t>
      </w:r>
      <w:r>
        <w:rPr>
          <w:rFonts w:ascii="宋体" w:hAnsi="宋体"/>
          <w:lang w:val="en"/>
        </w:rPr>
        <w:t>指定的要求</w:t>
      </w:r>
      <w:r>
        <w:rPr>
          <w:rFonts w:hint="eastAsia" w:ascii="宋体" w:hAnsi="宋体"/>
        </w:rPr>
        <w:t>。</w:t>
      </w:r>
    </w:p>
    <w:p w14:paraId="49F1BC4A">
      <w:pPr>
        <w:pStyle w:val="267"/>
        <w:spacing w:before="120" w:beforeLines="50" w:after="120" w:afterLines="50"/>
        <w:rPr>
          <w:rFonts w:hint="eastAsia" w:ascii="黑体" w:hAnsi="黑体" w:eastAsia="黑体" w:cs="黑体"/>
          <w:b w:val="0"/>
          <w:bCs/>
          <w:sz w:val="20"/>
          <w:szCs w:val="20"/>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3</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协商意图操作输出参数</w:t>
      </w:r>
    </w:p>
    <w:tbl>
      <w:tblPr>
        <w:tblStyle w:val="56"/>
        <w:tblW w:w="4998" w:type="pct"/>
        <w:jc w:val="center"/>
        <w:tblBorders>
          <w:top w:val="none" w:color="auto" w:sz="0" w:space="0"/>
          <w:left w:val="none" w:color="auto" w:sz="0" w:space="0"/>
          <w:bottom w:val="none" w:color="auto" w:sz="0" w:space="0"/>
          <w:right w:val="none" w:color="auto" w:sz="0" w:space="0"/>
          <w:insideH w:val="single" w:color="000000" w:sz="8" w:space="0"/>
          <w:insideV w:val="single" w:color="000000" w:sz="8" w:space="0"/>
        </w:tblBorders>
        <w:tblLayout w:type="autofit"/>
        <w:tblCellMar>
          <w:top w:w="0" w:type="dxa"/>
          <w:left w:w="28" w:type="dxa"/>
          <w:bottom w:w="0" w:type="dxa"/>
          <w:right w:w="108" w:type="dxa"/>
        </w:tblCellMar>
      </w:tblPr>
      <w:tblGrid>
        <w:gridCol w:w="1847"/>
        <w:gridCol w:w="1131"/>
        <w:gridCol w:w="995"/>
        <w:gridCol w:w="1764"/>
        <w:gridCol w:w="2893"/>
      </w:tblGrid>
      <w:tr w14:paraId="2EAA7078">
        <w:tblPrEx>
          <w:tblBorders>
            <w:top w:val="none" w:color="auto" w:sz="0" w:space="0"/>
            <w:left w:val="none" w:color="auto" w:sz="0" w:space="0"/>
            <w:bottom w:val="none" w:color="auto" w:sz="0" w:space="0"/>
            <w:right w:val="none" w:color="auto" w:sz="0" w:space="0"/>
            <w:insideH w:val="single" w:color="000000" w:sz="8" w:space="0"/>
            <w:insideV w:val="single" w:color="000000" w:sz="8" w:space="0"/>
          </w:tblBorders>
          <w:tblCellMar>
            <w:top w:w="0" w:type="dxa"/>
            <w:left w:w="28" w:type="dxa"/>
            <w:bottom w:w="0" w:type="dxa"/>
            <w:right w:w="108" w:type="dxa"/>
          </w:tblCellMar>
        </w:tblPrEx>
        <w:trPr>
          <w:trHeight w:val="90" w:hRule="atLeast"/>
          <w:tblHeader/>
          <w:jc w:val="center"/>
        </w:trPr>
        <w:tc>
          <w:tcPr>
            <w:tcW w:w="1069" w:type="pct"/>
            <w:tcBorders>
              <w:top w:val="single" w:color="000000" w:sz="8" w:space="0"/>
              <w:left w:val="single" w:color="000000" w:sz="8" w:space="0"/>
              <w:bottom w:val="single" w:color="000000" w:sz="8" w:space="0"/>
              <w:right w:val="single" w:color="000000" w:sz="8" w:space="0"/>
              <w:tl2br w:val="nil"/>
              <w:tr2bl w:val="nil"/>
            </w:tcBorders>
            <w:shd w:val="clear" w:color="auto" w:fill="FFFFFF" w:themeFill="background1"/>
            <w:tcMar>
              <w:left w:w="28" w:type="dxa"/>
            </w:tcMar>
            <w:vAlign w:val="center"/>
          </w:tcPr>
          <w:p w14:paraId="50CC1A6B">
            <w:pPr>
              <w:pStyle w:val="271"/>
              <w:autoSpaceDE/>
              <w:autoSpaceDN/>
              <w:rPr>
                <w:rFonts w:hint="eastAsia" w:ascii="宋体" w:hAnsi="宋体" w:cs="宋体"/>
                <w:b w:val="0"/>
                <w:bCs/>
              </w:rPr>
            </w:pPr>
            <w:r>
              <w:rPr>
                <w:rFonts w:hint="eastAsia" w:ascii="宋体" w:hAnsi="宋体" w:cs="宋体"/>
                <w:b w:val="0"/>
                <w:bCs/>
              </w:rPr>
              <w:t>参数</w:t>
            </w:r>
          </w:p>
        </w:tc>
        <w:tc>
          <w:tcPr>
            <w:tcW w:w="655" w:type="pct"/>
            <w:tcBorders>
              <w:top w:val="single" w:color="000000" w:sz="8" w:space="0"/>
              <w:left w:val="single" w:color="000000" w:sz="8" w:space="0"/>
              <w:bottom w:val="single" w:color="000000" w:sz="8" w:space="0"/>
              <w:right w:val="single" w:color="000000" w:sz="8" w:space="0"/>
              <w:tl2br w:val="nil"/>
              <w:tr2bl w:val="nil"/>
            </w:tcBorders>
            <w:shd w:val="clear" w:color="auto" w:fill="FFFFFF" w:themeFill="background1"/>
            <w:tcMar>
              <w:left w:w="28" w:type="dxa"/>
            </w:tcMar>
            <w:vAlign w:val="center"/>
          </w:tcPr>
          <w:p w14:paraId="74359D8F">
            <w:pPr>
              <w:pStyle w:val="271"/>
              <w:autoSpaceDE/>
              <w:autoSpaceDN/>
              <w:rPr>
                <w:rFonts w:hint="eastAsia" w:ascii="宋体" w:hAnsi="宋体" w:cs="宋体"/>
                <w:b w:val="0"/>
                <w:bCs/>
              </w:rPr>
            </w:pPr>
            <w:r>
              <w:rPr>
                <w:rFonts w:hint="eastAsia" w:ascii="宋体" w:hAnsi="宋体" w:cs="宋体"/>
                <w:b w:val="0"/>
                <w:bCs/>
              </w:rPr>
              <w:t>限定符</w:t>
            </w:r>
          </w:p>
        </w:tc>
        <w:tc>
          <w:tcPr>
            <w:tcW w:w="576" w:type="pct"/>
            <w:tcBorders>
              <w:top w:val="single" w:color="000000" w:sz="8" w:space="0"/>
              <w:left w:val="single" w:color="000000" w:sz="8" w:space="0"/>
              <w:bottom w:val="single" w:color="000000" w:sz="8" w:space="0"/>
              <w:right w:val="single" w:color="000000" w:sz="8" w:space="0"/>
              <w:tl2br w:val="nil"/>
              <w:tr2bl w:val="nil"/>
            </w:tcBorders>
            <w:shd w:val="clear" w:color="auto" w:fill="FFFFFF" w:themeFill="background1"/>
            <w:tcMar>
              <w:left w:w="28" w:type="dxa"/>
            </w:tcMar>
            <w:vAlign w:val="center"/>
          </w:tcPr>
          <w:p w14:paraId="261EFDF3">
            <w:pPr>
              <w:pStyle w:val="271"/>
              <w:autoSpaceDE/>
              <w:autoSpaceDN/>
              <w:rPr>
                <w:rFonts w:hint="eastAsia" w:ascii="宋体" w:hAnsi="宋体" w:cs="宋体"/>
                <w:b w:val="0"/>
                <w:bCs/>
              </w:rPr>
            </w:pPr>
            <w:r>
              <w:rPr>
                <w:rFonts w:hint="eastAsia" w:ascii="宋体" w:hAnsi="宋体" w:cs="宋体"/>
                <w:b w:val="0"/>
                <w:bCs/>
              </w:rPr>
              <w:t>基数</w:t>
            </w:r>
          </w:p>
        </w:tc>
        <w:tc>
          <w:tcPr>
            <w:tcW w:w="1021" w:type="pct"/>
            <w:tcBorders>
              <w:top w:val="single" w:color="000000" w:sz="8" w:space="0"/>
              <w:left w:val="single" w:color="000000" w:sz="8" w:space="0"/>
              <w:bottom w:val="single" w:color="000000" w:sz="8" w:space="0"/>
              <w:right w:val="single" w:color="000000" w:sz="8" w:space="0"/>
              <w:tl2br w:val="nil"/>
              <w:tr2bl w:val="nil"/>
            </w:tcBorders>
            <w:shd w:val="clear" w:color="auto" w:fill="FFFFFF" w:themeFill="background1"/>
            <w:tcMar>
              <w:left w:w="28" w:type="dxa"/>
            </w:tcMar>
            <w:vAlign w:val="center"/>
          </w:tcPr>
          <w:p w14:paraId="2FAF8828">
            <w:pPr>
              <w:pStyle w:val="271"/>
              <w:autoSpaceDE/>
              <w:autoSpaceDN/>
              <w:rPr>
                <w:rFonts w:hint="eastAsia" w:ascii="宋体" w:hAnsi="宋体" w:cs="宋体"/>
                <w:b w:val="0"/>
                <w:bCs/>
              </w:rPr>
            </w:pPr>
            <w:r>
              <w:rPr>
                <w:rFonts w:hint="eastAsia" w:ascii="宋体" w:hAnsi="宋体" w:cs="宋体"/>
                <w:b w:val="0"/>
                <w:bCs/>
              </w:rPr>
              <w:t>内容</w:t>
            </w:r>
          </w:p>
        </w:tc>
        <w:tc>
          <w:tcPr>
            <w:tcW w:w="1675" w:type="pct"/>
            <w:tcBorders>
              <w:top w:val="single" w:color="000000" w:sz="8" w:space="0"/>
              <w:left w:val="single" w:color="000000" w:sz="8" w:space="0"/>
              <w:bottom w:val="single" w:color="000000" w:sz="8" w:space="0"/>
              <w:right w:val="single" w:color="000000" w:sz="8" w:space="0"/>
              <w:tl2br w:val="nil"/>
              <w:tr2bl w:val="nil"/>
            </w:tcBorders>
            <w:shd w:val="clear" w:color="auto" w:fill="FFFFFF" w:themeFill="background1"/>
            <w:tcMar>
              <w:left w:w="28" w:type="dxa"/>
            </w:tcMar>
            <w:vAlign w:val="center"/>
          </w:tcPr>
          <w:p w14:paraId="22164746">
            <w:pPr>
              <w:pStyle w:val="271"/>
              <w:autoSpaceDE/>
              <w:autoSpaceDN/>
              <w:rPr>
                <w:rFonts w:hint="eastAsia" w:ascii="宋体" w:hAnsi="宋体" w:cs="宋体"/>
                <w:b w:val="0"/>
                <w:bCs/>
              </w:rPr>
            </w:pPr>
            <w:r>
              <w:rPr>
                <w:rFonts w:hint="eastAsia" w:ascii="宋体" w:hAnsi="宋体" w:cs="宋体"/>
                <w:b w:val="0"/>
                <w:bCs/>
              </w:rPr>
              <w:t>说明</w:t>
            </w:r>
          </w:p>
        </w:tc>
      </w:tr>
      <w:tr w14:paraId="75D711B7">
        <w:tblPrEx>
          <w:tblBorders>
            <w:top w:val="none" w:color="auto" w:sz="0" w:space="0"/>
            <w:left w:val="none" w:color="auto" w:sz="0" w:space="0"/>
            <w:bottom w:val="none" w:color="auto" w:sz="0" w:space="0"/>
            <w:right w:val="none" w:color="auto" w:sz="0" w:space="0"/>
            <w:insideH w:val="single" w:color="000000" w:sz="8" w:space="0"/>
            <w:insideV w:val="single" w:color="000000" w:sz="8" w:space="0"/>
          </w:tblBorders>
          <w:tblCellMar>
            <w:top w:w="0" w:type="dxa"/>
            <w:left w:w="28" w:type="dxa"/>
            <w:bottom w:w="0" w:type="dxa"/>
            <w:right w:w="108" w:type="dxa"/>
          </w:tblCellMar>
        </w:tblPrEx>
        <w:trPr>
          <w:jc w:val="center"/>
        </w:trPr>
        <w:tc>
          <w:tcPr>
            <w:tcW w:w="1069" w:type="pct"/>
            <w:tcBorders>
              <w:top w:val="single" w:color="000000" w:sz="8" w:space="0"/>
              <w:left w:val="single" w:color="000000" w:sz="8" w:space="0"/>
              <w:bottom w:val="single" w:color="000000" w:sz="8" w:space="0"/>
              <w:right w:val="single" w:color="000000" w:sz="8" w:space="0"/>
              <w:tl2br w:val="nil"/>
              <w:tr2bl w:val="nil"/>
            </w:tcBorders>
            <w:shd w:val="clear" w:color="auto" w:fill="FFFFFF"/>
            <w:tcMar>
              <w:left w:w="28" w:type="dxa"/>
            </w:tcMar>
          </w:tcPr>
          <w:p w14:paraId="289F3F51">
            <w:pPr>
              <w:pStyle w:val="271"/>
              <w:autoSpaceDE/>
              <w:autoSpaceDN/>
              <w:rPr>
                <w:rFonts w:hint="eastAsia" w:ascii="宋体" w:hAnsi="宋体" w:cs="宋体"/>
                <w:b w:val="0"/>
                <w:bCs/>
              </w:rPr>
            </w:pPr>
            <w:r>
              <w:rPr>
                <w:rFonts w:hint="eastAsia" w:ascii="宋体" w:hAnsi="宋体" w:cs="宋体"/>
                <w:b w:val="0"/>
                <w:bCs/>
              </w:rPr>
              <w:t>intentObjectOut</w:t>
            </w:r>
          </w:p>
        </w:tc>
        <w:tc>
          <w:tcPr>
            <w:tcW w:w="655" w:type="pct"/>
            <w:tcBorders>
              <w:top w:val="single" w:color="000000" w:sz="8" w:space="0"/>
              <w:left w:val="single" w:color="000000" w:sz="8" w:space="0"/>
              <w:bottom w:val="single" w:color="000000" w:sz="8" w:space="0"/>
              <w:right w:val="single" w:color="000000" w:sz="8" w:space="0"/>
              <w:tl2br w:val="nil"/>
              <w:tr2bl w:val="nil"/>
            </w:tcBorders>
            <w:shd w:val="clear" w:color="auto" w:fill="FFFFFF"/>
            <w:tcMar>
              <w:left w:w="28" w:type="dxa"/>
            </w:tcMar>
          </w:tcPr>
          <w:p w14:paraId="79081602">
            <w:pPr>
              <w:pStyle w:val="271"/>
              <w:autoSpaceDE/>
              <w:autoSpaceDN/>
              <w:rPr>
                <w:rFonts w:hint="eastAsia" w:ascii="宋体" w:hAnsi="宋体" w:cs="宋体"/>
                <w:b w:val="0"/>
                <w:bCs/>
              </w:rPr>
            </w:pPr>
            <w:r>
              <w:rPr>
                <w:rFonts w:hint="eastAsia" w:ascii="宋体" w:hAnsi="宋体" w:cs="宋体"/>
                <w:b w:val="0"/>
                <w:bCs/>
              </w:rPr>
              <w:t>M</w:t>
            </w:r>
          </w:p>
        </w:tc>
        <w:tc>
          <w:tcPr>
            <w:tcW w:w="576" w:type="pct"/>
            <w:tcBorders>
              <w:top w:val="single" w:color="000000" w:sz="8" w:space="0"/>
              <w:left w:val="single" w:color="000000" w:sz="8" w:space="0"/>
              <w:bottom w:val="single" w:color="000000" w:sz="8" w:space="0"/>
              <w:right w:val="single" w:color="000000" w:sz="8" w:space="0"/>
              <w:tl2br w:val="nil"/>
              <w:tr2bl w:val="nil"/>
            </w:tcBorders>
            <w:shd w:val="clear" w:color="auto" w:fill="FFFFFF"/>
            <w:tcMar>
              <w:left w:w="28" w:type="dxa"/>
            </w:tcMar>
          </w:tcPr>
          <w:p w14:paraId="09042329">
            <w:pPr>
              <w:pStyle w:val="271"/>
              <w:autoSpaceDE/>
              <w:autoSpaceDN/>
              <w:rPr>
                <w:rFonts w:hint="eastAsia" w:ascii="宋体" w:hAnsi="宋体" w:cs="宋体"/>
                <w:b w:val="0"/>
                <w:bCs/>
              </w:rPr>
            </w:pPr>
            <w:r>
              <w:rPr>
                <w:rFonts w:hint="eastAsia" w:ascii="宋体" w:hAnsi="宋体" w:cs="宋体"/>
                <w:b w:val="0"/>
                <w:bCs/>
              </w:rPr>
              <w:t>1</w:t>
            </w:r>
          </w:p>
        </w:tc>
        <w:tc>
          <w:tcPr>
            <w:tcW w:w="1021" w:type="pct"/>
            <w:tcBorders>
              <w:top w:val="single" w:color="000000" w:sz="8" w:space="0"/>
              <w:left w:val="single" w:color="000000" w:sz="8" w:space="0"/>
              <w:bottom w:val="single" w:color="000000" w:sz="8" w:space="0"/>
              <w:right w:val="single" w:color="000000" w:sz="8" w:space="0"/>
              <w:tl2br w:val="nil"/>
              <w:tr2bl w:val="nil"/>
            </w:tcBorders>
            <w:shd w:val="clear" w:color="auto" w:fill="FFFFFF"/>
            <w:tcMar>
              <w:left w:w="28" w:type="dxa"/>
            </w:tcMar>
          </w:tcPr>
          <w:p w14:paraId="629651B5">
            <w:pPr>
              <w:pStyle w:val="271"/>
              <w:autoSpaceDE/>
              <w:autoSpaceDN/>
              <w:rPr>
                <w:rFonts w:hint="eastAsia" w:ascii="宋体" w:hAnsi="宋体" w:cs="宋体"/>
                <w:b w:val="0"/>
                <w:bCs/>
              </w:rPr>
            </w:pPr>
            <w:r>
              <w:rPr>
                <w:rFonts w:hint="eastAsia" w:ascii="宋体" w:hAnsi="宋体" w:cs="宋体"/>
                <w:b w:val="0"/>
                <w:bCs/>
              </w:rPr>
              <w:t>IntentObject</w:t>
            </w:r>
          </w:p>
        </w:tc>
        <w:tc>
          <w:tcPr>
            <w:tcW w:w="1675" w:type="pct"/>
            <w:tcBorders>
              <w:top w:val="single" w:color="000000" w:sz="8" w:space="0"/>
              <w:left w:val="single" w:color="000000" w:sz="8" w:space="0"/>
              <w:bottom w:val="single" w:color="000000" w:sz="8" w:space="0"/>
              <w:right w:val="single" w:color="000000" w:sz="8" w:space="0"/>
              <w:tl2br w:val="nil"/>
              <w:tr2bl w:val="nil"/>
            </w:tcBorders>
            <w:shd w:val="clear" w:color="auto" w:fill="FFFFFF"/>
            <w:tcMar>
              <w:left w:w="28" w:type="dxa"/>
            </w:tcMar>
            <w:vAlign w:val="center"/>
          </w:tcPr>
          <w:p w14:paraId="3371D1CC">
            <w:pPr>
              <w:pStyle w:val="271"/>
              <w:jc w:val="left"/>
              <w:rPr>
                <w:rFonts w:hint="eastAsia" w:ascii="宋体" w:hAnsi="宋体" w:cs="宋体"/>
                <w:b w:val="0"/>
                <w:bCs/>
              </w:rPr>
            </w:pPr>
            <w:r>
              <w:rPr>
                <w:rFonts w:hint="eastAsia" w:ascii="宋体" w:hAnsi="宋体" w:cs="宋体"/>
                <w:b w:val="0"/>
                <w:bCs/>
              </w:rPr>
              <w:t>协商完成的意图对象。</w:t>
            </w:r>
          </w:p>
        </w:tc>
      </w:tr>
    </w:tbl>
    <w:p w14:paraId="047223BE">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334" w:name="_Toc21135"/>
      <w:bookmarkStart w:id="1335" w:name="_Toc28682"/>
      <w:bookmarkStart w:id="1336" w:name="_Toc11344"/>
      <w:bookmarkStart w:id="1337" w:name="_Toc6321"/>
      <w:bookmarkStart w:id="1338" w:name="_Toc672"/>
      <w:bookmarkStart w:id="1339" w:name="_Toc27187"/>
      <w:bookmarkStart w:id="1340" w:name="_Toc32495"/>
      <w:bookmarkStart w:id="1341" w:name="_Toc32466"/>
      <w:bookmarkStart w:id="1342" w:name="_Toc13242"/>
      <w:bookmarkStart w:id="1343" w:name="_Toc32050"/>
      <w:bookmarkStart w:id="1344" w:name="_Toc12610"/>
      <w:bookmarkStart w:id="1345" w:name="_Toc25662"/>
      <w:bookmarkStart w:id="1346" w:name="_Toc15814"/>
      <w:bookmarkStart w:id="1347" w:name="_Toc10060"/>
      <w:bookmarkStart w:id="1348" w:name="_Toc3750"/>
      <w:r>
        <w:rPr>
          <w:rFonts w:hint="eastAsia"/>
          <w:b w:val="0"/>
          <w:bCs w:val="0"/>
        </w:rPr>
        <w:t>操作结果</w:t>
      </w:r>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p>
    <w:p w14:paraId="1DE199EB">
      <w:pPr>
        <w:ind w:firstLine="420" w:firstLineChars="200"/>
      </w:pPr>
      <w:r>
        <w:rPr>
          <w:rFonts w:hint="eastAsia"/>
        </w:rPr>
        <w:t>如果成功，意图处理者</w:t>
      </w:r>
      <w:r>
        <w:rPr>
          <w:rFonts w:hint="eastAsia"/>
          <w:lang w:eastAsia="zh"/>
        </w:rPr>
        <w:t>应</w:t>
      </w:r>
      <w:r>
        <w:rPr>
          <w:rFonts w:hint="eastAsia"/>
        </w:rPr>
        <w:t>将协商结果发送给意图所有者。</w:t>
      </w:r>
    </w:p>
    <w:p w14:paraId="45FA8853">
      <w:r>
        <w:rPr>
          <w:rFonts w:hint="eastAsia"/>
          <w:lang w:eastAsia="zh"/>
        </w:rPr>
        <w:tab/>
      </w:r>
      <w:r>
        <w:rPr>
          <w:rFonts w:hint="eastAsia"/>
          <w:lang w:eastAsia="zh"/>
        </w:rPr>
        <w:t>如果</w:t>
      </w:r>
      <w:r>
        <w:t>失败，</w:t>
      </w:r>
      <w:r>
        <w:rPr>
          <w:rFonts w:hint="eastAsia"/>
        </w:rPr>
        <w:t>意图处理者</w:t>
      </w:r>
      <w:r>
        <w:rPr>
          <w:rFonts w:hint="eastAsia"/>
          <w:lang w:eastAsia="zh"/>
        </w:rPr>
        <w:t>应</w:t>
      </w:r>
      <w:r>
        <w:t>返回相应的错误信息以及可能的原因。</w:t>
      </w:r>
    </w:p>
    <w:p w14:paraId="2DF33AFB">
      <w:pPr>
        <w:pStyle w:val="4"/>
        <w:ind w:left="905" w:hanging="905" w:hangingChars="431"/>
        <w:rPr>
          <w:b w:val="0"/>
          <w:bCs w:val="0"/>
        </w:rPr>
      </w:pPr>
      <w:bookmarkStart w:id="1349" w:name="_Toc18943"/>
      <w:bookmarkStart w:id="1350" w:name="_Toc21666"/>
      <w:bookmarkStart w:id="1351" w:name="_Toc2904"/>
      <w:bookmarkStart w:id="1352" w:name="_Toc18109"/>
      <w:bookmarkStart w:id="1353" w:name="_Toc282786111"/>
      <w:bookmarkStart w:id="1354" w:name="_Toc13061"/>
      <w:bookmarkStart w:id="1355" w:name="_Toc6569"/>
      <w:bookmarkStart w:id="1356" w:name="_Toc1270088067"/>
      <w:bookmarkStart w:id="1357" w:name="_Toc18509"/>
      <w:bookmarkStart w:id="1358" w:name="_Toc23569"/>
      <w:bookmarkStart w:id="1359" w:name="_Toc13832"/>
      <w:bookmarkStart w:id="1360" w:name="_Toc364"/>
      <w:bookmarkStart w:id="1361" w:name="_Toc27884"/>
      <w:bookmarkStart w:id="1362" w:name="_Toc14547"/>
      <w:bookmarkStart w:id="1363" w:name="_Toc19048"/>
      <w:bookmarkStart w:id="1364" w:name="_Toc23893"/>
      <w:bookmarkStart w:id="1365" w:name="_Toc1027689138"/>
      <w:bookmarkStart w:id="1366" w:name="_Toc1046691096"/>
      <w:r>
        <w:rPr>
          <w:rFonts w:hint="eastAsia"/>
          <w:b w:val="0"/>
          <w:bCs w:val="0"/>
        </w:rPr>
        <w:t>新建意图实例操作</w:t>
      </w:r>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p>
    <w:p w14:paraId="540CA8A0">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367" w:name="_Toc15608"/>
      <w:bookmarkStart w:id="1368" w:name="_Toc22872"/>
      <w:bookmarkStart w:id="1369" w:name="_Toc5517"/>
      <w:bookmarkStart w:id="1370" w:name="_Toc19353"/>
      <w:bookmarkStart w:id="1371" w:name="_Toc24165"/>
      <w:bookmarkStart w:id="1372" w:name="_Toc1601"/>
      <w:bookmarkStart w:id="1373" w:name="_Toc4251"/>
      <w:bookmarkStart w:id="1374" w:name="_Toc14591"/>
      <w:bookmarkStart w:id="1375" w:name="_Toc2178"/>
      <w:bookmarkStart w:id="1376" w:name="_Toc13520"/>
      <w:bookmarkStart w:id="1377" w:name="_Toc10138"/>
      <w:bookmarkStart w:id="1378" w:name="_Toc8265"/>
      <w:bookmarkStart w:id="1379" w:name="_Toc12046"/>
      <w:bookmarkStart w:id="1380" w:name="_Toc29979"/>
      <w:bookmarkStart w:id="1381" w:name="_Toc5569"/>
      <w:r>
        <w:rPr>
          <w:rFonts w:hint="eastAsia"/>
          <w:b w:val="0"/>
          <w:bCs w:val="0"/>
        </w:rPr>
        <w:t>操作描述</w:t>
      </w:r>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p>
    <w:p w14:paraId="51094AC5">
      <w:pPr>
        <w:ind w:firstLine="420" w:firstLineChars="200"/>
        <w:rPr>
          <w:rFonts w:hint="eastAsia" w:ascii="宋体" w:hAnsi="宋体"/>
          <w:shd w:val="clear" w:color="auto" w:fill="FFFFFF"/>
        </w:rPr>
      </w:pPr>
      <w:r>
        <w:rPr>
          <w:rFonts w:ascii="宋体" w:hAnsi="宋体"/>
        </w:rPr>
        <w:t>意图所有者用于</w:t>
      </w:r>
      <w:r>
        <w:rPr>
          <w:rFonts w:hint="eastAsia" w:ascii="宋体" w:hAnsi="宋体"/>
        </w:rPr>
        <w:t>向意图处理者请求</w:t>
      </w:r>
      <w:r>
        <w:rPr>
          <w:rFonts w:hint="eastAsia" w:ascii="宋体" w:hAnsi="宋体"/>
          <w:shd w:val="clear" w:color="auto" w:fill="FFFFFF"/>
        </w:rPr>
        <w:t>新</w:t>
      </w:r>
      <w:r>
        <w:rPr>
          <w:rFonts w:ascii="宋体" w:hAnsi="宋体"/>
          <w:shd w:val="clear" w:color="auto" w:fill="FFFFFF"/>
        </w:rPr>
        <w:t>建意图实例。</w:t>
      </w:r>
    </w:p>
    <w:p w14:paraId="6427EC05">
      <w:pPr>
        <w:ind w:firstLine="420" w:firstLineChars="200"/>
        <w:rPr>
          <w:rFonts w:hint="eastAsia" w:ascii="宋体" w:hAnsi="宋体"/>
        </w:rPr>
      </w:pPr>
      <w:r>
        <w:rPr>
          <w:rFonts w:hint="eastAsia" w:ascii="宋体" w:hAnsi="宋体"/>
        </w:rPr>
        <w:t>表</w:t>
      </w:r>
      <w:r>
        <w:rPr>
          <w:rFonts w:ascii="宋体" w:hAnsi="宋体"/>
        </w:rPr>
        <w:t>4</w:t>
      </w:r>
      <w:r>
        <w:rPr>
          <w:rFonts w:hint="eastAsia" w:ascii="宋体" w:hAnsi="宋体"/>
        </w:rPr>
        <w:t>列出了</w:t>
      </w:r>
      <w:r>
        <w:rPr>
          <w:rFonts w:ascii="宋体" w:hAnsi="宋体"/>
        </w:rPr>
        <w:t>意图所有者</w:t>
      </w:r>
      <w:r>
        <w:rPr>
          <w:rFonts w:hint="eastAsia" w:ascii="宋体" w:hAnsi="宋体"/>
        </w:rPr>
        <w:t>和</w:t>
      </w:r>
      <w:r>
        <w:rPr>
          <w:rFonts w:ascii="宋体" w:hAnsi="宋体"/>
        </w:rPr>
        <w:t>意图处理者</w:t>
      </w:r>
      <w:r>
        <w:rPr>
          <w:rFonts w:hint="eastAsia" w:ascii="宋体" w:hAnsi="宋体"/>
        </w:rPr>
        <w:t>之间交换的信息流。</w:t>
      </w:r>
    </w:p>
    <w:p w14:paraId="064DE30C">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4</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新建意图实例操作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018"/>
        <w:gridCol w:w="4613"/>
      </w:tblGrid>
      <w:tr w14:paraId="4AF80E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27"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2DD2ABA8">
            <w:pPr>
              <w:pStyle w:val="271"/>
              <w:autoSpaceDE/>
              <w:autoSpaceDN/>
              <w:rPr>
                <w:rFonts w:hint="eastAsia" w:ascii="宋体" w:hAnsi="宋体" w:cs="宋体"/>
                <w:b w:val="0"/>
                <w:bCs/>
              </w:rPr>
            </w:pPr>
            <w:r>
              <w:rPr>
                <w:rFonts w:hint="eastAsia" w:ascii="宋体" w:hAnsi="宋体" w:cs="宋体"/>
                <w:b w:val="0"/>
                <w:bCs/>
              </w:rPr>
              <w:t>消息</w:t>
            </w:r>
          </w:p>
        </w:tc>
        <w:tc>
          <w:tcPr>
            <w:tcW w:w="2672"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40EEE5C0">
            <w:pPr>
              <w:pStyle w:val="271"/>
              <w:autoSpaceDE/>
              <w:autoSpaceDN/>
              <w:rPr>
                <w:rFonts w:hint="eastAsia" w:ascii="宋体" w:hAnsi="宋体" w:cs="宋体"/>
                <w:b w:val="0"/>
                <w:bCs/>
              </w:rPr>
            </w:pPr>
            <w:r>
              <w:rPr>
                <w:rFonts w:hint="eastAsia" w:ascii="宋体" w:hAnsi="宋体" w:cs="宋体"/>
                <w:b w:val="0"/>
                <w:bCs/>
              </w:rPr>
              <w:t>方向</w:t>
            </w:r>
          </w:p>
        </w:tc>
      </w:tr>
      <w:tr w14:paraId="7828EE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90" w:hRule="atLeast"/>
          <w:jc w:val="center"/>
        </w:trPr>
        <w:tc>
          <w:tcPr>
            <w:tcW w:w="2327" w:type="pct"/>
            <w:tcBorders>
              <w:top w:val="single" w:color="000000" w:sz="8" w:space="0"/>
              <w:left w:val="single" w:color="000000" w:sz="8" w:space="0"/>
            </w:tcBorders>
            <w:shd w:val="clear" w:color="auto" w:fill="FFFFFF"/>
            <w:tcMar>
              <w:left w:w="28" w:type="dxa"/>
            </w:tcMar>
            <w:vAlign w:val="center"/>
          </w:tcPr>
          <w:p w14:paraId="6C015CBC">
            <w:pPr>
              <w:pStyle w:val="269"/>
              <w:jc w:val="center"/>
              <w:rPr>
                <w:rFonts w:hint="eastAsia" w:ascii="宋体" w:hAnsi="宋体" w:cs="宋体"/>
              </w:rPr>
            </w:pPr>
            <w:r>
              <w:rPr>
                <w:rFonts w:hint="eastAsia" w:ascii="宋体" w:hAnsi="宋体" w:cs="宋体"/>
              </w:rPr>
              <w:t>CreateIntentRequest</w:t>
            </w:r>
          </w:p>
        </w:tc>
        <w:tc>
          <w:tcPr>
            <w:tcW w:w="2672" w:type="pct"/>
            <w:tcBorders>
              <w:top w:val="single" w:color="000000" w:sz="8" w:space="0"/>
              <w:right w:val="single" w:color="000000" w:sz="8" w:space="0"/>
            </w:tcBorders>
            <w:shd w:val="clear" w:color="auto" w:fill="FFFFFF"/>
            <w:tcMar>
              <w:left w:w="28" w:type="dxa"/>
            </w:tcMar>
            <w:vAlign w:val="center"/>
          </w:tcPr>
          <w:p w14:paraId="4050531F">
            <w:pPr>
              <w:pStyle w:val="269"/>
              <w:jc w:val="center"/>
            </w:pPr>
            <w:r>
              <w:t xml:space="preserve">意图所有者 </w:t>
            </w:r>
            <w:r>
              <w:rPr>
                <w:rFonts w:ascii="Wingdings" w:hAnsi="Wingdings"/>
              </w:rPr>
              <w:t></w:t>
            </w:r>
            <w:r>
              <w:t xml:space="preserve"> 意图处理者</w:t>
            </w:r>
          </w:p>
        </w:tc>
      </w:tr>
      <w:tr w14:paraId="4F854A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27" w:type="pct"/>
            <w:tcBorders>
              <w:left w:val="single" w:color="000000" w:sz="8" w:space="0"/>
              <w:bottom w:val="single" w:color="000000" w:sz="8" w:space="0"/>
            </w:tcBorders>
            <w:shd w:val="clear" w:color="auto" w:fill="FFFFFF"/>
            <w:tcMar>
              <w:left w:w="28" w:type="dxa"/>
            </w:tcMar>
            <w:vAlign w:val="center"/>
          </w:tcPr>
          <w:p w14:paraId="0487627F">
            <w:pPr>
              <w:pStyle w:val="269"/>
              <w:jc w:val="center"/>
              <w:rPr>
                <w:rFonts w:hint="eastAsia" w:ascii="宋体" w:hAnsi="宋体" w:cs="宋体"/>
              </w:rPr>
            </w:pPr>
            <w:r>
              <w:rPr>
                <w:rFonts w:hint="eastAsia" w:ascii="宋体" w:hAnsi="宋体" w:cs="宋体"/>
              </w:rPr>
              <w:t>CreateIntentResponse</w:t>
            </w:r>
          </w:p>
        </w:tc>
        <w:tc>
          <w:tcPr>
            <w:tcW w:w="2672" w:type="pct"/>
            <w:tcBorders>
              <w:bottom w:val="single" w:color="000000" w:sz="8" w:space="0"/>
              <w:right w:val="single" w:color="000000" w:sz="8" w:space="0"/>
            </w:tcBorders>
            <w:shd w:val="clear" w:color="auto" w:fill="FFFFFF"/>
            <w:tcMar>
              <w:left w:w="28" w:type="dxa"/>
            </w:tcMar>
            <w:vAlign w:val="center"/>
          </w:tcPr>
          <w:p w14:paraId="08C4C00A">
            <w:pPr>
              <w:pStyle w:val="269"/>
              <w:jc w:val="center"/>
            </w:pPr>
            <w:r>
              <w:t xml:space="preserve">意图处理者 </w:t>
            </w:r>
            <w:r>
              <w:rPr>
                <w:rFonts w:ascii="Wingdings" w:hAnsi="Wingdings"/>
              </w:rPr>
              <w:t></w:t>
            </w:r>
            <w:r>
              <w:t xml:space="preserve"> 意图所有者</w:t>
            </w:r>
          </w:p>
        </w:tc>
      </w:tr>
    </w:tbl>
    <w:p w14:paraId="30946E68">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382" w:name="_Toc31096"/>
      <w:bookmarkStart w:id="1383" w:name="_Toc8723"/>
      <w:bookmarkStart w:id="1384" w:name="_Toc4817"/>
      <w:bookmarkStart w:id="1385" w:name="_Toc24458"/>
      <w:bookmarkStart w:id="1386" w:name="_Toc25746"/>
      <w:bookmarkStart w:id="1387" w:name="_Toc2754"/>
      <w:bookmarkStart w:id="1388" w:name="_Toc14213"/>
      <w:bookmarkStart w:id="1389" w:name="_Toc24799"/>
      <w:bookmarkStart w:id="1390" w:name="_Toc22965"/>
      <w:bookmarkStart w:id="1391" w:name="_Toc14317"/>
      <w:bookmarkStart w:id="1392" w:name="_Toc29186"/>
      <w:bookmarkStart w:id="1393" w:name="_Toc10105"/>
      <w:bookmarkStart w:id="1394" w:name="_Toc8054"/>
      <w:bookmarkStart w:id="1395" w:name="_Toc12817"/>
      <w:bookmarkStart w:id="1396" w:name="_Toc19596"/>
      <w:r>
        <w:rPr>
          <w:rFonts w:hint="eastAsia"/>
          <w:b w:val="0"/>
          <w:bCs w:val="0"/>
        </w:rPr>
        <w:t>输入参数</w:t>
      </w:r>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p>
    <w:p w14:paraId="1E53BAAF">
      <w:pPr>
        <w:ind w:firstLine="420" w:firstLineChars="200"/>
        <w:rPr>
          <w:rFonts w:hint="eastAsia" w:ascii="宋体" w:hAnsi="宋体"/>
        </w:rPr>
      </w:pPr>
      <w:r>
        <w:rPr>
          <w:rFonts w:hint="eastAsia" w:ascii="宋体" w:hAnsi="宋体"/>
        </w:rPr>
        <w:t>调用操作时发送的输入参数应遵循表</w:t>
      </w:r>
      <w:r>
        <w:rPr>
          <w:rFonts w:ascii="宋体" w:hAnsi="宋体"/>
        </w:rPr>
        <w:t>5</w:t>
      </w:r>
      <w:r>
        <w:rPr>
          <w:rFonts w:hint="eastAsia" w:ascii="宋体" w:hAnsi="宋体"/>
        </w:rPr>
        <w:t>中</w:t>
      </w:r>
      <w:r>
        <w:rPr>
          <w:rFonts w:ascii="宋体" w:hAnsi="宋体"/>
          <w:lang w:val="en"/>
        </w:rPr>
        <w:t>指定的要求</w:t>
      </w:r>
      <w:r>
        <w:rPr>
          <w:rFonts w:hint="eastAsia" w:ascii="宋体" w:hAnsi="宋体"/>
        </w:rPr>
        <w:t>。</w:t>
      </w:r>
    </w:p>
    <w:p w14:paraId="3C6B82A8">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5</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新建意图实例操作输入参数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1690"/>
        <w:gridCol w:w="1221"/>
        <w:gridCol w:w="1017"/>
        <w:gridCol w:w="1785"/>
        <w:gridCol w:w="2917"/>
      </w:tblGrid>
      <w:tr w14:paraId="2205CC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979"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01202EF8">
            <w:pPr>
              <w:pStyle w:val="271"/>
              <w:autoSpaceDE/>
              <w:autoSpaceDN/>
              <w:rPr>
                <w:rFonts w:hint="eastAsia" w:ascii="宋体" w:hAnsi="宋体" w:cs="宋体"/>
                <w:b w:val="0"/>
                <w:bCs/>
              </w:rPr>
            </w:pPr>
            <w:r>
              <w:rPr>
                <w:rFonts w:hint="eastAsia" w:ascii="宋体" w:hAnsi="宋体" w:cs="宋体"/>
                <w:b w:val="0"/>
                <w:bCs/>
              </w:rPr>
              <w:t>参数</w:t>
            </w:r>
          </w:p>
        </w:tc>
        <w:tc>
          <w:tcPr>
            <w:tcW w:w="707"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71CE0E44">
            <w:pPr>
              <w:pStyle w:val="271"/>
              <w:autoSpaceDE/>
              <w:autoSpaceDN/>
              <w:rPr>
                <w:rFonts w:hint="eastAsia" w:ascii="宋体" w:hAnsi="宋体" w:cs="宋体"/>
                <w:b w:val="0"/>
                <w:bCs/>
              </w:rPr>
            </w:pPr>
            <w:r>
              <w:rPr>
                <w:rFonts w:hint="eastAsia" w:ascii="宋体" w:hAnsi="宋体" w:cs="宋体"/>
                <w:b w:val="0"/>
                <w:bCs/>
              </w:rPr>
              <w:t>限定符</w:t>
            </w:r>
          </w:p>
        </w:tc>
        <w:tc>
          <w:tcPr>
            <w:tcW w:w="589"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5E7329A2">
            <w:pPr>
              <w:pStyle w:val="271"/>
              <w:autoSpaceDE/>
              <w:autoSpaceDN/>
              <w:rPr>
                <w:rFonts w:hint="eastAsia" w:ascii="宋体" w:hAnsi="宋体" w:cs="宋体"/>
                <w:b w:val="0"/>
                <w:bCs/>
              </w:rPr>
            </w:pPr>
            <w:r>
              <w:rPr>
                <w:rFonts w:hint="eastAsia" w:ascii="宋体" w:hAnsi="宋体" w:cs="宋体"/>
                <w:b w:val="0"/>
                <w:bCs/>
              </w:rPr>
              <w:t>基数</w:t>
            </w:r>
          </w:p>
        </w:tc>
        <w:tc>
          <w:tcPr>
            <w:tcW w:w="1034"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0E723242">
            <w:pPr>
              <w:pStyle w:val="271"/>
              <w:autoSpaceDE/>
              <w:autoSpaceDN/>
              <w:rPr>
                <w:rFonts w:hint="eastAsia" w:ascii="宋体" w:hAnsi="宋体" w:cs="宋体"/>
                <w:b w:val="0"/>
                <w:bCs/>
              </w:rPr>
            </w:pPr>
            <w:r>
              <w:rPr>
                <w:rFonts w:hint="eastAsia" w:ascii="宋体" w:hAnsi="宋体" w:cs="宋体"/>
                <w:b w:val="0"/>
                <w:bCs/>
              </w:rPr>
              <w:t>内容</w:t>
            </w:r>
          </w:p>
        </w:tc>
        <w:tc>
          <w:tcPr>
            <w:tcW w:w="1689"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0E1E7FED">
            <w:pPr>
              <w:pStyle w:val="271"/>
              <w:autoSpaceDE/>
              <w:autoSpaceDN/>
              <w:rPr>
                <w:rFonts w:hint="eastAsia" w:ascii="宋体" w:hAnsi="宋体" w:cs="宋体"/>
                <w:b w:val="0"/>
                <w:bCs/>
              </w:rPr>
            </w:pPr>
            <w:r>
              <w:rPr>
                <w:rFonts w:hint="eastAsia" w:ascii="宋体" w:hAnsi="宋体" w:cs="宋体"/>
                <w:b w:val="0"/>
                <w:bCs/>
              </w:rPr>
              <w:t>说明</w:t>
            </w:r>
          </w:p>
        </w:tc>
      </w:tr>
      <w:tr w14:paraId="1B8FF1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979"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2318F182">
            <w:pPr>
              <w:pStyle w:val="269"/>
              <w:jc w:val="center"/>
              <w:rPr>
                <w:rFonts w:hint="eastAsia" w:ascii="宋体" w:hAnsi="宋体" w:cs="宋体"/>
              </w:rPr>
            </w:pPr>
            <w:r>
              <w:rPr>
                <w:rFonts w:hint="eastAsia" w:ascii="宋体" w:hAnsi="宋体" w:cs="宋体"/>
              </w:rPr>
              <w:t>intentObject</w:t>
            </w:r>
          </w:p>
        </w:tc>
        <w:tc>
          <w:tcPr>
            <w:tcW w:w="707"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1ABD0FB2">
            <w:pPr>
              <w:pStyle w:val="269"/>
              <w:jc w:val="center"/>
              <w:rPr>
                <w:rFonts w:hint="eastAsia" w:ascii="宋体" w:hAnsi="宋体" w:cs="宋体"/>
              </w:rPr>
            </w:pPr>
            <w:r>
              <w:rPr>
                <w:rFonts w:hint="eastAsia" w:ascii="宋体" w:hAnsi="宋体" w:cs="宋体"/>
              </w:rPr>
              <w:t>M</w:t>
            </w:r>
          </w:p>
        </w:tc>
        <w:tc>
          <w:tcPr>
            <w:tcW w:w="589"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68B6FB75">
            <w:pPr>
              <w:pStyle w:val="269"/>
              <w:jc w:val="center"/>
              <w:rPr>
                <w:rFonts w:hint="eastAsia" w:ascii="宋体" w:hAnsi="宋体" w:cs="宋体"/>
              </w:rPr>
            </w:pPr>
            <w:r>
              <w:rPr>
                <w:rFonts w:hint="eastAsia" w:ascii="宋体" w:hAnsi="宋体" w:cs="宋体"/>
              </w:rPr>
              <w:t>1</w:t>
            </w:r>
          </w:p>
        </w:tc>
        <w:tc>
          <w:tcPr>
            <w:tcW w:w="1034"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697BF6F0">
            <w:pPr>
              <w:pStyle w:val="269"/>
              <w:jc w:val="center"/>
              <w:rPr>
                <w:rFonts w:hint="eastAsia" w:ascii="宋体" w:hAnsi="宋体" w:cs="宋体"/>
              </w:rPr>
            </w:pPr>
            <w:r>
              <w:rPr>
                <w:rFonts w:hint="eastAsia" w:ascii="宋体" w:hAnsi="宋体" w:cs="宋体"/>
              </w:rPr>
              <w:t>IntentObject</w:t>
            </w:r>
          </w:p>
        </w:tc>
        <w:tc>
          <w:tcPr>
            <w:tcW w:w="1689"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258C3278">
            <w:pPr>
              <w:pStyle w:val="269"/>
              <w:jc w:val="both"/>
            </w:pPr>
            <w:r>
              <w:rPr>
                <w:rFonts w:hint="eastAsia"/>
                <w:shd w:val="clear" w:color="auto" w:fill="FFFFFF"/>
              </w:rPr>
              <w:t>描述期望、要求和约束的意图表达。</w:t>
            </w:r>
          </w:p>
        </w:tc>
      </w:tr>
    </w:tbl>
    <w:p w14:paraId="53420513">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397" w:name="_Toc28772"/>
      <w:bookmarkStart w:id="1398" w:name="_Toc3818"/>
      <w:bookmarkStart w:id="1399" w:name="_Toc21007"/>
      <w:bookmarkStart w:id="1400" w:name="_Toc11950"/>
      <w:bookmarkStart w:id="1401" w:name="_Toc12267"/>
      <w:bookmarkStart w:id="1402" w:name="_Toc11292"/>
      <w:bookmarkStart w:id="1403" w:name="_Toc3146"/>
      <w:bookmarkStart w:id="1404" w:name="_Toc18746"/>
      <w:bookmarkStart w:id="1405" w:name="_Toc29429"/>
      <w:bookmarkStart w:id="1406" w:name="_Toc7707"/>
      <w:bookmarkStart w:id="1407" w:name="_Toc13046"/>
      <w:bookmarkStart w:id="1408" w:name="_Toc18614"/>
      <w:bookmarkStart w:id="1409" w:name="_Toc23534"/>
      <w:bookmarkStart w:id="1410" w:name="_Toc16964"/>
      <w:bookmarkStart w:id="1411" w:name="_Toc2976"/>
      <w:r>
        <w:rPr>
          <w:rFonts w:hint="eastAsia"/>
          <w:b w:val="0"/>
          <w:bCs w:val="0"/>
        </w:rPr>
        <w:t>输出参数</w:t>
      </w:r>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p>
    <w:p w14:paraId="4FDC4050">
      <w:pPr>
        <w:ind w:firstLine="420" w:firstLineChars="200"/>
        <w:rPr>
          <w:rFonts w:hint="eastAsia" w:ascii="宋体" w:hAnsi="宋体"/>
        </w:rPr>
      </w:pPr>
      <w:r>
        <w:rPr>
          <w:rFonts w:hint="eastAsia" w:ascii="宋体" w:hAnsi="宋体"/>
        </w:rPr>
        <w:t>操作返回的输出参数应遵循表</w:t>
      </w:r>
      <w:r>
        <w:rPr>
          <w:rFonts w:ascii="宋体" w:hAnsi="宋体"/>
        </w:rPr>
        <w:t>6</w:t>
      </w:r>
      <w:r>
        <w:rPr>
          <w:rFonts w:hint="eastAsia" w:ascii="宋体" w:hAnsi="宋体"/>
        </w:rPr>
        <w:t>中</w:t>
      </w:r>
      <w:r>
        <w:rPr>
          <w:rFonts w:ascii="宋体" w:hAnsi="宋体"/>
        </w:rPr>
        <w:t>指定的要求</w:t>
      </w:r>
      <w:r>
        <w:rPr>
          <w:rFonts w:hint="eastAsia" w:ascii="宋体" w:hAnsi="宋体"/>
        </w:rPr>
        <w:t>。</w:t>
      </w:r>
    </w:p>
    <w:p w14:paraId="2CB567B4">
      <w:pPr>
        <w:pStyle w:val="14"/>
        <w:spacing w:before="120" w:beforeLines="50" w:after="120" w:afterLines="50"/>
        <w:jc w:val="center"/>
        <w:rPr>
          <w:rFonts w:hint="eastAsia" w:ascii="黑体" w:hAnsi="黑体" w:cs="黑体"/>
          <w:sz w:val="21"/>
          <w:szCs w:val="21"/>
        </w:rPr>
      </w:pPr>
    </w:p>
    <w:p w14:paraId="00C07112">
      <w:pPr>
        <w:pStyle w:val="14"/>
        <w:spacing w:before="120" w:beforeLines="50" w:after="120" w:afterLines="50"/>
        <w:jc w:val="center"/>
        <w:rPr>
          <w:rFonts w:hint="eastAsia" w:ascii="黑体" w:hAnsi="黑体" w:cs="黑体"/>
          <w:sz w:val="21"/>
          <w:szCs w:val="21"/>
        </w:rPr>
      </w:pPr>
    </w:p>
    <w:p w14:paraId="2368C768">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6</w:t>
      </w:r>
      <w:r>
        <w:rPr>
          <w:rFonts w:hint="eastAsia" w:ascii="黑体" w:hAnsi="黑体" w:cs="黑体"/>
          <w:sz w:val="21"/>
          <w:szCs w:val="21"/>
        </w:rPr>
        <w:fldChar w:fldCharType="end"/>
      </w:r>
      <w:r>
        <w:rPr>
          <w:rFonts w:hint="eastAsia" w:ascii="黑体" w:hAnsi="黑体" w:cs="黑体"/>
          <w:sz w:val="21"/>
          <w:szCs w:val="21"/>
        </w:rPr>
        <w:t xml:space="preserve"> 新建意图实例操作输出参数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2300"/>
        <w:gridCol w:w="876"/>
        <w:gridCol w:w="943"/>
        <w:gridCol w:w="1307"/>
        <w:gridCol w:w="3205"/>
      </w:tblGrid>
      <w:tr w14:paraId="5F86A1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332"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42B1623A">
            <w:pPr>
              <w:pStyle w:val="271"/>
              <w:autoSpaceDE/>
              <w:autoSpaceDN/>
              <w:rPr>
                <w:rFonts w:hint="eastAsia" w:ascii="宋体" w:hAnsi="宋体" w:cs="宋体"/>
                <w:b w:val="0"/>
                <w:bCs/>
              </w:rPr>
            </w:pPr>
            <w:r>
              <w:rPr>
                <w:rFonts w:hint="eastAsia" w:ascii="宋体" w:hAnsi="宋体" w:cs="宋体"/>
                <w:b w:val="0"/>
                <w:bCs/>
              </w:rPr>
              <w:t>参数</w:t>
            </w:r>
          </w:p>
        </w:tc>
        <w:tc>
          <w:tcPr>
            <w:tcW w:w="507"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7FE53C6F">
            <w:pPr>
              <w:pStyle w:val="271"/>
              <w:autoSpaceDE/>
              <w:autoSpaceDN/>
              <w:rPr>
                <w:rFonts w:hint="eastAsia" w:ascii="宋体" w:hAnsi="宋体" w:cs="宋体"/>
                <w:b w:val="0"/>
                <w:bCs/>
              </w:rPr>
            </w:pPr>
            <w:r>
              <w:rPr>
                <w:rFonts w:hint="eastAsia" w:ascii="宋体" w:hAnsi="宋体" w:cs="宋体"/>
                <w:b w:val="0"/>
                <w:bCs/>
              </w:rPr>
              <w:t>限定符</w:t>
            </w:r>
          </w:p>
        </w:tc>
        <w:tc>
          <w:tcPr>
            <w:tcW w:w="546"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5855736F">
            <w:pPr>
              <w:pStyle w:val="271"/>
              <w:autoSpaceDE/>
              <w:autoSpaceDN/>
              <w:rPr>
                <w:rFonts w:hint="eastAsia" w:ascii="宋体" w:hAnsi="宋体" w:cs="宋体"/>
                <w:b w:val="0"/>
                <w:bCs/>
              </w:rPr>
            </w:pPr>
            <w:r>
              <w:rPr>
                <w:rFonts w:hint="eastAsia" w:ascii="宋体" w:hAnsi="宋体" w:cs="宋体"/>
                <w:b w:val="0"/>
                <w:bCs/>
              </w:rPr>
              <w:t>基数</w:t>
            </w:r>
          </w:p>
        </w:tc>
        <w:tc>
          <w:tcPr>
            <w:tcW w:w="757"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1AECE6B1">
            <w:pPr>
              <w:pStyle w:val="271"/>
              <w:autoSpaceDE/>
              <w:autoSpaceDN/>
              <w:rPr>
                <w:rFonts w:hint="eastAsia" w:ascii="宋体" w:hAnsi="宋体" w:cs="宋体"/>
                <w:b w:val="0"/>
                <w:bCs/>
              </w:rPr>
            </w:pPr>
            <w:r>
              <w:rPr>
                <w:rFonts w:hint="eastAsia" w:ascii="宋体" w:hAnsi="宋体" w:cs="宋体"/>
                <w:b w:val="0"/>
                <w:bCs/>
              </w:rPr>
              <w:t>内容</w:t>
            </w:r>
          </w:p>
        </w:tc>
        <w:tc>
          <w:tcPr>
            <w:tcW w:w="1857"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7DFA923F">
            <w:pPr>
              <w:pStyle w:val="271"/>
              <w:autoSpaceDE/>
              <w:autoSpaceDN/>
              <w:rPr>
                <w:rFonts w:hint="eastAsia" w:ascii="宋体" w:hAnsi="宋体" w:cs="宋体"/>
                <w:b w:val="0"/>
                <w:bCs/>
              </w:rPr>
            </w:pPr>
            <w:r>
              <w:rPr>
                <w:rFonts w:hint="eastAsia" w:ascii="宋体" w:hAnsi="宋体" w:cs="宋体"/>
                <w:b w:val="0"/>
                <w:bCs/>
              </w:rPr>
              <w:t>说明</w:t>
            </w:r>
          </w:p>
        </w:tc>
      </w:tr>
      <w:tr w14:paraId="00FC0F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332" w:type="pct"/>
            <w:tcBorders>
              <w:top w:val="single" w:color="000000" w:sz="8" w:space="0"/>
              <w:left w:val="single" w:color="000000" w:sz="8" w:space="0"/>
              <w:bottom w:val="single" w:color="000000" w:sz="8" w:space="0"/>
              <w:right w:val="single" w:color="000000" w:sz="8" w:space="0"/>
            </w:tcBorders>
            <w:shd w:val="clear" w:color="auto" w:fill="FFFFFF"/>
            <w:tcMar>
              <w:left w:w="28" w:type="dxa"/>
            </w:tcMar>
          </w:tcPr>
          <w:p w14:paraId="0731C653">
            <w:pPr>
              <w:pStyle w:val="269"/>
              <w:jc w:val="center"/>
              <w:rPr>
                <w:rFonts w:hint="eastAsia" w:ascii="宋体" w:hAnsi="宋体" w:cs="宋体"/>
              </w:rPr>
            </w:pPr>
            <w:r>
              <w:rPr>
                <w:rFonts w:hint="eastAsia" w:ascii="宋体" w:hAnsi="宋体" w:cs="宋体"/>
              </w:rPr>
              <w:t>intentObjectInstancetId</w:t>
            </w:r>
          </w:p>
        </w:tc>
        <w:tc>
          <w:tcPr>
            <w:tcW w:w="507" w:type="pct"/>
            <w:tcBorders>
              <w:top w:val="single" w:color="000000" w:sz="8" w:space="0"/>
              <w:left w:val="single" w:color="000000" w:sz="8" w:space="0"/>
              <w:bottom w:val="single" w:color="000000" w:sz="8" w:space="0"/>
              <w:right w:val="single" w:color="000000" w:sz="8" w:space="0"/>
            </w:tcBorders>
            <w:shd w:val="clear" w:color="auto" w:fill="FFFFFF"/>
            <w:tcMar>
              <w:left w:w="28" w:type="dxa"/>
            </w:tcMar>
          </w:tcPr>
          <w:p w14:paraId="346D4CDC">
            <w:pPr>
              <w:pStyle w:val="269"/>
              <w:autoSpaceDE/>
              <w:autoSpaceDN/>
              <w:jc w:val="center"/>
              <w:rPr>
                <w:rFonts w:hint="eastAsia" w:ascii="宋体" w:hAnsi="宋体" w:cs="宋体"/>
              </w:rPr>
            </w:pPr>
            <w:r>
              <w:rPr>
                <w:rFonts w:hint="eastAsia" w:ascii="宋体" w:hAnsi="宋体" w:cs="宋体"/>
              </w:rPr>
              <w:t>M</w:t>
            </w:r>
          </w:p>
        </w:tc>
        <w:tc>
          <w:tcPr>
            <w:tcW w:w="546" w:type="pct"/>
            <w:tcBorders>
              <w:top w:val="single" w:color="000000" w:sz="8" w:space="0"/>
              <w:left w:val="single" w:color="000000" w:sz="8" w:space="0"/>
              <w:bottom w:val="single" w:color="000000" w:sz="8" w:space="0"/>
              <w:right w:val="single" w:color="000000" w:sz="8" w:space="0"/>
            </w:tcBorders>
            <w:shd w:val="clear" w:color="auto" w:fill="FFFFFF"/>
            <w:tcMar>
              <w:left w:w="28" w:type="dxa"/>
            </w:tcMar>
          </w:tcPr>
          <w:p w14:paraId="5A07C2BF">
            <w:pPr>
              <w:pStyle w:val="269"/>
              <w:autoSpaceDE/>
              <w:autoSpaceDN/>
              <w:jc w:val="center"/>
              <w:rPr>
                <w:rFonts w:hint="eastAsia" w:ascii="宋体" w:hAnsi="宋体" w:cs="宋体"/>
              </w:rPr>
            </w:pPr>
            <w:r>
              <w:rPr>
                <w:rFonts w:hint="eastAsia" w:ascii="宋体" w:hAnsi="宋体" w:cs="宋体"/>
              </w:rPr>
              <w:t>0..1</w:t>
            </w:r>
          </w:p>
        </w:tc>
        <w:tc>
          <w:tcPr>
            <w:tcW w:w="757" w:type="pct"/>
            <w:tcBorders>
              <w:top w:val="single" w:color="000000" w:sz="8" w:space="0"/>
              <w:left w:val="single" w:color="000000" w:sz="8" w:space="0"/>
              <w:bottom w:val="single" w:color="000000" w:sz="8" w:space="0"/>
              <w:right w:val="single" w:color="000000" w:sz="8" w:space="0"/>
            </w:tcBorders>
            <w:shd w:val="clear" w:color="auto" w:fill="FFFFFF"/>
            <w:tcMar>
              <w:left w:w="28" w:type="dxa"/>
            </w:tcMar>
          </w:tcPr>
          <w:p w14:paraId="2D065717">
            <w:pPr>
              <w:pStyle w:val="269"/>
              <w:jc w:val="center"/>
              <w:rPr>
                <w:rFonts w:hint="eastAsia" w:ascii="宋体" w:hAnsi="宋体" w:cs="宋体"/>
              </w:rPr>
            </w:pPr>
            <w:r>
              <w:rPr>
                <w:rFonts w:hint="eastAsia" w:ascii="宋体" w:hAnsi="宋体" w:cs="宋体"/>
              </w:rPr>
              <w:t>Identifier</w:t>
            </w:r>
          </w:p>
        </w:tc>
        <w:tc>
          <w:tcPr>
            <w:tcW w:w="1857" w:type="pct"/>
            <w:tcBorders>
              <w:top w:val="single" w:color="000000" w:sz="8" w:space="0"/>
              <w:left w:val="single" w:color="000000" w:sz="8" w:space="0"/>
              <w:bottom w:val="single" w:color="000000" w:sz="8" w:space="0"/>
              <w:right w:val="single" w:color="000000" w:sz="8" w:space="0"/>
            </w:tcBorders>
            <w:shd w:val="clear" w:color="auto" w:fill="FFFFFF"/>
            <w:tcMar>
              <w:left w:w="28" w:type="dxa"/>
            </w:tcMar>
          </w:tcPr>
          <w:p w14:paraId="61935350">
            <w:pPr>
              <w:pStyle w:val="269"/>
              <w:autoSpaceDE/>
              <w:autoSpaceDN/>
            </w:pPr>
            <w:r>
              <w:rPr>
                <w:rFonts w:hint="eastAsia"/>
              </w:rPr>
              <w:t>新建的意图实例的标识符。</w:t>
            </w:r>
          </w:p>
        </w:tc>
      </w:tr>
    </w:tbl>
    <w:p w14:paraId="7379842E">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412" w:name="_Toc30571"/>
      <w:bookmarkStart w:id="1413" w:name="_Toc32221"/>
      <w:bookmarkStart w:id="1414" w:name="_Toc5588"/>
      <w:bookmarkStart w:id="1415" w:name="_Toc20760"/>
      <w:bookmarkStart w:id="1416" w:name="_Toc24332"/>
      <w:bookmarkStart w:id="1417" w:name="_Toc20433"/>
      <w:bookmarkStart w:id="1418" w:name="_Toc22076"/>
      <w:bookmarkStart w:id="1419" w:name="_Toc16589"/>
      <w:bookmarkStart w:id="1420" w:name="_Toc6379"/>
      <w:bookmarkStart w:id="1421" w:name="_Toc11248"/>
      <w:bookmarkStart w:id="1422" w:name="_Toc17318"/>
      <w:bookmarkStart w:id="1423" w:name="_Toc11004"/>
      <w:bookmarkStart w:id="1424" w:name="_Toc19563"/>
      <w:bookmarkStart w:id="1425" w:name="_Toc17895"/>
      <w:bookmarkStart w:id="1426" w:name="_Toc21963"/>
      <w:r>
        <w:rPr>
          <w:rFonts w:hint="eastAsia"/>
          <w:b w:val="0"/>
          <w:bCs w:val="0"/>
        </w:rPr>
        <w:t>操作结果</w:t>
      </w:r>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p>
    <w:p w14:paraId="5E02E6B9">
      <w:pPr>
        <w:ind w:firstLine="420" w:firstLineChars="200"/>
      </w:pPr>
      <w:r>
        <w:t>如果成功，意图处理者</w:t>
      </w:r>
      <w:r>
        <w:rPr>
          <w:rFonts w:hint="eastAsia"/>
          <w:lang w:eastAsia="zh"/>
        </w:rPr>
        <w:t>应</w:t>
      </w:r>
      <w:r>
        <w:t>创建对应的意图实例，并返回意图实例</w:t>
      </w:r>
      <w:r>
        <w:rPr>
          <w:rFonts w:hint="eastAsia"/>
        </w:rPr>
        <w:t>的标识符</w:t>
      </w:r>
      <w:r>
        <w:t>。</w:t>
      </w:r>
    </w:p>
    <w:p w14:paraId="555C64F6">
      <w:pPr>
        <w:ind w:firstLine="420" w:firstLineChars="200"/>
      </w:pPr>
      <w:r>
        <w:t>如果失败，</w:t>
      </w:r>
      <w:r>
        <w:rPr>
          <w:rFonts w:hint="eastAsia"/>
          <w:lang w:eastAsia="zh"/>
        </w:rPr>
        <w:t>意图处理者应</w:t>
      </w:r>
      <w:r>
        <w:t>返回相应的错误信息以及可能的原因。</w:t>
      </w:r>
    </w:p>
    <w:p w14:paraId="2D72C51C">
      <w:pPr>
        <w:pStyle w:val="4"/>
        <w:rPr>
          <w:b w:val="0"/>
          <w:bCs w:val="0"/>
        </w:rPr>
      </w:pPr>
      <w:bookmarkStart w:id="1427" w:name="_Toc1251181576"/>
      <w:bookmarkStart w:id="1428" w:name="_Toc19251"/>
      <w:bookmarkStart w:id="1429" w:name="_Toc10610"/>
      <w:bookmarkStart w:id="1430" w:name="_Toc25667"/>
      <w:bookmarkStart w:id="1431" w:name="_Toc19237"/>
      <w:bookmarkStart w:id="1432" w:name="_Toc24449"/>
      <w:bookmarkStart w:id="1433" w:name="_Toc12362"/>
      <w:bookmarkStart w:id="1434" w:name="_Toc17185"/>
      <w:bookmarkStart w:id="1435" w:name="_Toc589429089"/>
      <w:bookmarkStart w:id="1436" w:name="_Toc1851954028"/>
      <w:bookmarkStart w:id="1437" w:name="_Toc14515"/>
      <w:bookmarkStart w:id="1438" w:name="_Toc491955662"/>
      <w:bookmarkStart w:id="1439" w:name="_Toc28268"/>
      <w:bookmarkStart w:id="1440" w:name="_Toc5182"/>
      <w:bookmarkStart w:id="1441" w:name="_Toc15926"/>
      <w:bookmarkStart w:id="1442" w:name="_Toc13829"/>
      <w:bookmarkStart w:id="1443" w:name="_Toc22079"/>
      <w:bookmarkStart w:id="1444" w:name="_Toc9612"/>
      <w:r>
        <w:rPr>
          <w:rFonts w:hint="eastAsia"/>
          <w:b w:val="0"/>
          <w:bCs w:val="0"/>
        </w:rPr>
        <w:t>更新意图实例操作</w:t>
      </w:r>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p>
    <w:p w14:paraId="6F7791BB">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445" w:name="_Toc7563"/>
      <w:bookmarkStart w:id="1446" w:name="_Toc5719"/>
      <w:bookmarkStart w:id="1447" w:name="_Toc2554"/>
      <w:bookmarkStart w:id="1448" w:name="_Toc339"/>
      <w:bookmarkStart w:id="1449" w:name="_Toc9240"/>
      <w:bookmarkStart w:id="1450" w:name="_Toc13937"/>
      <w:bookmarkStart w:id="1451" w:name="_Toc8138"/>
      <w:bookmarkStart w:id="1452" w:name="_Toc21753"/>
      <w:bookmarkStart w:id="1453" w:name="_Toc22067"/>
      <w:bookmarkStart w:id="1454" w:name="_Toc3250"/>
      <w:bookmarkStart w:id="1455" w:name="_Toc21313"/>
      <w:bookmarkStart w:id="1456" w:name="_Toc4100"/>
      <w:bookmarkStart w:id="1457" w:name="_Toc32594"/>
      <w:bookmarkStart w:id="1458" w:name="_Toc14009"/>
      <w:bookmarkStart w:id="1459" w:name="_Toc25551"/>
      <w:r>
        <w:rPr>
          <w:rFonts w:hint="eastAsia"/>
          <w:b w:val="0"/>
          <w:bCs w:val="0"/>
        </w:rPr>
        <w:t>操作描述</w:t>
      </w:r>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p>
    <w:p w14:paraId="302E76D9">
      <w:pPr>
        <w:ind w:firstLine="420" w:firstLineChars="200"/>
        <w:rPr>
          <w:shd w:val="clear" w:color="auto" w:fill="FFFFFF"/>
        </w:rPr>
      </w:pPr>
      <w:r>
        <w:t>意图所有者</w:t>
      </w:r>
      <w:r>
        <w:rPr>
          <w:shd w:val="clear" w:color="auto" w:fill="FFFFFF"/>
        </w:rPr>
        <w:t>用于</w:t>
      </w:r>
      <w:r>
        <w:rPr>
          <w:rFonts w:hint="eastAsia"/>
        </w:rPr>
        <w:t>向意图处理者请求</w:t>
      </w:r>
      <w:r>
        <w:rPr>
          <w:shd w:val="clear" w:color="auto" w:fill="FFFFFF"/>
        </w:rPr>
        <w:t>更新现有意图实例。</w:t>
      </w:r>
    </w:p>
    <w:p w14:paraId="24BA5861">
      <w:pPr>
        <w:ind w:firstLine="420" w:firstLineChars="200"/>
        <w:rPr>
          <w:rFonts w:hint="eastAsia" w:ascii="宋体" w:hAnsi="宋体"/>
        </w:rPr>
      </w:pPr>
      <w:r>
        <w:rPr>
          <w:rFonts w:hint="eastAsia" w:ascii="宋体" w:hAnsi="宋体"/>
        </w:rPr>
        <w:t>表</w:t>
      </w:r>
      <w:r>
        <w:rPr>
          <w:rFonts w:ascii="宋体" w:hAnsi="宋体"/>
        </w:rPr>
        <w:t>7</w:t>
      </w:r>
      <w:r>
        <w:rPr>
          <w:rFonts w:hint="eastAsia" w:ascii="宋体" w:hAnsi="宋体"/>
        </w:rPr>
        <w:t>列出了</w:t>
      </w:r>
      <w:r>
        <w:rPr>
          <w:rFonts w:ascii="宋体" w:hAnsi="宋体"/>
        </w:rPr>
        <w:t>意图所有者</w:t>
      </w:r>
      <w:r>
        <w:rPr>
          <w:rFonts w:hint="eastAsia" w:ascii="宋体" w:hAnsi="宋体"/>
        </w:rPr>
        <w:t>和</w:t>
      </w:r>
      <w:r>
        <w:rPr>
          <w:rFonts w:ascii="宋体" w:hAnsi="宋体"/>
        </w:rPr>
        <w:t>意图处理者</w:t>
      </w:r>
      <w:r>
        <w:rPr>
          <w:rFonts w:hint="eastAsia" w:ascii="宋体" w:hAnsi="宋体"/>
        </w:rPr>
        <w:t>之间交换的信息流。</w:t>
      </w:r>
    </w:p>
    <w:p w14:paraId="73972921">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7</w:t>
      </w:r>
      <w:r>
        <w:rPr>
          <w:rFonts w:hint="eastAsia" w:ascii="黑体" w:hAnsi="黑体" w:cs="黑体"/>
          <w:sz w:val="21"/>
          <w:szCs w:val="21"/>
        </w:rPr>
        <w:fldChar w:fldCharType="end"/>
      </w:r>
      <w:r>
        <w:rPr>
          <w:rFonts w:hint="eastAsia" w:ascii="黑体" w:hAnsi="黑体" w:cs="黑体"/>
          <w:sz w:val="21"/>
          <w:szCs w:val="21"/>
        </w:rPr>
        <w:t xml:space="preserve"> 更新意图实例操作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018"/>
        <w:gridCol w:w="4613"/>
      </w:tblGrid>
      <w:tr w14:paraId="02CF8D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327"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21B991D5">
            <w:pPr>
              <w:pStyle w:val="271"/>
              <w:rPr>
                <w:rFonts w:hint="eastAsia" w:ascii="宋体" w:hAnsi="宋体" w:cs="宋体"/>
                <w:b w:val="0"/>
                <w:bCs/>
              </w:rPr>
            </w:pPr>
            <w:r>
              <w:rPr>
                <w:rFonts w:hint="eastAsia" w:ascii="宋体" w:hAnsi="宋体" w:cs="宋体"/>
                <w:b w:val="0"/>
                <w:bCs/>
              </w:rPr>
              <w:t>消息</w:t>
            </w:r>
          </w:p>
        </w:tc>
        <w:tc>
          <w:tcPr>
            <w:tcW w:w="2672"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3224C149">
            <w:pPr>
              <w:pStyle w:val="271"/>
              <w:rPr>
                <w:rFonts w:hint="eastAsia" w:ascii="宋体" w:hAnsi="宋体" w:cs="宋体"/>
                <w:b w:val="0"/>
                <w:bCs/>
              </w:rPr>
            </w:pPr>
            <w:r>
              <w:rPr>
                <w:rFonts w:hint="eastAsia" w:ascii="宋体" w:hAnsi="宋体" w:cs="宋体"/>
                <w:b w:val="0"/>
                <w:bCs/>
              </w:rPr>
              <w:t>方向</w:t>
            </w:r>
          </w:p>
        </w:tc>
      </w:tr>
      <w:tr w14:paraId="2E5072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45" w:hRule="atLeast"/>
          <w:jc w:val="center"/>
        </w:trPr>
        <w:tc>
          <w:tcPr>
            <w:tcW w:w="2327" w:type="pct"/>
            <w:tcBorders>
              <w:top w:val="single" w:color="000000" w:sz="8" w:space="0"/>
              <w:left w:val="single" w:color="000000" w:sz="8" w:space="0"/>
            </w:tcBorders>
            <w:shd w:val="clear" w:color="auto" w:fill="FFFFFF"/>
            <w:tcMar>
              <w:left w:w="28" w:type="dxa"/>
            </w:tcMar>
            <w:vAlign w:val="center"/>
          </w:tcPr>
          <w:p w14:paraId="71B1FCCD">
            <w:pPr>
              <w:spacing w:before="40" w:after="40"/>
              <w:jc w:val="center"/>
              <w:rPr>
                <w:rFonts w:hint="eastAsia" w:ascii="宋体" w:hAnsi="宋体" w:cs="宋体"/>
                <w:kern w:val="0"/>
                <w:sz w:val="18"/>
                <w:szCs w:val="18"/>
              </w:rPr>
            </w:pPr>
            <w:r>
              <w:rPr>
                <w:rFonts w:hint="eastAsia" w:ascii="宋体" w:hAnsi="宋体" w:cs="宋体"/>
                <w:kern w:val="0"/>
                <w:sz w:val="18"/>
                <w:szCs w:val="18"/>
              </w:rPr>
              <w:t>UpdateIntentRequest</w:t>
            </w:r>
          </w:p>
        </w:tc>
        <w:tc>
          <w:tcPr>
            <w:tcW w:w="2672" w:type="pct"/>
            <w:tcBorders>
              <w:top w:val="single" w:color="000000" w:sz="8" w:space="0"/>
              <w:right w:val="single" w:color="000000" w:sz="8" w:space="0"/>
            </w:tcBorders>
            <w:shd w:val="clear" w:color="auto" w:fill="FFFFFF"/>
            <w:tcMar>
              <w:left w:w="28" w:type="dxa"/>
            </w:tcMar>
            <w:vAlign w:val="center"/>
          </w:tcPr>
          <w:p w14:paraId="47F0E6FF">
            <w:pPr>
              <w:jc w:val="center"/>
            </w:pPr>
            <w:r>
              <w:rPr>
                <w:sz w:val="18"/>
                <w:szCs w:val="18"/>
              </w:rPr>
              <w:t xml:space="preserve">意图所有者 </w:t>
            </w:r>
            <w:r>
              <w:rPr>
                <w:rFonts w:ascii="Wingdings" w:hAnsi="Wingdings"/>
                <w:sz w:val="18"/>
                <w:szCs w:val="18"/>
              </w:rPr>
              <w:t></w:t>
            </w:r>
            <w:r>
              <w:rPr>
                <w:sz w:val="18"/>
                <w:szCs w:val="18"/>
              </w:rPr>
              <w:t xml:space="preserve"> 意图处理者</w:t>
            </w:r>
          </w:p>
        </w:tc>
      </w:tr>
      <w:tr w14:paraId="0671B0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27" w:type="pct"/>
            <w:tcBorders>
              <w:left w:val="single" w:color="000000" w:sz="8" w:space="0"/>
              <w:bottom w:val="single" w:color="000000" w:sz="8" w:space="0"/>
            </w:tcBorders>
            <w:shd w:val="clear" w:color="auto" w:fill="FFFFFF"/>
            <w:tcMar>
              <w:left w:w="28" w:type="dxa"/>
            </w:tcMar>
            <w:vAlign w:val="center"/>
          </w:tcPr>
          <w:p w14:paraId="364A5ECE">
            <w:pPr>
              <w:spacing w:before="40" w:after="40"/>
              <w:jc w:val="center"/>
              <w:rPr>
                <w:rFonts w:hint="eastAsia" w:ascii="宋体" w:hAnsi="宋体" w:cs="宋体"/>
                <w:kern w:val="0"/>
                <w:sz w:val="18"/>
                <w:szCs w:val="18"/>
              </w:rPr>
            </w:pPr>
            <w:r>
              <w:rPr>
                <w:rFonts w:hint="eastAsia" w:ascii="宋体" w:hAnsi="宋体" w:cs="宋体"/>
                <w:kern w:val="0"/>
                <w:sz w:val="18"/>
                <w:szCs w:val="18"/>
              </w:rPr>
              <w:t>UpdateIntentResponse</w:t>
            </w:r>
          </w:p>
        </w:tc>
        <w:tc>
          <w:tcPr>
            <w:tcW w:w="2672" w:type="pct"/>
            <w:tcBorders>
              <w:bottom w:val="single" w:color="000000" w:sz="8" w:space="0"/>
              <w:right w:val="single" w:color="000000" w:sz="8" w:space="0"/>
            </w:tcBorders>
            <w:shd w:val="clear" w:color="auto" w:fill="FFFFFF"/>
            <w:tcMar>
              <w:left w:w="28" w:type="dxa"/>
            </w:tcMar>
            <w:vAlign w:val="center"/>
          </w:tcPr>
          <w:p w14:paraId="06C043FD">
            <w:pPr>
              <w:jc w:val="center"/>
            </w:pPr>
            <w:r>
              <w:rPr>
                <w:sz w:val="18"/>
                <w:szCs w:val="18"/>
              </w:rPr>
              <w:t xml:space="preserve">意图处理者 </w:t>
            </w:r>
            <w:r>
              <w:rPr>
                <w:rFonts w:ascii="Wingdings" w:hAnsi="Wingdings"/>
                <w:sz w:val="18"/>
                <w:szCs w:val="18"/>
              </w:rPr>
              <w:t></w:t>
            </w:r>
            <w:r>
              <w:rPr>
                <w:sz w:val="18"/>
                <w:szCs w:val="18"/>
              </w:rPr>
              <w:t xml:space="preserve"> 意图所有者</w:t>
            </w:r>
          </w:p>
        </w:tc>
      </w:tr>
    </w:tbl>
    <w:p w14:paraId="02BD53E8">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460" w:name="_Toc7023"/>
      <w:bookmarkStart w:id="1461" w:name="_Toc10615"/>
      <w:bookmarkStart w:id="1462" w:name="_Toc23790"/>
      <w:bookmarkStart w:id="1463" w:name="_Toc30618"/>
      <w:bookmarkStart w:id="1464" w:name="_Toc20078"/>
      <w:bookmarkStart w:id="1465" w:name="_Toc4505"/>
      <w:bookmarkStart w:id="1466" w:name="_Toc3241"/>
      <w:bookmarkStart w:id="1467" w:name="_Toc25281"/>
      <w:bookmarkStart w:id="1468" w:name="_Toc21352"/>
      <w:bookmarkStart w:id="1469" w:name="_Toc20013"/>
      <w:bookmarkStart w:id="1470" w:name="_Toc8855"/>
      <w:bookmarkStart w:id="1471" w:name="_Toc31095"/>
      <w:bookmarkStart w:id="1472" w:name="_Toc32424"/>
      <w:bookmarkStart w:id="1473" w:name="_Toc9036"/>
      <w:bookmarkStart w:id="1474" w:name="_Toc32177"/>
      <w:r>
        <w:rPr>
          <w:rFonts w:hint="eastAsia"/>
          <w:b w:val="0"/>
          <w:bCs w:val="0"/>
        </w:rPr>
        <w:t>输入参数</w:t>
      </w:r>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p>
    <w:p w14:paraId="46B39815">
      <w:pPr>
        <w:ind w:firstLine="420" w:firstLineChars="200"/>
        <w:rPr>
          <w:rFonts w:hint="eastAsia" w:ascii="宋体" w:hAnsi="宋体"/>
        </w:rPr>
      </w:pPr>
      <w:r>
        <w:rPr>
          <w:rFonts w:hint="eastAsia" w:ascii="宋体" w:hAnsi="宋体"/>
        </w:rPr>
        <w:t>调用操作时发送的输入参数应遵循表</w:t>
      </w:r>
      <w:r>
        <w:rPr>
          <w:rFonts w:ascii="宋体" w:hAnsi="宋体"/>
        </w:rPr>
        <w:t>8</w:t>
      </w:r>
      <w:r>
        <w:rPr>
          <w:rFonts w:hint="eastAsia" w:ascii="宋体" w:hAnsi="宋体"/>
        </w:rPr>
        <w:t>中</w:t>
      </w:r>
      <w:r>
        <w:rPr>
          <w:rFonts w:ascii="宋体" w:hAnsi="宋体"/>
        </w:rPr>
        <w:t>指定的要求</w:t>
      </w:r>
      <w:r>
        <w:rPr>
          <w:rFonts w:hint="eastAsia" w:ascii="宋体" w:hAnsi="宋体"/>
        </w:rPr>
        <w:t>。</w:t>
      </w:r>
    </w:p>
    <w:p w14:paraId="0B93B533">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8</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更新意图实例操作输入参数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2527"/>
        <w:gridCol w:w="834"/>
        <w:gridCol w:w="934"/>
        <w:gridCol w:w="1622"/>
        <w:gridCol w:w="2713"/>
      </w:tblGrid>
      <w:tr w14:paraId="309FD5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blHeader/>
          <w:jc w:val="center"/>
        </w:trPr>
        <w:tc>
          <w:tcPr>
            <w:tcW w:w="1463"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3A3D81B1">
            <w:pPr>
              <w:pStyle w:val="271"/>
              <w:rPr>
                <w:rFonts w:hint="eastAsia" w:ascii="宋体" w:hAnsi="宋体" w:cs="宋体"/>
                <w:b w:val="0"/>
                <w:bCs/>
              </w:rPr>
            </w:pPr>
            <w:r>
              <w:rPr>
                <w:rFonts w:hint="eastAsia" w:ascii="宋体" w:hAnsi="宋体" w:cs="宋体"/>
                <w:b w:val="0"/>
                <w:bCs/>
              </w:rPr>
              <w:t>参数</w:t>
            </w:r>
          </w:p>
        </w:tc>
        <w:tc>
          <w:tcPr>
            <w:tcW w:w="483" w:type="pct"/>
            <w:tcBorders>
              <w:top w:val="single" w:color="000000" w:sz="8" w:space="0"/>
              <w:bottom w:val="single" w:color="000000" w:sz="8" w:space="0"/>
            </w:tcBorders>
            <w:shd w:val="clear" w:color="auto" w:fill="FFFFFF" w:themeFill="background1"/>
            <w:tcMar>
              <w:left w:w="28" w:type="dxa"/>
            </w:tcMar>
            <w:vAlign w:val="center"/>
          </w:tcPr>
          <w:p w14:paraId="3459549E">
            <w:pPr>
              <w:pStyle w:val="271"/>
              <w:rPr>
                <w:rFonts w:hint="eastAsia" w:ascii="宋体" w:hAnsi="宋体" w:cs="宋体"/>
                <w:b w:val="0"/>
                <w:bCs/>
              </w:rPr>
            </w:pPr>
            <w:r>
              <w:rPr>
                <w:rFonts w:hint="eastAsia" w:ascii="宋体" w:hAnsi="宋体" w:cs="宋体"/>
                <w:b w:val="0"/>
                <w:bCs/>
              </w:rPr>
              <w:t>限定符</w:t>
            </w:r>
          </w:p>
        </w:tc>
        <w:tc>
          <w:tcPr>
            <w:tcW w:w="541" w:type="pct"/>
            <w:tcBorders>
              <w:top w:val="single" w:color="000000" w:sz="8" w:space="0"/>
              <w:bottom w:val="single" w:color="000000" w:sz="8" w:space="0"/>
            </w:tcBorders>
            <w:shd w:val="clear" w:color="auto" w:fill="FFFFFF" w:themeFill="background1"/>
            <w:tcMar>
              <w:left w:w="28" w:type="dxa"/>
            </w:tcMar>
            <w:vAlign w:val="center"/>
          </w:tcPr>
          <w:p w14:paraId="1EF1EF36">
            <w:pPr>
              <w:pStyle w:val="271"/>
              <w:rPr>
                <w:rFonts w:hint="eastAsia" w:ascii="宋体" w:hAnsi="宋体" w:cs="宋体"/>
                <w:b w:val="0"/>
                <w:bCs/>
              </w:rPr>
            </w:pPr>
            <w:r>
              <w:rPr>
                <w:rFonts w:hint="eastAsia" w:ascii="宋体" w:hAnsi="宋体" w:cs="宋体"/>
                <w:b w:val="0"/>
                <w:bCs/>
              </w:rPr>
              <w:t>基数</w:t>
            </w:r>
          </w:p>
        </w:tc>
        <w:tc>
          <w:tcPr>
            <w:tcW w:w="940" w:type="pct"/>
            <w:tcBorders>
              <w:top w:val="single" w:color="000000" w:sz="8" w:space="0"/>
              <w:bottom w:val="single" w:color="000000" w:sz="8" w:space="0"/>
            </w:tcBorders>
            <w:shd w:val="clear" w:color="auto" w:fill="FFFFFF" w:themeFill="background1"/>
            <w:tcMar>
              <w:left w:w="28" w:type="dxa"/>
            </w:tcMar>
            <w:vAlign w:val="center"/>
          </w:tcPr>
          <w:p w14:paraId="0E442020">
            <w:pPr>
              <w:pStyle w:val="271"/>
              <w:rPr>
                <w:rFonts w:hint="eastAsia" w:ascii="宋体" w:hAnsi="宋体" w:cs="宋体"/>
                <w:b w:val="0"/>
                <w:bCs/>
              </w:rPr>
            </w:pPr>
            <w:r>
              <w:rPr>
                <w:rFonts w:hint="eastAsia" w:ascii="宋体" w:hAnsi="宋体" w:cs="宋体"/>
                <w:b w:val="0"/>
                <w:bCs/>
              </w:rPr>
              <w:t>内容</w:t>
            </w:r>
          </w:p>
        </w:tc>
        <w:tc>
          <w:tcPr>
            <w:tcW w:w="1571"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1381A2F4">
            <w:pPr>
              <w:pStyle w:val="271"/>
              <w:rPr>
                <w:rFonts w:hint="eastAsia" w:ascii="宋体" w:hAnsi="宋体" w:cs="宋体"/>
                <w:b w:val="0"/>
                <w:bCs/>
              </w:rPr>
            </w:pPr>
            <w:r>
              <w:rPr>
                <w:rFonts w:hint="eastAsia" w:ascii="宋体" w:hAnsi="宋体" w:cs="宋体"/>
                <w:b w:val="0"/>
                <w:bCs/>
              </w:rPr>
              <w:t>说明</w:t>
            </w:r>
          </w:p>
        </w:tc>
      </w:tr>
      <w:tr w14:paraId="466CEB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463" w:type="pct"/>
            <w:tcBorders>
              <w:top w:val="single" w:color="000000" w:sz="8" w:space="0"/>
              <w:left w:val="single" w:color="000000" w:sz="8" w:space="0"/>
            </w:tcBorders>
            <w:shd w:val="clear" w:color="auto" w:fill="FFFFFF"/>
            <w:tcMar>
              <w:left w:w="28" w:type="dxa"/>
            </w:tcMar>
            <w:vAlign w:val="center"/>
          </w:tcPr>
          <w:p w14:paraId="377D897E">
            <w:pPr>
              <w:pStyle w:val="269"/>
              <w:jc w:val="center"/>
              <w:rPr>
                <w:rFonts w:hint="eastAsia" w:ascii="宋体" w:hAnsi="宋体" w:cs="宋体"/>
              </w:rPr>
            </w:pPr>
            <w:r>
              <w:rPr>
                <w:rFonts w:hint="eastAsia" w:ascii="宋体" w:hAnsi="宋体" w:cs="宋体"/>
              </w:rPr>
              <w:t>intentObject</w:t>
            </w:r>
          </w:p>
        </w:tc>
        <w:tc>
          <w:tcPr>
            <w:tcW w:w="483" w:type="pct"/>
            <w:tcBorders>
              <w:top w:val="single" w:color="000000" w:sz="8" w:space="0"/>
            </w:tcBorders>
            <w:shd w:val="clear" w:color="auto" w:fill="FFFFFF"/>
            <w:tcMar>
              <w:left w:w="28" w:type="dxa"/>
            </w:tcMar>
            <w:vAlign w:val="center"/>
          </w:tcPr>
          <w:p w14:paraId="2675F566">
            <w:pPr>
              <w:pStyle w:val="269"/>
              <w:jc w:val="center"/>
              <w:rPr>
                <w:rFonts w:hint="eastAsia" w:ascii="宋体" w:hAnsi="宋体" w:cs="宋体"/>
              </w:rPr>
            </w:pPr>
            <w:r>
              <w:rPr>
                <w:rFonts w:hint="eastAsia" w:ascii="宋体" w:hAnsi="宋体" w:cs="宋体"/>
              </w:rPr>
              <w:t>M</w:t>
            </w:r>
          </w:p>
        </w:tc>
        <w:tc>
          <w:tcPr>
            <w:tcW w:w="541" w:type="pct"/>
            <w:tcBorders>
              <w:top w:val="single" w:color="000000" w:sz="8" w:space="0"/>
            </w:tcBorders>
            <w:shd w:val="clear" w:color="auto" w:fill="FFFFFF"/>
            <w:tcMar>
              <w:left w:w="28" w:type="dxa"/>
            </w:tcMar>
            <w:vAlign w:val="center"/>
          </w:tcPr>
          <w:p w14:paraId="2A594FBB">
            <w:pPr>
              <w:pStyle w:val="269"/>
              <w:jc w:val="center"/>
              <w:rPr>
                <w:rFonts w:hint="eastAsia" w:ascii="宋体" w:hAnsi="宋体" w:cs="宋体"/>
              </w:rPr>
            </w:pPr>
            <w:r>
              <w:rPr>
                <w:rFonts w:hint="eastAsia" w:ascii="宋体" w:hAnsi="宋体" w:cs="宋体"/>
              </w:rPr>
              <w:t>1</w:t>
            </w:r>
          </w:p>
        </w:tc>
        <w:tc>
          <w:tcPr>
            <w:tcW w:w="940" w:type="pct"/>
            <w:tcBorders>
              <w:top w:val="single" w:color="000000" w:sz="8" w:space="0"/>
            </w:tcBorders>
            <w:shd w:val="clear" w:color="auto" w:fill="FFFFFF"/>
            <w:tcMar>
              <w:left w:w="28" w:type="dxa"/>
            </w:tcMar>
            <w:vAlign w:val="center"/>
          </w:tcPr>
          <w:p w14:paraId="070C37AF">
            <w:pPr>
              <w:pStyle w:val="269"/>
              <w:jc w:val="center"/>
              <w:rPr>
                <w:rFonts w:hint="eastAsia" w:ascii="宋体" w:hAnsi="宋体" w:cs="宋体"/>
              </w:rPr>
            </w:pPr>
            <w:r>
              <w:rPr>
                <w:rFonts w:hint="eastAsia" w:ascii="宋体" w:hAnsi="宋体" w:cs="宋体"/>
              </w:rPr>
              <w:t>IntentObject</w:t>
            </w:r>
          </w:p>
        </w:tc>
        <w:tc>
          <w:tcPr>
            <w:tcW w:w="1571" w:type="pct"/>
            <w:tcBorders>
              <w:top w:val="single" w:color="000000" w:sz="8" w:space="0"/>
              <w:right w:val="single" w:color="000000" w:sz="8" w:space="0"/>
            </w:tcBorders>
            <w:shd w:val="clear" w:color="auto" w:fill="FFFFFF"/>
            <w:tcMar>
              <w:left w:w="28" w:type="dxa"/>
            </w:tcMar>
          </w:tcPr>
          <w:p w14:paraId="040083D5">
            <w:pPr>
              <w:pStyle w:val="269"/>
            </w:pPr>
            <w:r>
              <w:rPr>
                <w:rFonts w:hint="eastAsia"/>
                <w:shd w:val="clear" w:color="auto" w:fill="FFFFFF"/>
              </w:rPr>
              <w:t>描述期望、要求和约束的意图表达。</w:t>
            </w:r>
          </w:p>
        </w:tc>
      </w:tr>
      <w:tr w14:paraId="4F6C3F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463" w:type="pct"/>
            <w:tcBorders>
              <w:left w:val="single" w:color="000000" w:sz="8" w:space="0"/>
              <w:bottom w:val="single" w:color="000000" w:sz="8" w:space="0"/>
            </w:tcBorders>
            <w:shd w:val="clear" w:color="auto" w:fill="FFFFFF"/>
            <w:tcMar>
              <w:left w:w="28" w:type="dxa"/>
            </w:tcMar>
          </w:tcPr>
          <w:p w14:paraId="3146BD51">
            <w:pPr>
              <w:pStyle w:val="269"/>
              <w:jc w:val="center"/>
              <w:rPr>
                <w:rFonts w:hint="eastAsia" w:ascii="宋体" w:hAnsi="宋体" w:cs="宋体"/>
              </w:rPr>
            </w:pPr>
            <w:r>
              <w:rPr>
                <w:rFonts w:hint="eastAsia" w:ascii="宋体" w:hAnsi="宋体" w:cs="宋体"/>
              </w:rPr>
              <w:t>intentObjectInstanceId</w:t>
            </w:r>
          </w:p>
        </w:tc>
        <w:tc>
          <w:tcPr>
            <w:tcW w:w="483" w:type="pct"/>
            <w:tcBorders>
              <w:bottom w:val="single" w:color="000000" w:sz="8" w:space="0"/>
            </w:tcBorders>
            <w:shd w:val="clear" w:color="auto" w:fill="FFFFFF"/>
            <w:tcMar>
              <w:left w:w="28" w:type="dxa"/>
            </w:tcMar>
          </w:tcPr>
          <w:p w14:paraId="7CB9AC75">
            <w:pPr>
              <w:pStyle w:val="269"/>
              <w:jc w:val="center"/>
              <w:rPr>
                <w:rFonts w:hint="eastAsia" w:ascii="宋体" w:hAnsi="宋体" w:cs="宋体"/>
              </w:rPr>
            </w:pPr>
            <w:r>
              <w:rPr>
                <w:rFonts w:hint="eastAsia" w:ascii="宋体" w:hAnsi="宋体" w:cs="宋体"/>
              </w:rPr>
              <w:t>M</w:t>
            </w:r>
          </w:p>
        </w:tc>
        <w:tc>
          <w:tcPr>
            <w:tcW w:w="541" w:type="pct"/>
            <w:tcBorders>
              <w:bottom w:val="single" w:color="000000" w:sz="8" w:space="0"/>
            </w:tcBorders>
            <w:shd w:val="clear" w:color="auto" w:fill="FFFFFF"/>
            <w:tcMar>
              <w:left w:w="28" w:type="dxa"/>
            </w:tcMar>
          </w:tcPr>
          <w:p w14:paraId="65298C72">
            <w:pPr>
              <w:pStyle w:val="269"/>
              <w:jc w:val="center"/>
              <w:rPr>
                <w:rFonts w:hint="eastAsia" w:ascii="宋体" w:hAnsi="宋体" w:cs="宋体"/>
              </w:rPr>
            </w:pPr>
            <w:r>
              <w:rPr>
                <w:rFonts w:hint="eastAsia" w:ascii="宋体" w:hAnsi="宋体" w:cs="宋体"/>
              </w:rPr>
              <w:t>1</w:t>
            </w:r>
          </w:p>
        </w:tc>
        <w:tc>
          <w:tcPr>
            <w:tcW w:w="940" w:type="pct"/>
            <w:tcBorders>
              <w:bottom w:val="single" w:color="000000" w:sz="8" w:space="0"/>
            </w:tcBorders>
            <w:shd w:val="clear" w:color="auto" w:fill="FFFFFF"/>
            <w:tcMar>
              <w:left w:w="28" w:type="dxa"/>
            </w:tcMar>
          </w:tcPr>
          <w:p w14:paraId="6E561B37">
            <w:pPr>
              <w:pStyle w:val="269"/>
              <w:jc w:val="center"/>
              <w:rPr>
                <w:rFonts w:hint="eastAsia" w:ascii="宋体" w:hAnsi="宋体" w:cs="宋体"/>
              </w:rPr>
            </w:pPr>
            <w:r>
              <w:rPr>
                <w:rFonts w:hint="eastAsia" w:ascii="宋体" w:hAnsi="宋体" w:cs="宋体"/>
              </w:rPr>
              <w:t>Identifier</w:t>
            </w:r>
          </w:p>
        </w:tc>
        <w:tc>
          <w:tcPr>
            <w:tcW w:w="1571" w:type="pct"/>
            <w:tcBorders>
              <w:bottom w:val="single" w:color="000000" w:sz="8" w:space="0"/>
              <w:right w:val="single" w:color="000000" w:sz="8" w:space="0"/>
            </w:tcBorders>
            <w:shd w:val="clear" w:color="auto" w:fill="FFFFFF"/>
            <w:tcMar>
              <w:left w:w="28" w:type="dxa"/>
            </w:tcMar>
          </w:tcPr>
          <w:p w14:paraId="1D1931D7">
            <w:pPr>
              <w:pStyle w:val="269"/>
              <w:rPr>
                <w:shd w:val="clear" w:color="auto" w:fill="FFFFFF"/>
              </w:rPr>
            </w:pPr>
            <w:r>
              <w:rPr>
                <w:rFonts w:hint="eastAsia"/>
                <w:shd w:val="clear" w:color="auto" w:fill="FFFFFF"/>
              </w:rPr>
              <w:t>待更新的意图实例的标识符。</w:t>
            </w:r>
          </w:p>
        </w:tc>
      </w:tr>
    </w:tbl>
    <w:p w14:paraId="38EC18E2">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475" w:name="_Toc18451"/>
      <w:bookmarkStart w:id="1476" w:name="_Toc25524"/>
      <w:bookmarkStart w:id="1477" w:name="_Toc6134"/>
      <w:bookmarkStart w:id="1478" w:name="_Toc25004"/>
      <w:bookmarkStart w:id="1479" w:name="_Toc4843"/>
      <w:bookmarkStart w:id="1480" w:name="_Toc28231"/>
      <w:bookmarkStart w:id="1481" w:name="_Toc10630"/>
      <w:bookmarkStart w:id="1482" w:name="_Toc18939"/>
      <w:bookmarkStart w:id="1483" w:name="_Toc30950"/>
      <w:bookmarkStart w:id="1484" w:name="_Toc16273"/>
      <w:bookmarkStart w:id="1485" w:name="_Toc18362"/>
      <w:bookmarkStart w:id="1486" w:name="_Toc10422"/>
      <w:bookmarkStart w:id="1487" w:name="_Toc22257"/>
      <w:bookmarkStart w:id="1488" w:name="_Toc13478"/>
      <w:bookmarkStart w:id="1489" w:name="_Toc20296"/>
      <w:r>
        <w:rPr>
          <w:rFonts w:hint="eastAsia"/>
          <w:b w:val="0"/>
          <w:bCs w:val="0"/>
        </w:rPr>
        <w:t>输出参数</w:t>
      </w:r>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p>
    <w:p w14:paraId="35B67543">
      <w:pPr>
        <w:ind w:firstLine="420" w:firstLineChars="200"/>
      </w:pPr>
      <w:ins w:id="176" w:author="CMCC-0926" w:date="2025-10-20T14:17:41Z">
        <w:r>
          <w:rPr>
            <w:rFonts w:hint="eastAsia"/>
            <w:lang w:val="en-US" w:eastAsia="zh-CN"/>
          </w:rPr>
          <w:t>该</w:t>
        </w:r>
      </w:ins>
      <w:ins w:id="177" w:author="CMCC-0926" w:date="2025-10-20T14:17:42Z">
        <w:r>
          <w:rPr>
            <w:rFonts w:hint="eastAsia"/>
            <w:lang w:val="en-US" w:eastAsia="zh-CN"/>
          </w:rPr>
          <w:t>操作</w:t>
        </w:r>
      </w:ins>
      <w:ins w:id="178" w:author="CMCC-0926" w:date="2025-10-20T14:17:43Z">
        <w:r>
          <w:rPr>
            <w:rFonts w:hint="eastAsia"/>
            <w:lang w:val="en-US" w:eastAsia="zh-CN"/>
          </w:rPr>
          <w:t>无</w:t>
        </w:r>
      </w:ins>
      <w:ins w:id="179" w:author="CMCC-0926" w:date="2025-10-20T14:17:45Z">
        <w:r>
          <w:rPr>
            <w:rFonts w:hint="eastAsia"/>
            <w:lang w:val="en-US" w:eastAsia="zh-CN"/>
          </w:rPr>
          <w:t>输出参数</w:t>
        </w:r>
      </w:ins>
      <w:del w:id="180" w:author="CMCC-0926" w:date="2025-10-20T14:17:40Z">
        <w:commentRangeStart w:id="8"/>
        <w:r>
          <w:rPr/>
          <w:delText>无</w:delText>
        </w:r>
      </w:del>
      <w:r>
        <w:rPr>
          <w:rFonts w:hint="eastAsia"/>
        </w:rPr>
        <w:t>。</w:t>
      </w:r>
      <w:commentRangeEnd w:id="8"/>
      <w:r>
        <w:commentReference w:id="8"/>
      </w:r>
    </w:p>
    <w:p w14:paraId="606428B5">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490" w:name="_Toc4763"/>
      <w:bookmarkStart w:id="1491" w:name="_Toc28282"/>
      <w:bookmarkStart w:id="1492" w:name="_Toc13398"/>
      <w:bookmarkStart w:id="1493" w:name="_Toc958"/>
      <w:bookmarkStart w:id="1494" w:name="_Toc26145"/>
      <w:bookmarkStart w:id="1495" w:name="_Toc11099"/>
      <w:bookmarkStart w:id="1496" w:name="_Toc12487"/>
      <w:bookmarkStart w:id="1497" w:name="_Toc30550"/>
      <w:bookmarkStart w:id="1498" w:name="_Toc27135"/>
      <w:bookmarkStart w:id="1499" w:name="_Toc30911"/>
      <w:bookmarkStart w:id="1500" w:name="_Toc8450"/>
      <w:bookmarkStart w:id="1501" w:name="_Toc14583"/>
      <w:bookmarkStart w:id="1502" w:name="_Toc28556"/>
      <w:bookmarkStart w:id="1503" w:name="_Toc6387"/>
      <w:bookmarkStart w:id="1504" w:name="_Toc9473"/>
      <w:r>
        <w:rPr>
          <w:rFonts w:hint="eastAsia"/>
          <w:b w:val="0"/>
          <w:bCs w:val="0"/>
        </w:rPr>
        <w:t>操作结果</w:t>
      </w:r>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p>
    <w:p w14:paraId="4A1722C2">
      <w:pPr>
        <w:ind w:firstLine="420" w:firstLineChars="200"/>
      </w:pPr>
      <w:r>
        <w:t>如果成功，意图处理者</w:t>
      </w:r>
      <w:r>
        <w:rPr>
          <w:rFonts w:hint="eastAsia"/>
          <w:lang w:eastAsia="zh"/>
        </w:rPr>
        <w:t>应</w:t>
      </w:r>
      <w:r>
        <w:t>更新对应的意图实例。</w:t>
      </w:r>
    </w:p>
    <w:p w14:paraId="4FCE3FF6">
      <w:pPr>
        <w:ind w:firstLine="420" w:firstLineChars="200"/>
      </w:pPr>
      <w:r>
        <w:t>如果失败，意图处理者</w:t>
      </w:r>
      <w:r>
        <w:rPr>
          <w:rFonts w:hint="eastAsia"/>
          <w:lang w:eastAsia="zh"/>
        </w:rPr>
        <w:t>应</w:t>
      </w:r>
      <w:r>
        <w:t>返回相应的错误信息以及可能的原因。</w:t>
      </w:r>
    </w:p>
    <w:p w14:paraId="277B1DC8">
      <w:pPr>
        <w:pStyle w:val="4"/>
        <w:rPr>
          <w:b w:val="0"/>
          <w:bCs w:val="0"/>
        </w:rPr>
      </w:pPr>
      <w:bookmarkStart w:id="1505" w:name="_Toc9817"/>
      <w:bookmarkStart w:id="1506" w:name="_Toc269273601"/>
      <w:bookmarkStart w:id="1507" w:name="_Toc1024047850"/>
      <w:bookmarkStart w:id="1508" w:name="_Toc23043"/>
      <w:bookmarkStart w:id="1509" w:name="_Toc1237941853"/>
      <w:bookmarkStart w:id="1510" w:name="_Toc7822"/>
      <w:bookmarkStart w:id="1511" w:name="_Toc1597"/>
      <w:bookmarkStart w:id="1512" w:name="_Toc26801"/>
      <w:bookmarkStart w:id="1513" w:name="_Toc932"/>
      <w:bookmarkStart w:id="1514" w:name="_Toc10343"/>
      <w:bookmarkStart w:id="1515" w:name="_Toc1756327051"/>
      <w:bookmarkStart w:id="1516" w:name="_Toc16560"/>
      <w:bookmarkStart w:id="1517" w:name="_Toc618"/>
      <w:bookmarkStart w:id="1518" w:name="_Toc14933"/>
      <w:bookmarkStart w:id="1519" w:name="_Toc1177"/>
      <w:bookmarkStart w:id="1520" w:name="_Toc15583"/>
      <w:bookmarkStart w:id="1521" w:name="_Toc18804"/>
      <w:bookmarkStart w:id="1522" w:name="_Toc16211"/>
      <w:r>
        <w:rPr>
          <w:rFonts w:hint="eastAsia"/>
          <w:b w:val="0"/>
          <w:bCs w:val="0"/>
        </w:rPr>
        <w:t>查询意图实例操作</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p>
    <w:p w14:paraId="624BEED3">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523" w:name="_Toc2942"/>
      <w:bookmarkStart w:id="1524" w:name="_Toc23767"/>
      <w:bookmarkStart w:id="1525" w:name="_Toc30672"/>
      <w:bookmarkStart w:id="1526" w:name="_Toc13190"/>
      <w:bookmarkStart w:id="1527" w:name="_Toc29070"/>
      <w:bookmarkStart w:id="1528" w:name="_Toc22522"/>
      <w:bookmarkStart w:id="1529" w:name="_Toc4777"/>
      <w:bookmarkStart w:id="1530" w:name="_Toc6767"/>
      <w:bookmarkStart w:id="1531" w:name="_Toc22401"/>
      <w:bookmarkStart w:id="1532" w:name="_Toc2210"/>
      <w:bookmarkStart w:id="1533" w:name="_Toc11625"/>
      <w:bookmarkStart w:id="1534" w:name="_Toc12017"/>
      <w:bookmarkStart w:id="1535" w:name="_Toc18505"/>
      <w:bookmarkStart w:id="1536" w:name="_Toc32326"/>
      <w:r>
        <w:rPr>
          <w:rFonts w:hint="eastAsia"/>
          <w:b w:val="0"/>
          <w:bCs w:val="0"/>
        </w:rPr>
        <w:t>操作描述</w:t>
      </w:r>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p>
    <w:p w14:paraId="74955404">
      <w:pPr>
        <w:ind w:firstLine="420" w:firstLineChars="200"/>
      </w:pPr>
      <w:r>
        <w:t>意图所有者</w:t>
      </w:r>
      <w:r>
        <w:rPr>
          <w:shd w:val="clear" w:color="auto" w:fill="FFFFFF"/>
        </w:rPr>
        <w:t>用于</w:t>
      </w:r>
      <w:r>
        <w:rPr>
          <w:rFonts w:hint="eastAsia"/>
        </w:rPr>
        <w:t>向意图处理者请求</w:t>
      </w:r>
      <w:r>
        <w:rPr>
          <w:rFonts w:hint="eastAsia"/>
          <w:shd w:val="clear" w:color="auto" w:fill="FFFFFF"/>
        </w:rPr>
        <w:t>查询</w:t>
      </w:r>
      <w:r>
        <w:rPr>
          <w:shd w:val="clear" w:color="auto" w:fill="FFFFFF"/>
        </w:rPr>
        <w:t>现有意图实例。</w:t>
      </w:r>
    </w:p>
    <w:p w14:paraId="0843960A">
      <w:pPr>
        <w:ind w:firstLine="420" w:firstLineChars="200"/>
        <w:rPr>
          <w:rFonts w:hint="eastAsia" w:ascii="宋体" w:hAnsi="宋体"/>
        </w:rPr>
      </w:pPr>
      <w:r>
        <w:rPr>
          <w:rFonts w:hint="eastAsia" w:ascii="宋体" w:hAnsi="宋体"/>
        </w:rPr>
        <w:t>表</w:t>
      </w:r>
      <w:r>
        <w:rPr>
          <w:rFonts w:ascii="宋体" w:hAnsi="宋体"/>
        </w:rPr>
        <w:t>9</w:t>
      </w:r>
      <w:r>
        <w:rPr>
          <w:rFonts w:hint="eastAsia" w:ascii="宋体" w:hAnsi="宋体"/>
        </w:rPr>
        <w:t>列出了</w:t>
      </w:r>
      <w:r>
        <w:rPr>
          <w:rFonts w:ascii="宋体" w:hAnsi="宋体"/>
        </w:rPr>
        <w:t>意图所有者</w:t>
      </w:r>
      <w:r>
        <w:rPr>
          <w:rFonts w:hint="eastAsia" w:ascii="宋体" w:hAnsi="宋体"/>
        </w:rPr>
        <w:t>和</w:t>
      </w:r>
      <w:r>
        <w:rPr>
          <w:rFonts w:ascii="宋体" w:hAnsi="宋体"/>
        </w:rPr>
        <w:t>意图处理者</w:t>
      </w:r>
      <w:r>
        <w:rPr>
          <w:rFonts w:hint="eastAsia" w:ascii="宋体" w:hAnsi="宋体"/>
        </w:rPr>
        <w:t>之间交换的信息流。</w:t>
      </w:r>
    </w:p>
    <w:p w14:paraId="23B25B76">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9</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查询意图实例操作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018"/>
        <w:gridCol w:w="4613"/>
      </w:tblGrid>
      <w:tr w14:paraId="0D5813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27"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748E29F1">
            <w:pPr>
              <w:pStyle w:val="271"/>
              <w:rPr>
                <w:rFonts w:hint="eastAsia" w:ascii="宋体" w:hAnsi="宋体" w:cs="宋体"/>
                <w:b w:val="0"/>
                <w:bCs/>
              </w:rPr>
            </w:pPr>
            <w:r>
              <w:rPr>
                <w:rFonts w:hint="eastAsia" w:ascii="宋体" w:hAnsi="宋体" w:cs="宋体"/>
                <w:b w:val="0"/>
                <w:bCs/>
              </w:rPr>
              <w:t>消息</w:t>
            </w:r>
          </w:p>
        </w:tc>
        <w:tc>
          <w:tcPr>
            <w:tcW w:w="2672"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4895C9D5">
            <w:pPr>
              <w:pStyle w:val="271"/>
              <w:rPr>
                <w:rFonts w:hint="eastAsia" w:ascii="宋体" w:hAnsi="宋体" w:cs="宋体"/>
                <w:b w:val="0"/>
                <w:bCs/>
              </w:rPr>
            </w:pPr>
            <w:r>
              <w:rPr>
                <w:rFonts w:hint="eastAsia" w:ascii="宋体" w:hAnsi="宋体" w:cs="宋体"/>
                <w:b w:val="0"/>
                <w:bCs/>
              </w:rPr>
              <w:t>方向</w:t>
            </w:r>
          </w:p>
        </w:tc>
      </w:tr>
      <w:tr w14:paraId="0383EC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27" w:type="pct"/>
            <w:tcBorders>
              <w:top w:val="single" w:color="000000" w:sz="8" w:space="0"/>
              <w:left w:val="single" w:color="000000" w:sz="8" w:space="0"/>
            </w:tcBorders>
            <w:shd w:val="clear" w:color="auto" w:fill="FFFFFF"/>
            <w:tcMar>
              <w:left w:w="28" w:type="dxa"/>
            </w:tcMar>
          </w:tcPr>
          <w:p w14:paraId="592D58B0">
            <w:pPr>
              <w:jc w:val="center"/>
              <w:rPr>
                <w:rFonts w:hint="eastAsia" w:ascii="宋体" w:hAnsi="宋体" w:cs="宋体"/>
                <w:sz w:val="18"/>
                <w:szCs w:val="18"/>
              </w:rPr>
            </w:pPr>
            <w:r>
              <w:rPr>
                <w:rFonts w:hint="eastAsia" w:ascii="宋体" w:hAnsi="宋体" w:cs="宋体"/>
                <w:sz w:val="18"/>
                <w:szCs w:val="18"/>
              </w:rPr>
              <w:t>QueryIntentRequest</w:t>
            </w:r>
          </w:p>
        </w:tc>
        <w:tc>
          <w:tcPr>
            <w:tcW w:w="2672" w:type="pct"/>
            <w:tcBorders>
              <w:top w:val="single" w:color="000000" w:sz="8" w:space="0"/>
              <w:right w:val="single" w:color="000000" w:sz="8" w:space="0"/>
            </w:tcBorders>
            <w:shd w:val="clear" w:color="auto" w:fill="FFFFFF"/>
            <w:tcMar>
              <w:left w:w="28" w:type="dxa"/>
            </w:tcMar>
          </w:tcPr>
          <w:p w14:paraId="37A02245">
            <w:pPr>
              <w:jc w:val="center"/>
              <w:rPr>
                <w:sz w:val="18"/>
                <w:szCs w:val="18"/>
              </w:rPr>
            </w:pPr>
            <w:r>
              <w:rPr>
                <w:sz w:val="18"/>
                <w:szCs w:val="18"/>
              </w:rPr>
              <w:t xml:space="preserve">意图所有者 </w:t>
            </w:r>
            <w:r>
              <w:rPr>
                <w:rFonts w:ascii="Wingdings" w:hAnsi="Wingdings"/>
                <w:sz w:val="18"/>
                <w:szCs w:val="18"/>
              </w:rPr>
              <w:t></w:t>
            </w:r>
            <w:r>
              <w:rPr>
                <w:sz w:val="18"/>
                <w:szCs w:val="18"/>
              </w:rPr>
              <w:t xml:space="preserve"> 意图处理者</w:t>
            </w:r>
          </w:p>
        </w:tc>
      </w:tr>
      <w:tr w14:paraId="194A58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27" w:type="pct"/>
            <w:tcBorders>
              <w:left w:val="single" w:color="000000" w:sz="8" w:space="0"/>
              <w:bottom w:val="single" w:color="000000" w:sz="8" w:space="0"/>
            </w:tcBorders>
            <w:shd w:val="clear" w:color="auto" w:fill="FFFFFF"/>
            <w:tcMar>
              <w:left w:w="28" w:type="dxa"/>
            </w:tcMar>
          </w:tcPr>
          <w:p w14:paraId="322C4A28">
            <w:pPr>
              <w:jc w:val="center"/>
              <w:rPr>
                <w:rFonts w:hint="eastAsia" w:ascii="宋体" w:hAnsi="宋体" w:cs="宋体"/>
                <w:sz w:val="18"/>
                <w:szCs w:val="18"/>
              </w:rPr>
            </w:pPr>
            <w:r>
              <w:rPr>
                <w:rFonts w:hint="eastAsia" w:ascii="宋体" w:hAnsi="宋体" w:cs="宋体"/>
                <w:sz w:val="18"/>
                <w:szCs w:val="18"/>
              </w:rPr>
              <w:t>QueryIntentResponse</w:t>
            </w:r>
          </w:p>
        </w:tc>
        <w:tc>
          <w:tcPr>
            <w:tcW w:w="2672" w:type="pct"/>
            <w:tcBorders>
              <w:bottom w:val="single" w:color="000000" w:sz="8" w:space="0"/>
              <w:right w:val="single" w:color="000000" w:sz="8" w:space="0"/>
            </w:tcBorders>
            <w:shd w:val="clear" w:color="auto" w:fill="FFFFFF"/>
            <w:tcMar>
              <w:left w:w="28" w:type="dxa"/>
            </w:tcMar>
          </w:tcPr>
          <w:p w14:paraId="184B0650">
            <w:pPr>
              <w:jc w:val="center"/>
              <w:rPr>
                <w:sz w:val="18"/>
                <w:szCs w:val="18"/>
              </w:rPr>
            </w:pPr>
            <w:r>
              <w:rPr>
                <w:sz w:val="18"/>
                <w:szCs w:val="18"/>
              </w:rPr>
              <w:t xml:space="preserve">意图处理者 </w:t>
            </w:r>
            <w:r>
              <w:rPr>
                <w:rFonts w:ascii="Wingdings" w:hAnsi="Wingdings"/>
                <w:sz w:val="18"/>
                <w:szCs w:val="18"/>
              </w:rPr>
              <w:t></w:t>
            </w:r>
            <w:r>
              <w:rPr>
                <w:sz w:val="18"/>
                <w:szCs w:val="18"/>
              </w:rPr>
              <w:t xml:space="preserve"> 意图所有者</w:t>
            </w:r>
          </w:p>
        </w:tc>
      </w:tr>
    </w:tbl>
    <w:p w14:paraId="4AAB40DC">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537" w:name="_Toc1052"/>
      <w:bookmarkStart w:id="1538" w:name="_Toc26917"/>
      <w:bookmarkStart w:id="1539" w:name="_Toc13099"/>
      <w:bookmarkStart w:id="1540" w:name="_Toc6054"/>
      <w:bookmarkStart w:id="1541" w:name="_Toc13020"/>
      <w:bookmarkStart w:id="1542" w:name="_Toc29769"/>
      <w:bookmarkStart w:id="1543" w:name="_Toc14735"/>
      <w:bookmarkStart w:id="1544" w:name="_Toc9457"/>
      <w:bookmarkStart w:id="1545" w:name="_Toc29837"/>
      <w:bookmarkStart w:id="1546" w:name="_Toc23987"/>
      <w:bookmarkStart w:id="1547" w:name="_Toc3683"/>
      <w:bookmarkStart w:id="1548" w:name="_Toc7423"/>
      <w:bookmarkStart w:id="1549" w:name="_Toc16728"/>
      <w:bookmarkStart w:id="1550" w:name="_Toc30311"/>
      <w:r>
        <w:rPr>
          <w:rFonts w:hint="eastAsia"/>
          <w:b w:val="0"/>
          <w:bCs w:val="0"/>
        </w:rPr>
        <w:t>输入参数</w:t>
      </w:r>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p>
    <w:p w14:paraId="18121032">
      <w:pPr>
        <w:ind w:firstLine="420" w:firstLineChars="200"/>
        <w:rPr>
          <w:rFonts w:hint="eastAsia" w:ascii="宋体" w:hAnsi="宋体"/>
        </w:rPr>
      </w:pPr>
      <w:r>
        <w:rPr>
          <w:rFonts w:hint="eastAsia" w:ascii="宋体" w:hAnsi="宋体"/>
        </w:rPr>
        <w:t>调用操作时发送的输入参数应遵循表10中</w:t>
      </w:r>
      <w:r>
        <w:rPr>
          <w:rFonts w:ascii="宋体" w:hAnsi="宋体"/>
        </w:rPr>
        <w:t>指定的要求</w:t>
      </w:r>
      <w:r>
        <w:rPr>
          <w:rFonts w:hint="eastAsia" w:ascii="宋体" w:hAnsi="宋体"/>
        </w:rPr>
        <w:t>。</w:t>
      </w:r>
    </w:p>
    <w:p w14:paraId="42D50914">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10</w:t>
      </w:r>
      <w:r>
        <w:rPr>
          <w:rFonts w:hint="eastAsia" w:ascii="黑体" w:hAnsi="黑体" w:cs="黑体"/>
          <w:sz w:val="21"/>
          <w:szCs w:val="21"/>
        </w:rPr>
        <w:fldChar w:fldCharType="end"/>
      </w:r>
      <w:r>
        <w:rPr>
          <w:rFonts w:hint="eastAsia" w:ascii="黑体" w:hAnsi="黑体" w:cs="黑体"/>
          <w:sz w:val="21"/>
          <w:szCs w:val="21"/>
        </w:rPr>
        <w:t xml:space="preserve"> 查询意图实例操作输入参数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1896"/>
        <w:gridCol w:w="1014"/>
        <w:gridCol w:w="1017"/>
        <w:gridCol w:w="1588"/>
        <w:gridCol w:w="3115"/>
      </w:tblGrid>
      <w:tr w14:paraId="697704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1098" w:type="pct"/>
            <w:tcBorders>
              <w:top w:val="single" w:color="000000" w:sz="8" w:space="0"/>
              <w:left w:val="single" w:color="000000" w:sz="8" w:space="0"/>
              <w:bottom w:val="single" w:color="000000" w:sz="8" w:space="0"/>
            </w:tcBorders>
            <w:shd w:val="clear" w:color="auto" w:fill="FFFFFF" w:themeFill="background1"/>
            <w:tcMar>
              <w:left w:w="28" w:type="dxa"/>
            </w:tcMar>
          </w:tcPr>
          <w:p w14:paraId="4E8FBF3E">
            <w:pPr>
              <w:pStyle w:val="271"/>
              <w:rPr>
                <w:rFonts w:hint="eastAsia" w:ascii="宋体" w:hAnsi="宋体" w:cs="宋体"/>
                <w:b w:val="0"/>
                <w:bCs/>
              </w:rPr>
            </w:pPr>
            <w:r>
              <w:rPr>
                <w:rFonts w:hint="eastAsia" w:ascii="宋体" w:hAnsi="宋体" w:cs="宋体"/>
                <w:b w:val="0"/>
                <w:bCs/>
              </w:rPr>
              <w:t>参数</w:t>
            </w:r>
          </w:p>
        </w:tc>
        <w:tc>
          <w:tcPr>
            <w:tcW w:w="587" w:type="pct"/>
            <w:tcBorders>
              <w:top w:val="single" w:color="000000" w:sz="8" w:space="0"/>
              <w:bottom w:val="single" w:color="000000" w:sz="8" w:space="0"/>
            </w:tcBorders>
            <w:shd w:val="clear" w:color="auto" w:fill="FFFFFF" w:themeFill="background1"/>
            <w:tcMar>
              <w:left w:w="28" w:type="dxa"/>
            </w:tcMar>
          </w:tcPr>
          <w:p w14:paraId="609A41B7">
            <w:pPr>
              <w:pStyle w:val="271"/>
              <w:rPr>
                <w:rFonts w:hint="eastAsia" w:ascii="宋体" w:hAnsi="宋体" w:cs="宋体"/>
                <w:b w:val="0"/>
                <w:bCs/>
              </w:rPr>
            </w:pPr>
            <w:r>
              <w:rPr>
                <w:rFonts w:hint="eastAsia" w:ascii="宋体" w:hAnsi="宋体" w:cs="宋体"/>
                <w:b w:val="0"/>
                <w:bCs/>
              </w:rPr>
              <w:t>限定符</w:t>
            </w:r>
          </w:p>
        </w:tc>
        <w:tc>
          <w:tcPr>
            <w:tcW w:w="589" w:type="pct"/>
            <w:tcBorders>
              <w:top w:val="single" w:color="000000" w:sz="8" w:space="0"/>
              <w:bottom w:val="single" w:color="000000" w:sz="8" w:space="0"/>
            </w:tcBorders>
            <w:shd w:val="clear" w:color="auto" w:fill="FFFFFF" w:themeFill="background1"/>
            <w:tcMar>
              <w:left w:w="28" w:type="dxa"/>
            </w:tcMar>
          </w:tcPr>
          <w:p w14:paraId="56B6EB81">
            <w:pPr>
              <w:pStyle w:val="271"/>
              <w:rPr>
                <w:rFonts w:hint="eastAsia" w:ascii="宋体" w:hAnsi="宋体" w:cs="宋体"/>
                <w:b w:val="0"/>
                <w:bCs/>
              </w:rPr>
            </w:pPr>
            <w:r>
              <w:rPr>
                <w:rFonts w:hint="eastAsia" w:ascii="宋体" w:hAnsi="宋体" w:cs="宋体"/>
                <w:b w:val="0"/>
                <w:bCs/>
              </w:rPr>
              <w:t>基数</w:t>
            </w:r>
          </w:p>
        </w:tc>
        <w:tc>
          <w:tcPr>
            <w:tcW w:w="920" w:type="pct"/>
            <w:tcBorders>
              <w:top w:val="single" w:color="000000" w:sz="8" w:space="0"/>
              <w:bottom w:val="single" w:color="000000" w:sz="8" w:space="0"/>
            </w:tcBorders>
            <w:shd w:val="clear" w:color="auto" w:fill="FFFFFF" w:themeFill="background1"/>
            <w:tcMar>
              <w:left w:w="28" w:type="dxa"/>
            </w:tcMar>
          </w:tcPr>
          <w:p w14:paraId="00D0B623">
            <w:pPr>
              <w:pStyle w:val="271"/>
              <w:rPr>
                <w:rFonts w:hint="eastAsia" w:ascii="宋体" w:hAnsi="宋体" w:cs="宋体"/>
                <w:b w:val="0"/>
                <w:bCs/>
              </w:rPr>
            </w:pPr>
            <w:r>
              <w:rPr>
                <w:rFonts w:hint="eastAsia" w:ascii="宋体" w:hAnsi="宋体" w:cs="宋体"/>
                <w:b w:val="0"/>
                <w:bCs/>
              </w:rPr>
              <w:t>内容</w:t>
            </w:r>
          </w:p>
        </w:tc>
        <w:tc>
          <w:tcPr>
            <w:tcW w:w="1804" w:type="pct"/>
            <w:tcBorders>
              <w:top w:val="single" w:color="000000" w:sz="8" w:space="0"/>
              <w:bottom w:val="single" w:color="000000" w:sz="8" w:space="0"/>
              <w:right w:val="single" w:color="000000" w:sz="8" w:space="0"/>
            </w:tcBorders>
            <w:shd w:val="clear" w:color="auto" w:fill="FFFFFF" w:themeFill="background1"/>
            <w:tcMar>
              <w:left w:w="28" w:type="dxa"/>
            </w:tcMar>
          </w:tcPr>
          <w:p w14:paraId="696E1FCC">
            <w:pPr>
              <w:pStyle w:val="271"/>
              <w:rPr>
                <w:rFonts w:hint="eastAsia" w:ascii="宋体" w:hAnsi="宋体" w:cs="宋体"/>
                <w:b w:val="0"/>
                <w:bCs/>
              </w:rPr>
            </w:pPr>
            <w:r>
              <w:rPr>
                <w:rFonts w:hint="eastAsia" w:ascii="宋体" w:hAnsi="宋体" w:cs="宋体"/>
                <w:b w:val="0"/>
                <w:bCs/>
              </w:rPr>
              <w:t>说明</w:t>
            </w:r>
          </w:p>
        </w:tc>
      </w:tr>
      <w:tr w14:paraId="6FDAB8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098" w:type="pct"/>
            <w:tcBorders>
              <w:top w:val="single" w:color="000000" w:sz="8" w:space="0"/>
              <w:left w:val="single" w:color="000000" w:sz="8" w:space="0"/>
            </w:tcBorders>
            <w:shd w:val="clear" w:color="auto" w:fill="FFFFFF"/>
            <w:tcMar>
              <w:left w:w="28" w:type="dxa"/>
            </w:tcMar>
            <w:vAlign w:val="center"/>
          </w:tcPr>
          <w:p w14:paraId="72295C7F">
            <w:pPr>
              <w:pStyle w:val="269"/>
              <w:autoSpaceDE/>
              <w:autoSpaceDN/>
              <w:jc w:val="center"/>
              <w:rPr>
                <w:rFonts w:hint="eastAsia" w:ascii="宋体" w:hAnsi="宋体" w:cs="宋体"/>
              </w:rPr>
            </w:pPr>
            <w:r>
              <w:rPr>
                <w:rFonts w:hint="eastAsia" w:ascii="宋体" w:hAnsi="宋体" w:cs="宋体"/>
              </w:rPr>
              <w:t>intentfilter</w:t>
            </w:r>
          </w:p>
        </w:tc>
        <w:tc>
          <w:tcPr>
            <w:tcW w:w="587" w:type="pct"/>
            <w:tcBorders>
              <w:top w:val="single" w:color="000000" w:sz="8" w:space="0"/>
            </w:tcBorders>
            <w:shd w:val="clear" w:color="auto" w:fill="FFFFFF"/>
            <w:tcMar>
              <w:left w:w="28" w:type="dxa"/>
            </w:tcMar>
            <w:vAlign w:val="center"/>
          </w:tcPr>
          <w:p w14:paraId="6C9E3059">
            <w:pPr>
              <w:pStyle w:val="269"/>
              <w:autoSpaceDE/>
              <w:autoSpaceDN/>
              <w:jc w:val="center"/>
              <w:rPr>
                <w:rFonts w:hint="eastAsia" w:ascii="宋体" w:hAnsi="宋体" w:cs="宋体"/>
              </w:rPr>
            </w:pPr>
            <w:r>
              <w:rPr>
                <w:rFonts w:hint="eastAsia" w:ascii="宋体" w:hAnsi="宋体" w:cs="宋体"/>
              </w:rPr>
              <w:t>M</w:t>
            </w:r>
          </w:p>
        </w:tc>
        <w:tc>
          <w:tcPr>
            <w:tcW w:w="589" w:type="pct"/>
            <w:tcBorders>
              <w:top w:val="single" w:color="000000" w:sz="8" w:space="0"/>
            </w:tcBorders>
            <w:shd w:val="clear" w:color="auto" w:fill="FFFFFF"/>
            <w:tcMar>
              <w:left w:w="28" w:type="dxa"/>
            </w:tcMar>
            <w:vAlign w:val="center"/>
          </w:tcPr>
          <w:p w14:paraId="36C0728B">
            <w:pPr>
              <w:jc w:val="center"/>
              <w:rPr>
                <w:rFonts w:hint="eastAsia" w:ascii="宋体" w:hAnsi="宋体" w:cs="宋体"/>
                <w:sz w:val="18"/>
                <w:szCs w:val="18"/>
              </w:rPr>
            </w:pPr>
            <w:r>
              <w:rPr>
                <w:rFonts w:hint="eastAsia" w:ascii="宋体" w:hAnsi="宋体" w:cs="宋体"/>
                <w:sz w:val="18"/>
                <w:szCs w:val="18"/>
              </w:rPr>
              <w:t>0..1</w:t>
            </w:r>
          </w:p>
        </w:tc>
        <w:tc>
          <w:tcPr>
            <w:tcW w:w="920" w:type="pct"/>
            <w:tcBorders>
              <w:top w:val="single" w:color="000000" w:sz="8" w:space="0"/>
            </w:tcBorders>
            <w:shd w:val="clear" w:color="auto" w:fill="FFFFFF"/>
            <w:tcMar>
              <w:left w:w="28" w:type="dxa"/>
            </w:tcMar>
            <w:vAlign w:val="center"/>
          </w:tcPr>
          <w:p w14:paraId="68BC9C42">
            <w:pPr>
              <w:pStyle w:val="269"/>
              <w:autoSpaceDE/>
              <w:autoSpaceDN/>
              <w:jc w:val="center"/>
              <w:rPr>
                <w:rFonts w:hint="eastAsia" w:ascii="宋体" w:hAnsi="宋体" w:cs="宋体"/>
              </w:rPr>
            </w:pPr>
            <w:r>
              <w:rPr>
                <w:rFonts w:hint="eastAsia" w:ascii="宋体" w:hAnsi="宋体" w:cs="宋体"/>
              </w:rPr>
              <w:t>Condition</w:t>
            </w:r>
          </w:p>
        </w:tc>
        <w:tc>
          <w:tcPr>
            <w:tcW w:w="1804" w:type="pct"/>
            <w:tcBorders>
              <w:top w:val="single" w:color="000000" w:sz="8" w:space="0"/>
              <w:right w:val="single" w:color="000000" w:sz="8" w:space="0"/>
            </w:tcBorders>
            <w:shd w:val="clear" w:color="auto" w:fill="FFFFFF"/>
            <w:tcMar>
              <w:left w:w="28" w:type="dxa"/>
            </w:tcMar>
            <w:vAlign w:val="center"/>
          </w:tcPr>
          <w:p w14:paraId="39579145">
            <w:pPr>
              <w:pStyle w:val="269"/>
              <w:jc w:val="both"/>
            </w:pPr>
            <w:r>
              <w:rPr>
                <w:rFonts w:hint="eastAsia"/>
                <w:shd w:val="clear" w:color="auto" w:fill="FFFFFF"/>
              </w:rPr>
              <w:t>筛选条件，选择一个或一组意图实例。如果不存在，则返回由意图所有者创建的所有意图实例相关的信息。</w:t>
            </w:r>
          </w:p>
        </w:tc>
      </w:tr>
      <w:tr w14:paraId="510D3A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098" w:type="pct"/>
            <w:tcBorders>
              <w:left w:val="single" w:color="000000" w:sz="8" w:space="0"/>
              <w:bottom w:val="single" w:color="000000" w:sz="8" w:space="0"/>
            </w:tcBorders>
            <w:shd w:val="clear" w:color="auto" w:fill="FFFFFF"/>
            <w:tcMar>
              <w:left w:w="28" w:type="dxa"/>
            </w:tcMar>
            <w:vAlign w:val="center"/>
          </w:tcPr>
          <w:p w14:paraId="73A16A64">
            <w:pPr>
              <w:jc w:val="center"/>
              <w:rPr>
                <w:rFonts w:hint="eastAsia" w:ascii="宋体" w:hAnsi="宋体" w:cs="宋体"/>
                <w:sz w:val="18"/>
                <w:szCs w:val="18"/>
              </w:rPr>
            </w:pPr>
            <w:r>
              <w:rPr>
                <w:rFonts w:hint="eastAsia" w:ascii="宋体" w:hAnsi="宋体" w:cs="宋体"/>
                <w:kern w:val="0"/>
                <w:sz w:val="18"/>
                <w:szCs w:val="18"/>
              </w:rPr>
              <w:t>contentfilter</w:t>
            </w:r>
          </w:p>
        </w:tc>
        <w:tc>
          <w:tcPr>
            <w:tcW w:w="587" w:type="pct"/>
            <w:tcBorders>
              <w:bottom w:val="single" w:color="000000" w:sz="8" w:space="0"/>
            </w:tcBorders>
            <w:shd w:val="clear" w:color="auto" w:fill="FFFFFF"/>
            <w:tcMar>
              <w:left w:w="28" w:type="dxa"/>
            </w:tcMar>
            <w:vAlign w:val="center"/>
          </w:tcPr>
          <w:p w14:paraId="59733D98">
            <w:pPr>
              <w:pStyle w:val="269"/>
              <w:autoSpaceDE/>
              <w:autoSpaceDN/>
              <w:jc w:val="center"/>
              <w:rPr>
                <w:rFonts w:hint="eastAsia" w:ascii="宋体" w:hAnsi="宋体" w:cs="宋体"/>
              </w:rPr>
            </w:pPr>
            <w:r>
              <w:rPr>
                <w:rFonts w:hint="eastAsia" w:ascii="宋体" w:hAnsi="宋体" w:cs="宋体"/>
              </w:rPr>
              <w:t>M</w:t>
            </w:r>
          </w:p>
        </w:tc>
        <w:tc>
          <w:tcPr>
            <w:tcW w:w="589" w:type="pct"/>
            <w:tcBorders>
              <w:bottom w:val="single" w:color="000000" w:sz="8" w:space="0"/>
            </w:tcBorders>
            <w:shd w:val="clear" w:color="auto" w:fill="FFFFFF"/>
            <w:tcMar>
              <w:left w:w="28" w:type="dxa"/>
            </w:tcMar>
            <w:vAlign w:val="center"/>
          </w:tcPr>
          <w:p w14:paraId="10A101B3">
            <w:pPr>
              <w:jc w:val="center"/>
              <w:rPr>
                <w:rFonts w:hint="eastAsia" w:ascii="宋体" w:hAnsi="宋体" w:cs="宋体"/>
                <w:sz w:val="18"/>
                <w:szCs w:val="18"/>
              </w:rPr>
            </w:pPr>
            <w:r>
              <w:rPr>
                <w:rFonts w:hint="eastAsia" w:ascii="宋体" w:hAnsi="宋体" w:cs="宋体"/>
                <w:sz w:val="18"/>
                <w:szCs w:val="18"/>
              </w:rPr>
              <w:t>0..1</w:t>
            </w:r>
          </w:p>
        </w:tc>
        <w:tc>
          <w:tcPr>
            <w:tcW w:w="920" w:type="pct"/>
            <w:tcBorders>
              <w:bottom w:val="single" w:color="000000" w:sz="8" w:space="0"/>
            </w:tcBorders>
            <w:shd w:val="clear" w:color="auto" w:fill="FFFFFF"/>
            <w:tcMar>
              <w:left w:w="28" w:type="dxa"/>
            </w:tcMar>
            <w:vAlign w:val="center"/>
          </w:tcPr>
          <w:p w14:paraId="3B89A098">
            <w:pPr>
              <w:pStyle w:val="269"/>
              <w:autoSpaceDE/>
              <w:autoSpaceDN/>
              <w:jc w:val="center"/>
              <w:rPr>
                <w:rFonts w:hint="eastAsia" w:ascii="宋体" w:hAnsi="宋体" w:cs="宋体"/>
              </w:rPr>
            </w:pPr>
            <w:r>
              <w:rPr>
                <w:rFonts w:hint="eastAsia" w:ascii="宋体" w:hAnsi="宋体" w:cs="宋体"/>
              </w:rPr>
              <w:t>Condition</w:t>
            </w:r>
          </w:p>
        </w:tc>
        <w:tc>
          <w:tcPr>
            <w:tcW w:w="1804" w:type="pct"/>
            <w:tcBorders>
              <w:bottom w:val="single" w:color="000000" w:sz="8" w:space="0"/>
              <w:right w:val="single" w:color="000000" w:sz="8" w:space="0"/>
            </w:tcBorders>
            <w:shd w:val="clear" w:color="auto" w:fill="FFFFFF"/>
            <w:tcMar>
              <w:left w:w="28" w:type="dxa"/>
            </w:tcMar>
            <w:vAlign w:val="center"/>
          </w:tcPr>
          <w:p w14:paraId="230EF9EE">
            <w:pPr>
              <w:pStyle w:val="269"/>
              <w:jc w:val="both"/>
              <w:rPr>
                <w:shd w:val="clear" w:color="auto" w:fill="FFFFFF"/>
              </w:rPr>
            </w:pPr>
            <w:r>
              <w:rPr>
                <w:rFonts w:hint="eastAsia"/>
                <w:shd w:val="clear" w:color="auto" w:fill="FFFFFF"/>
              </w:rPr>
              <w:t>筛选条件，从匹配的意图实例中选择一个或一组信息元素。如果不存在，则返回为匹配意图实例记录的所有内容。</w:t>
            </w:r>
          </w:p>
        </w:tc>
      </w:tr>
    </w:tbl>
    <w:p w14:paraId="7D1071F3">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551" w:name="_Toc29033"/>
      <w:bookmarkStart w:id="1552" w:name="_Toc8646"/>
      <w:bookmarkStart w:id="1553" w:name="_Toc12465"/>
      <w:bookmarkStart w:id="1554" w:name="_Toc10011"/>
      <w:bookmarkStart w:id="1555" w:name="_Toc27208"/>
      <w:bookmarkStart w:id="1556" w:name="_Toc31527"/>
      <w:bookmarkStart w:id="1557" w:name="_Toc25530"/>
      <w:bookmarkStart w:id="1558" w:name="_Toc28249"/>
      <w:bookmarkStart w:id="1559" w:name="_Toc19072"/>
      <w:bookmarkStart w:id="1560" w:name="_Toc6110"/>
      <w:bookmarkStart w:id="1561" w:name="_Toc25388"/>
      <w:bookmarkStart w:id="1562" w:name="_Toc7673"/>
      <w:bookmarkStart w:id="1563" w:name="_Toc27699"/>
      <w:bookmarkStart w:id="1564" w:name="_Toc8455"/>
      <w:r>
        <w:rPr>
          <w:rFonts w:hint="eastAsia"/>
          <w:b w:val="0"/>
          <w:bCs w:val="0"/>
        </w:rPr>
        <w:t>输出参数</w:t>
      </w:r>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p>
    <w:p w14:paraId="6D2217DA">
      <w:pPr>
        <w:ind w:firstLine="420" w:firstLineChars="200"/>
        <w:rPr>
          <w:rFonts w:hint="eastAsia" w:ascii="宋体" w:hAnsi="宋体"/>
        </w:rPr>
      </w:pPr>
      <w:r>
        <w:rPr>
          <w:rFonts w:hint="eastAsia" w:ascii="宋体" w:hAnsi="宋体"/>
        </w:rPr>
        <w:t>调用操作时</w:t>
      </w:r>
      <w:r>
        <w:rPr>
          <w:rFonts w:ascii="宋体" w:hAnsi="宋体"/>
        </w:rPr>
        <w:t>返回</w:t>
      </w:r>
      <w:r>
        <w:rPr>
          <w:rFonts w:hint="eastAsia" w:ascii="宋体" w:hAnsi="宋体"/>
        </w:rPr>
        <w:t>的输</w:t>
      </w:r>
      <w:r>
        <w:rPr>
          <w:rFonts w:ascii="宋体" w:hAnsi="宋体"/>
        </w:rPr>
        <w:t>出</w:t>
      </w:r>
      <w:r>
        <w:rPr>
          <w:rFonts w:hint="eastAsia" w:ascii="宋体" w:hAnsi="宋体"/>
        </w:rPr>
        <w:t>参数应遵循表</w:t>
      </w:r>
      <w:r>
        <w:rPr>
          <w:rFonts w:ascii="宋体" w:hAnsi="宋体"/>
        </w:rPr>
        <w:t>1</w:t>
      </w:r>
      <w:r>
        <w:rPr>
          <w:rFonts w:hint="eastAsia" w:ascii="宋体" w:hAnsi="宋体"/>
        </w:rPr>
        <w:t>1中</w:t>
      </w:r>
      <w:r>
        <w:rPr>
          <w:rFonts w:ascii="宋体" w:hAnsi="宋体"/>
        </w:rPr>
        <w:t>指定的要求</w:t>
      </w:r>
      <w:r>
        <w:rPr>
          <w:rFonts w:hint="eastAsia" w:ascii="宋体" w:hAnsi="宋体"/>
        </w:rPr>
        <w:t>。</w:t>
      </w:r>
    </w:p>
    <w:p w14:paraId="49B549CC">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11</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查询意图实例操作输入参数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1724"/>
        <w:gridCol w:w="1186"/>
        <w:gridCol w:w="1017"/>
        <w:gridCol w:w="1785"/>
        <w:gridCol w:w="2918"/>
      </w:tblGrid>
      <w:tr w14:paraId="64EE16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999"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7726936B">
            <w:pPr>
              <w:pStyle w:val="271"/>
              <w:rPr>
                <w:rFonts w:hint="eastAsia" w:ascii="宋体" w:hAnsi="宋体" w:cs="宋体"/>
                <w:b w:val="0"/>
                <w:bCs/>
              </w:rPr>
            </w:pPr>
            <w:r>
              <w:rPr>
                <w:rFonts w:hint="eastAsia" w:ascii="宋体" w:hAnsi="宋体" w:cs="宋体"/>
                <w:b w:val="0"/>
                <w:bCs/>
              </w:rPr>
              <w:t>参数</w:t>
            </w:r>
          </w:p>
        </w:tc>
        <w:tc>
          <w:tcPr>
            <w:tcW w:w="687"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3F9A6233">
            <w:pPr>
              <w:pStyle w:val="271"/>
              <w:rPr>
                <w:rFonts w:hint="eastAsia" w:ascii="宋体" w:hAnsi="宋体" w:cs="宋体"/>
                <w:b w:val="0"/>
                <w:bCs/>
              </w:rPr>
            </w:pPr>
            <w:r>
              <w:rPr>
                <w:rFonts w:hint="eastAsia" w:ascii="宋体" w:hAnsi="宋体" w:cs="宋体"/>
                <w:b w:val="0"/>
                <w:bCs/>
              </w:rPr>
              <w:t>限定符</w:t>
            </w:r>
          </w:p>
        </w:tc>
        <w:tc>
          <w:tcPr>
            <w:tcW w:w="589"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0E11B8DA">
            <w:pPr>
              <w:pStyle w:val="271"/>
              <w:rPr>
                <w:rFonts w:hint="eastAsia" w:ascii="宋体" w:hAnsi="宋体" w:cs="宋体"/>
                <w:b w:val="0"/>
                <w:bCs/>
              </w:rPr>
            </w:pPr>
            <w:r>
              <w:rPr>
                <w:rFonts w:hint="eastAsia" w:ascii="宋体" w:hAnsi="宋体" w:cs="宋体"/>
                <w:b w:val="0"/>
                <w:bCs/>
              </w:rPr>
              <w:t>基数</w:t>
            </w:r>
          </w:p>
        </w:tc>
        <w:tc>
          <w:tcPr>
            <w:tcW w:w="1034"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106283EE">
            <w:pPr>
              <w:pStyle w:val="271"/>
              <w:rPr>
                <w:rFonts w:hint="eastAsia" w:ascii="宋体" w:hAnsi="宋体" w:cs="宋体"/>
                <w:b w:val="0"/>
                <w:bCs/>
              </w:rPr>
            </w:pPr>
            <w:r>
              <w:rPr>
                <w:rFonts w:hint="eastAsia" w:ascii="宋体" w:hAnsi="宋体" w:cs="宋体"/>
                <w:b w:val="0"/>
                <w:bCs/>
              </w:rPr>
              <w:t>内容</w:t>
            </w:r>
          </w:p>
        </w:tc>
        <w:tc>
          <w:tcPr>
            <w:tcW w:w="1690" w:type="pct"/>
            <w:tcBorders>
              <w:top w:val="single" w:color="000000" w:sz="8" w:space="0"/>
              <w:left w:val="single" w:color="000000" w:sz="8" w:space="0"/>
              <w:bottom w:val="single" w:color="000000" w:sz="8" w:space="0"/>
              <w:right w:val="single" w:color="000000" w:sz="8" w:space="0"/>
            </w:tcBorders>
            <w:shd w:val="clear" w:color="auto" w:fill="FFFFFF" w:themeFill="background1"/>
            <w:tcMar>
              <w:left w:w="28" w:type="dxa"/>
            </w:tcMar>
            <w:vAlign w:val="center"/>
          </w:tcPr>
          <w:p w14:paraId="5090812E">
            <w:pPr>
              <w:pStyle w:val="271"/>
              <w:rPr>
                <w:rFonts w:hint="eastAsia" w:ascii="宋体" w:hAnsi="宋体" w:cs="宋体"/>
                <w:b w:val="0"/>
                <w:bCs/>
              </w:rPr>
            </w:pPr>
            <w:r>
              <w:rPr>
                <w:rFonts w:hint="eastAsia" w:ascii="宋体" w:hAnsi="宋体" w:cs="宋体"/>
                <w:b w:val="0"/>
                <w:bCs/>
              </w:rPr>
              <w:t>说明</w:t>
            </w:r>
          </w:p>
        </w:tc>
      </w:tr>
      <w:tr w14:paraId="0BDF6F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999"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34035A17">
            <w:pPr>
              <w:pStyle w:val="269"/>
              <w:autoSpaceDE/>
              <w:autoSpaceDN/>
              <w:jc w:val="center"/>
              <w:rPr>
                <w:rFonts w:hint="eastAsia" w:ascii="宋体" w:hAnsi="宋体" w:cs="宋体"/>
              </w:rPr>
            </w:pPr>
            <w:r>
              <w:rPr>
                <w:rFonts w:hint="eastAsia" w:ascii="宋体" w:hAnsi="宋体" w:cs="宋体"/>
              </w:rPr>
              <w:t>queryResult</w:t>
            </w:r>
          </w:p>
        </w:tc>
        <w:tc>
          <w:tcPr>
            <w:tcW w:w="687"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6464626B">
            <w:pPr>
              <w:pStyle w:val="269"/>
              <w:autoSpaceDE/>
              <w:autoSpaceDN/>
              <w:jc w:val="center"/>
              <w:rPr>
                <w:rFonts w:hint="eastAsia" w:ascii="宋体" w:hAnsi="宋体" w:cs="宋体"/>
              </w:rPr>
            </w:pPr>
            <w:r>
              <w:rPr>
                <w:rFonts w:hint="eastAsia" w:ascii="宋体" w:hAnsi="宋体" w:cs="宋体"/>
              </w:rPr>
              <w:t>M</w:t>
            </w:r>
          </w:p>
        </w:tc>
        <w:tc>
          <w:tcPr>
            <w:tcW w:w="589"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57C927AD">
            <w:pPr>
              <w:jc w:val="center"/>
              <w:rPr>
                <w:rFonts w:hint="eastAsia" w:ascii="宋体" w:hAnsi="宋体" w:cs="宋体"/>
                <w:sz w:val="18"/>
                <w:szCs w:val="18"/>
              </w:rPr>
            </w:pPr>
            <w:r>
              <w:rPr>
                <w:rFonts w:hint="eastAsia" w:ascii="宋体" w:hAnsi="宋体" w:cs="宋体"/>
                <w:sz w:val="18"/>
                <w:szCs w:val="18"/>
              </w:rPr>
              <w:t>0..N</w:t>
            </w:r>
          </w:p>
        </w:tc>
        <w:tc>
          <w:tcPr>
            <w:tcW w:w="1034"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0775840C">
            <w:pPr>
              <w:pStyle w:val="269"/>
              <w:autoSpaceDE/>
              <w:autoSpaceDN/>
              <w:jc w:val="center"/>
              <w:rPr>
                <w:rFonts w:hint="eastAsia" w:ascii="宋体" w:hAnsi="宋体" w:cs="宋体"/>
              </w:rPr>
            </w:pPr>
            <w:r>
              <w:rPr>
                <w:rFonts w:hint="eastAsia" w:ascii="宋体" w:hAnsi="宋体" w:cs="宋体"/>
              </w:rPr>
              <w:t>IntentInstance</w:t>
            </w:r>
          </w:p>
        </w:tc>
        <w:tc>
          <w:tcPr>
            <w:tcW w:w="1690" w:type="pct"/>
            <w:tcBorders>
              <w:top w:val="single" w:color="000000" w:sz="8" w:space="0"/>
              <w:left w:val="single" w:color="000000" w:sz="8" w:space="0"/>
              <w:bottom w:val="single" w:color="000000" w:sz="8" w:space="0"/>
              <w:right w:val="single" w:color="000000" w:sz="8" w:space="0"/>
            </w:tcBorders>
            <w:shd w:val="clear" w:color="auto" w:fill="FFFFFF"/>
            <w:tcMar>
              <w:left w:w="28" w:type="dxa"/>
            </w:tcMar>
            <w:vAlign w:val="center"/>
          </w:tcPr>
          <w:p w14:paraId="3A459264">
            <w:pPr>
              <w:pStyle w:val="269"/>
              <w:jc w:val="both"/>
            </w:pPr>
            <w:r>
              <w:rPr>
                <w:rFonts w:hint="eastAsia"/>
                <w:shd w:val="clear" w:color="auto" w:fill="FFFFFF"/>
              </w:rPr>
              <w:t>匹配筛选条件的意图实例信息。</w:t>
            </w:r>
          </w:p>
        </w:tc>
      </w:tr>
    </w:tbl>
    <w:p w14:paraId="2464A05E">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565" w:name="_Toc12547"/>
      <w:bookmarkStart w:id="1566" w:name="_Toc11012"/>
      <w:bookmarkStart w:id="1567" w:name="_Toc6689"/>
      <w:bookmarkStart w:id="1568" w:name="_Toc12054"/>
      <w:bookmarkStart w:id="1569" w:name="_Toc19471"/>
      <w:bookmarkStart w:id="1570" w:name="_Toc15855"/>
      <w:bookmarkStart w:id="1571" w:name="_Toc8865"/>
      <w:bookmarkStart w:id="1572" w:name="_Toc23949"/>
      <w:bookmarkStart w:id="1573" w:name="_Toc10992"/>
      <w:bookmarkStart w:id="1574" w:name="_Toc31437"/>
      <w:bookmarkStart w:id="1575" w:name="_Toc569"/>
      <w:bookmarkStart w:id="1576" w:name="_Toc32072"/>
      <w:bookmarkStart w:id="1577" w:name="_Toc11825"/>
      <w:bookmarkStart w:id="1578" w:name="_Toc17399"/>
      <w:r>
        <w:rPr>
          <w:rFonts w:hint="eastAsia"/>
          <w:b w:val="0"/>
          <w:bCs w:val="0"/>
        </w:rPr>
        <w:t>操作结果</w:t>
      </w:r>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p>
    <w:p w14:paraId="6412DB0E">
      <w:pPr>
        <w:ind w:firstLine="420" w:firstLineChars="200"/>
      </w:pPr>
      <w:r>
        <w:t>如果成功，</w:t>
      </w:r>
      <w:r>
        <w:rPr>
          <w:rFonts w:hint="eastAsia"/>
        </w:rPr>
        <w:t>意图处理者</w:t>
      </w:r>
      <w:r>
        <w:rPr>
          <w:rFonts w:hint="eastAsia"/>
          <w:lang w:eastAsia="zh"/>
        </w:rPr>
        <w:t>应</w:t>
      </w:r>
      <w:r>
        <w:rPr>
          <w:rFonts w:hint="eastAsia"/>
        </w:rPr>
        <w:t>返回与筛选条件匹配的</w:t>
      </w:r>
      <w:r>
        <w:t>意图实例</w:t>
      </w:r>
      <w:r>
        <w:rPr>
          <w:rFonts w:hint="eastAsia"/>
        </w:rPr>
        <w:t>信息。</w:t>
      </w:r>
    </w:p>
    <w:p w14:paraId="652B81BE">
      <w:pPr>
        <w:ind w:firstLine="420" w:firstLineChars="200"/>
      </w:pPr>
      <w:r>
        <w:t>如果失败，意图处理者</w:t>
      </w:r>
      <w:r>
        <w:rPr>
          <w:rFonts w:hint="eastAsia"/>
          <w:lang w:eastAsia="zh"/>
        </w:rPr>
        <w:t>应</w:t>
      </w:r>
      <w:r>
        <w:t>返回相应的错误信息以及可能的原因。</w:t>
      </w:r>
    </w:p>
    <w:p w14:paraId="1C3A3862">
      <w:pPr>
        <w:pStyle w:val="4"/>
        <w:rPr>
          <w:b w:val="0"/>
          <w:bCs w:val="0"/>
        </w:rPr>
      </w:pPr>
      <w:bookmarkStart w:id="1579" w:name="_Toc292979393"/>
      <w:bookmarkStart w:id="1580" w:name="_Toc23027"/>
      <w:bookmarkStart w:id="1581" w:name="_Toc542"/>
      <w:bookmarkStart w:id="1582" w:name="_Toc14095"/>
      <w:bookmarkStart w:id="1583" w:name="_Toc909083632"/>
      <w:bookmarkStart w:id="1584" w:name="_Toc10352"/>
      <w:bookmarkStart w:id="1585" w:name="_Toc1889050482"/>
      <w:bookmarkStart w:id="1586" w:name="_Toc19960"/>
      <w:bookmarkStart w:id="1587" w:name="_Toc18501"/>
      <w:bookmarkStart w:id="1588" w:name="_Toc110300656"/>
      <w:bookmarkStart w:id="1589" w:name="_Toc31662"/>
      <w:bookmarkStart w:id="1590" w:name="_Toc20771"/>
      <w:bookmarkStart w:id="1591" w:name="_Toc4626"/>
      <w:bookmarkStart w:id="1592" w:name="_Toc271"/>
      <w:bookmarkStart w:id="1593" w:name="_Toc21721"/>
      <w:bookmarkStart w:id="1594" w:name="_Toc22508"/>
      <w:bookmarkStart w:id="1595" w:name="_Toc27531"/>
      <w:bookmarkStart w:id="1596" w:name="_Toc3060"/>
      <w:r>
        <w:rPr>
          <w:rFonts w:hint="eastAsia"/>
          <w:b w:val="0"/>
          <w:bCs w:val="0"/>
        </w:rPr>
        <w:t>删除意图实例操作</w:t>
      </w:r>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p>
    <w:p w14:paraId="35805F2A">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597" w:name="_Toc16015"/>
      <w:bookmarkStart w:id="1598" w:name="_Toc28696"/>
      <w:bookmarkStart w:id="1599" w:name="_Toc14529"/>
      <w:bookmarkStart w:id="1600" w:name="_Toc9733"/>
      <w:bookmarkStart w:id="1601" w:name="_Toc7037"/>
      <w:bookmarkStart w:id="1602" w:name="_Toc11491"/>
      <w:bookmarkStart w:id="1603" w:name="_Toc19693"/>
      <w:bookmarkStart w:id="1604" w:name="_Toc16042"/>
      <w:bookmarkStart w:id="1605" w:name="_Toc32629"/>
      <w:bookmarkStart w:id="1606" w:name="_Toc7427"/>
      <w:bookmarkStart w:id="1607" w:name="_Toc22356"/>
      <w:bookmarkStart w:id="1608" w:name="_Toc10327"/>
      <w:bookmarkStart w:id="1609" w:name="_Toc23588"/>
      <w:bookmarkStart w:id="1610" w:name="_Toc20442"/>
      <w:r>
        <w:rPr>
          <w:rFonts w:hint="eastAsia"/>
          <w:b w:val="0"/>
          <w:bCs w:val="0"/>
        </w:rPr>
        <w:t>操作描述</w:t>
      </w:r>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p>
    <w:p w14:paraId="32C932DA">
      <w:pPr>
        <w:ind w:firstLine="420" w:firstLineChars="200"/>
        <w:rPr>
          <w:shd w:val="clear" w:color="auto" w:fill="FFFFFF"/>
        </w:rPr>
      </w:pPr>
      <w:r>
        <w:t>意图所有者</w:t>
      </w:r>
      <w:r>
        <w:rPr>
          <w:shd w:val="clear" w:color="auto" w:fill="FFFFFF"/>
        </w:rPr>
        <w:t>用于</w:t>
      </w:r>
      <w:r>
        <w:rPr>
          <w:rFonts w:hint="eastAsia"/>
        </w:rPr>
        <w:t>向意图处理者请求</w:t>
      </w:r>
      <w:r>
        <w:t>删除</w:t>
      </w:r>
      <w:r>
        <w:rPr>
          <w:shd w:val="clear" w:color="auto" w:fill="FFFFFF"/>
        </w:rPr>
        <w:t>现有意图实例。</w:t>
      </w:r>
    </w:p>
    <w:p w14:paraId="11DCD25F">
      <w:pPr>
        <w:ind w:firstLine="420" w:firstLineChars="200"/>
        <w:rPr>
          <w:rFonts w:hint="eastAsia" w:ascii="宋体" w:hAnsi="宋体"/>
        </w:rPr>
      </w:pPr>
      <w:r>
        <w:rPr>
          <w:rFonts w:hint="eastAsia" w:ascii="宋体" w:hAnsi="宋体"/>
        </w:rPr>
        <w:t>表</w:t>
      </w:r>
      <w:r>
        <w:rPr>
          <w:rFonts w:ascii="宋体" w:hAnsi="宋体"/>
        </w:rPr>
        <w:t>1</w:t>
      </w:r>
      <w:r>
        <w:rPr>
          <w:rFonts w:hint="eastAsia" w:ascii="宋体" w:hAnsi="宋体"/>
        </w:rPr>
        <w:t>2列出了</w:t>
      </w:r>
      <w:r>
        <w:rPr>
          <w:rFonts w:ascii="宋体" w:hAnsi="宋体"/>
        </w:rPr>
        <w:t>意图所有者</w:t>
      </w:r>
      <w:r>
        <w:rPr>
          <w:rFonts w:hint="eastAsia" w:ascii="宋体" w:hAnsi="宋体"/>
        </w:rPr>
        <w:t>和</w:t>
      </w:r>
      <w:r>
        <w:rPr>
          <w:rFonts w:ascii="宋体" w:hAnsi="宋体"/>
        </w:rPr>
        <w:t>意图处理者</w:t>
      </w:r>
      <w:r>
        <w:rPr>
          <w:rFonts w:hint="eastAsia" w:ascii="宋体" w:hAnsi="宋体"/>
        </w:rPr>
        <w:t>之间交换的信息流。</w:t>
      </w:r>
    </w:p>
    <w:p w14:paraId="660D6472">
      <w:pPr>
        <w:pStyle w:val="14"/>
        <w:spacing w:before="120" w:beforeLines="50" w:after="120" w:afterLines="50"/>
        <w:jc w:val="center"/>
        <w:rPr>
          <w:rFonts w:eastAsia="宋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12</w:t>
      </w:r>
      <w:r>
        <w:rPr>
          <w:rFonts w:hint="eastAsia" w:ascii="黑体" w:hAnsi="黑体" w:cs="黑体"/>
          <w:sz w:val="21"/>
          <w:szCs w:val="21"/>
        </w:rPr>
        <w:fldChar w:fldCharType="end"/>
      </w:r>
      <w:r>
        <w:rPr>
          <w:rFonts w:hint="eastAsia" w:ascii="黑体" w:hAnsi="黑体" w:cs="黑体"/>
          <w:sz w:val="21"/>
          <w:szCs w:val="21"/>
        </w:rPr>
        <w:t xml:space="preserve"> 删除意图实例操作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000"/>
        <w:gridCol w:w="4631"/>
      </w:tblGrid>
      <w:tr w14:paraId="11146A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17"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1B0430F4">
            <w:pPr>
              <w:pStyle w:val="271"/>
              <w:rPr>
                <w:rFonts w:hint="eastAsia" w:ascii="宋体" w:hAnsi="宋体" w:cs="宋体"/>
                <w:b w:val="0"/>
                <w:bCs/>
              </w:rPr>
            </w:pPr>
            <w:r>
              <w:rPr>
                <w:rFonts w:hint="eastAsia" w:ascii="宋体" w:hAnsi="宋体" w:cs="宋体"/>
                <w:b w:val="0"/>
                <w:bCs/>
              </w:rPr>
              <w:t>消息</w:t>
            </w:r>
          </w:p>
        </w:tc>
        <w:tc>
          <w:tcPr>
            <w:tcW w:w="2682"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3AFED27E">
            <w:pPr>
              <w:pStyle w:val="271"/>
              <w:rPr>
                <w:rFonts w:hint="eastAsia" w:ascii="宋体" w:hAnsi="宋体" w:cs="宋体"/>
                <w:b w:val="0"/>
                <w:bCs/>
              </w:rPr>
            </w:pPr>
            <w:r>
              <w:rPr>
                <w:rFonts w:hint="eastAsia" w:ascii="宋体" w:hAnsi="宋体" w:cs="宋体"/>
                <w:b w:val="0"/>
                <w:bCs/>
              </w:rPr>
              <w:t>方向</w:t>
            </w:r>
          </w:p>
        </w:tc>
      </w:tr>
      <w:tr w14:paraId="6EF7C8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17" w:type="pct"/>
            <w:tcBorders>
              <w:top w:val="single" w:color="000000" w:sz="8" w:space="0"/>
              <w:left w:val="single" w:color="000000" w:sz="8" w:space="0"/>
            </w:tcBorders>
            <w:shd w:val="clear" w:color="auto" w:fill="FFFFFF"/>
            <w:tcMar>
              <w:left w:w="28" w:type="dxa"/>
            </w:tcMar>
          </w:tcPr>
          <w:p w14:paraId="07EB6137">
            <w:pPr>
              <w:jc w:val="center"/>
              <w:rPr>
                <w:rFonts w:hint="eastAsia" w:ascii="宋体" w:hAnsi="宋体" w:cs="宋体"/>
                <w:sz w:val="18"/>
                <w:szCs w:val="18"/>
              </w:rPr>
            </w:pPr>
            <w:r>
              <w:rPr>
                <w:rFonts w:hint="eastAsia" w:ascii="宋体" w:hAnsi="宋体" w:cs="宋体"/>
                <w:sz w:val="18"/>
                <w:szCs w:val="18"/>
              </w:rPr>
              <w:t>DeleteIntentRequest</w:t>
            </w:r>
          </w:p>
        </w:tc>
        <w:tc>
          <w:tcPr>
            <w:tcW w:w="2682" w:type="pct"/>
            <w:tcBorders>
              <w:top w:val="single" w:color="000000" w:sz="8" w:space="0"/>
              <w:right w:val="single" w:color="000000" w:sz="8" w:space="0"/>
            </w:tcBorders>
            <w:shd w:val="clear" w:color="auto" w:fill="FFFFFF"/>
            <w:tcMar>
              <w:left w:w="28" w:type="dxa"/>
            </w:tcMar>
          </w:tcPr>
          <w:p w14:paraId="71E64624">
            <w:pPr>
              <w:jc w:val="center"/>
              <w:rPr>
                <w:sz w:val="18"/>
                <w:szCs w:val="18"/>
              </w:rPr>
            </w:pPr>
            <w:r>
              <w:rPr>
                <w:sz w:val="18"/>
                <w:szCs w:val="18"/>
              </w:rPr>
              <w:t xml:space="preserve">意图所有者 </w:t>
            </w:r>
            <w:r>
              <w:rPr>
                <w:rFonts w:ascii="Wingdings" w:hAnsi="Wingdings"/>
                <w:sz w:val="18"/>
                <w:szCs w:val="18"/>
              </w:rPr>
              <w:t></w:t>
            </w:r>
            <w:r>
              <w:rPr>
                <w:sz w:val="18"/>
                <w:szCs w:val="18"/>
              </w:rPr>
              <w:t xml:space="preserve"> 意图处理者</w:t>
            </w:r>
          </w:p>
        </w:tc>
      </w:tr>
      <w:tr w14:paraId="63C5B8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317" w:type="pct"/>
            <w:tcBorders>
              <w:left w:val="single" w:color="000000" w:sz="8" w:space="0"/>
              <w:bottom w:val="single" w:color="000000" w:sz="8" w:space="0"/>
            </w:tcBorders>
            <w:shd w:val="clear" w:color="auto" w:fill="FFFFFF"/>
            <w:tcMar>
              <w:left w:w="28" w:type="dxa"/>
            </w:tcMar>
          </w:tcPr>
          <w:p w14:paraId="1EFC440D">
            <w:pPr>
              <w:jc w:val="center"/>
              <w:rPr>
                <w:rFonts w:hint="eastAsia" w:ascii="宋体" w:hAnsi="宋体" w:cs="宋体"/>
                <w:sz w:val="18"/>
                <w:szCs w:val="18"/>
              </w:rPr>
            </w:pPr>
            <w:r>
              <w:rPr>
                <w:rFonts w:hint="eastAsia" w:ascii="宋体" w:hAnsi="宋体" w:cs="宋体"/>
                <w:sz w:val="18"/>
                <w:szCs w:val="18"/>
              </w:rPr>
              <w:t>DeleteIntentResponse</w:t>
            </w:r>
          </w:p>
        </w:tc>
        <w:tc>
          <w:tcPr>
            <w:tcW w:w="2682" w:type="pct"/>
            <w:tcBorders>
              <w:bottom w:val="single" w:color="000000" w:sz="8" w:space="0"/>
              <w:right w:val="single" w:color="000000" w:sz="8" w:space="0"/>
            </w:tcBorders>
            <w:shd w:val="clear" w:color="auto" w:fill="FFFFFF"/>
            <w:tcMar>
              <w:left w:w="28" w:type="dxa"/>
            </w:tcMar>
          </w:tcPr>
          <w:p w14:paraId="01433AB9">
            <w:pPr>
              <w:jc w:val="center"/>
              <w:rPr>
                <w:sz w:val="18"/>
                <w:szCs w:val="18"/>
              </w:rPr>
            </w:pPr>
            <w:r>
              <w:rPr>
                <w:sz w:val="18"/>
                <w:szCs w:val="18"/>
              </w:rPr>
              <w:t xml:space="preserve">意图处理者 </w:t>
            </w:r>
            <w:r>
              <w:rPr>
                <w:rFonts w:ascii="Wingdings" w:hAnsi="Wingdings"/>
                <w:sz w:val="18"/>
                <w:szCs w:val="18"/>
              </w:rPr>
              <w:t></w:t>
            </w:r>
            <w:r>
              <w:rPr>
                <w:sz w:val="18"/>
                <w:szCs w:val="18"/>
              </w:rPr>
              <w:t xml:space="preserve"> 意图所有者</w:t>
            </w:r>
          </w:p>
        </w:tc>
      </w:tr>
    </w:tbl>
    <w:p w14:paraId="2C8BA6CF">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611" w:name="_Toc2392"/>
      <w:bookmarkStart w:id="1612" w:name="_Toc4772"/>
      <w:bookmarkStart w:id="1613" w:name="_Toc3459"/>
      <w:bookmarkStart w:id="1614" w:name="_Toc7793"/>
      <w:bookmarkStart w:id="1615" w:name="_Toc1328"/>
      <w:bookmarkStart w:id="1616" w:name="_Toc8648"/>
      <w:bookmarkStart w:id="1617" w:name="_Toc19897"/>
      <w:bookmarkStart w:id="1618" w:name="_Toc19921"/>
      <w:bookmarkStart w:id="1619" w:name="_Toc796"/>
      <w:bookmarkStart w:id="1620" w:name="_Toc7098"/>
      <w:bookmarkStart w:id="1621" w:name="_Toc1183"/>
      <w:bookmarkStart w:id="1622" w:name="_Toc18697"/>
      <w:bookmarkStart w:id="1623" w:name="_Toc26744"/>
      <w:bookmarkStart w:id="1624" w:name="_Toc18323"/>
      <w:r>
        <w:rPr>
          <w:rFonts w:hint="eastAsia"/>
          <w:b w:val="0"/>
          <w:bCs w:val="0"/>
        </w:rPr>
        <w:t>输入参数</w:t>
      </w:r>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p>
    <w:p w14:paraId="1473D2B4">
      <w:pPr>
        <w:ind w:firstLine="420" w:firstLineChars="200"/>
        <w:rPr>
          <w:rFonts w:hint="eastAsia" w:ascii="宋体" w:hAnsi="宋体"/>
        </w:rPr>
      </w:pPr>
      <w:r>
        <w:rPr>
          <w:rFonts w:hint="eastAsia" w:ascii="宋体" w:hAnsi="宋体"/>
        </w:rPr>
        <w:t>调用操作时发送的输入参数应遵循表</w:t>
      </w:r>
      <w:r>
        <w:rPr>
          <w:rFonts w:ascii="宋体" w:hAnsi="宋体"/>
        </w:rPr>
        <w:t>1</w:t>
      </w:r>
      <w:r>
        <w:rPr>
          <w:rFonts w:hint="eastAsia" w:ascii="宋体" w:hAnsi="宋体"/>
        </w:rPr>
        <w:t>3中</w:t>
      </w:r>
      <w:r>
        <w:rPr>
          <w:rFonts w:ascii="宋体" w:hAnsi="宋体"/>
        </w:rPr>
        <w:t>指定的要求</w:t>
      </w:r>
      <w:r>
        <w:rPr>
          <w:rFonts w:hint="eastAsia" w:ascii="宋体" w:hAnsi="宋体"/>
        </w:rPr>
        <w:t>。</w:t>
      </w:r>
    </w:p>
    <w:p w14:paraId="4A72F704">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13</w:t>
      </w:r>
      <w:r>
        <w:rPr>
          <w:rFonts w:hint="eastAsia" w:ascii="黑体" w:hAnsi="黑体" w:cs="黑体"/>
          <w:sz w:val="21"/>
          <w:szCs w:val="21"/>
        </w:rPr>
        <w:fldChar w:fldCharType="end"/>
      </w:r>
      <w:r>
        <w:rPr>
          <w:rFonts w:hint="eastAsia" w:ascii="黑体" w:hAnsi="黑体" w:cs="黑体"/>
          <w:sz w:val="21"/>
          <w:szCs w:val="21"/>
        </w:rPr>
        <w:t xml:space="preserve"> 删除意图实例操作输入参数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2287"/>
        <w:gridCol w:w="1045"/>
        <w:gridCol w:w="1007"/>
        <w:gridCol w:w="1471"/>
        <w:gridCol w:w="2820"/>
      </w:tblGrid>
      <w:tr w14:paraId="7349EA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blHeader/>
          <w:jc w:val="center"/>
        </w:trPr>
        <w:tc>
          <w:tcPr>
            <w:tcW w:w="1325"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771E2311">
            <w:pPr>
              <w:pStyle w:val="271"/>
              <w:rPr>
                <w:rFonts w:hint="eastAsia" w:ascii="宋体" w:hAnsi="宋体" w:cs="宋体"/>
                <w:b w:val="0"/>
                <w:bCs/>
              </w:rPr>
            </w:pPr>
            <w:r>
              <w:rPr>
                <w:rFonts w:hint="eastAsia" w:ascii="宋体" w:hAnsi="宋体" w:cs="宋体"/>
                <w:b w:val="0"/>
                <w:bCs/>
              </w:rPr>
              <w:t>参数</w:t>
            </w:r>
          </w:p>
        </w:tc>
        <w:tc>
          <w:tcPr>
            <w:tcW w:w="605" w:type="pct"/>
            <w:tcBorders>
              <w:top w:val="single" w:color="000000" w:sz="8" w:space="0"/>
              <w:bottom w:val="single" w:color="000000" w:sz="8" w:space="0"/>
            </w:tcBorders>
            <w:shd w:val="clear" w:color="auto" w:fill="FFFFFF" w:themeFill="background1"/>
            <w:tcMar>
              <w:left w:w="28" w:type="dxa"/>
            </w:tcMar>
            <w:vAlign w:val="center"/>
          </w:tcPr>
          <w:p w14:paraId="0F051931">
            <w:pPr>
              <w:pStyle w:val="271"/>
              <w:rPr>
                <w:rFonts w:hint="eastAsia" w:ascii="宋体" w:hAnsi="宋体" w:cs="宋体"/>
                <w:b w:val="0"/>
                <w:bCs/>
              </w:rPr>
            </w:pPr>
            <w:r>
              <w:rPr>
                <w:rFonts w:hint="eastAsia" w:ascii="宋体" w:hAnsi="宋体" w:cs="宋体"/>
                <w:b w:val="0"/>
                <w:bCs/>
              </w:rPr>
              <w:t>限定符</w:t>
            </w:r>
          </w:p>
        </w:tc>
        <w:tc>
          <w:tcPr>
            <w:tcW w:w="583" w:type="pct"/>
            <w:tcBorders>
              <w:top w:val="single" w:color="000000" w:sz="8" w:space="0"/>
              <w:bottom w:val="single" w:color="000000" w:sz="8" w:space="0"/>
            </w:tcBorders>
            <w:shd w:val="clear" w:color="auto" w:fill="FFFFFF" w:themeFill="background1"/>
            <w:tcMar>
              <w:left w:w="28" w:type="dxa"/>
            </w:tcMar>
            <w:vAlign w:val="center"/>
          </w:tcPr>
          <w:p w14:paraId="3A6F7EBF">
            <w:pPr>
              <w:pStyle w:val="271"/>
              <w:rPr>
                <w:rFonts w:hint="eastAsia" w:ascii="宋体" w:hAnsi="宋体" w:cs="宋体"/>
                <w:b w:val="0"/>
                <w:bCs/>
              </w:rPr>
            </w:pPr>
            <w:r>
              <w:rPr>
                <w:rFonts w:hint="eastAsia" w:ascii="宋体" w:hAnsi="宋体" w:cs="宋体"/>
                <w:b w:val="0"/>
                <w:bCs/>
              </w:rPr>
              <w:t>基数</w:t>
            </w:r>
          </w:p>
        </w:tc>
        <w:tc>
          <w:tcPr>
            <w:tcW w:w="852" w:type="pct"/>
            <w:tcBorders>
              <w:top w:val="single" w:color="000000" w:sz="8" w:space="0"/>
              <w:bottom w:val="single" w:color="000000" w:sz="8" w:space="0"/>
            </w:tcBorders>
            <w:shd w:val="clear" w:color="auto" w:fill="FFFFFF" w:themeFill="background1"/>
            <w:tcMar>
              <w:left w:w="28" w:type="dxa"/>
            </w:tcMar>
            <w:vAlign w:val="center"/>
          </w:tcPr>
          <w:p w14:paraId="1F271E66">
            <w:pPr>
              <w:pStyle w:val="271"/>
              <w:rPr>
                <w:rFonts w:hint="eastAsia" w:ascii="宋体" w:hAnsi="宋体" w:cs="宋体"/>
                <w:b w:val="0"/>
                <w:bCs/>
              </w:rPr>
            </w:pPr>
            <w:r>
              <w:rPr>
                <w:rFonts w:hint="eastAsia" w:ascii="宋体" w:hAnsi="宋体" w:cs="宋体"/>
                <w:b w:val="0"/>
                <w:bCs/>
              </w:rPr>
              <w:t>内容</w:t>
            </w:r>
          </w:p>
        </w:tc>
        <w:tc>
          <w:tcPr>
            <w:tcW w:w="1633"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4AABFDCF">
            <w:pPr>
              <w:pStyle w:val="271"/>
              <w:rPr>
                <w:rFonts w:hint="eastAsia" w:ascii="宋体" w:hAnsi="宋体" w:cs="宋体"/>
                <w:b w:val="0"/>
                <w:bCs/>
              </w:rPr>
            </w:pPr>
            <w:r>
              <w:rPr>
                <w:rFonts w:hint="eastAsia" w:ascii="宋体" w:hAnsi="宋体" w:cs="宋体"/>
                <w:b w:val="0"/>
                <w:bCs/>
              </w:rPr>
              <w:t>说明</w:t>
            </w:r>
          </w:p>
        </w:tc>
      </w:tr>
      <w:tr w14:paraId="1D3B23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325" w:type="pct"/>
            <w:tcBorders>
              <w:top w:val="single" w:color="000000" w:sz="8" w:space="0"/>
              <w:left w:val="single" w:color="000000" w:sz="8" w:space="0"/>
              <w:bottom w:val="single" w:color="000000" w:sz="8" w:space="0"/>
            </w:tcBorders>
            <w:shd w:val="clear" w:color="auto" w:fill="FFFFFF"/>
            <w:tcMar>
              <w:left w:w="28" w:type="dxa"/>
            </w:tcMar>
          </w:tcPr>
          <w:p w14:paraId="6C6BEBF8">
            <w:pPr>
              <w:pStyle w:val="269"/>
              <w:autoSpaceDE/>
              <w:autoSpaceDN/>
              <w:jc w:val="center"/>
              <w:rPr>
                <w:rFonts w:hint="eastAsia" w:ascii="宋体" w:hAnsi="宋体" w:cs="宋体"/>
              </w:rPr>
            </w:pPr>
            <w:r>
              <w:rPr>
                <w:rFonts w:hint="eastAsia" w:ascii="宋体" w:hAnsi="宋体" w:cs="宋体"/>
              </w:rPr>
              <w:t>intentObjectInstanceId</w:t>
            </w:r>
          </w:p>
        </w:tc>
        <w:tc>
          <w:tcPr>
            <w:tcW w:w="605" w:type="pct"/>
            <w:tcBorders>
              <w:top w:val="single" w:color="000000" w:sz="8" w:space="0"/>
              <w:bottom w:val="single" w:color="000000" w:sz="8" w:space="0"/>
            </w:tcBorders>
            <w:shd w:val="clear" w:color="auto" w:fill="FFFFFF"/>
            <w:tcMar>
              <w:left w:w="28" w:type="dxa"/>
            </w:tcMar>
          </w:tcPr>
          <w:p w14:paraId="6A8B3D7C">
            <w:pPr>
              <w:pStyle w:val="269"/>
              <w:autoSpaceDE/>
              <w:autoSpaceDN/>
              <w:jc w:val="center"/>
              <w:rPr>
                <w:rFonts w:hint="eastAsia" w:ascii="宋体" w:hAnsi="宋体" w:cs="宋体"/>
              </w:rPr>
            </w:pPr>
            <w:r>
              <w:rPr>
                <w:rFonts w:hint="eastAsia" w:ascii="宋体" w:hAnsi="宋体" w:cs="宋体"/>
              </w:rPr>
              <w:t>M</w:t>
            </w:r>
          </w:p>
        </w:tc>
        <w:tc>
          <w:tcPr>
            <w:tcW w:w="583" w:type="pct"/>
            <w:tcBorders>
              <w:top w:val="single" w:color="000000" w:sz="8" w:space="0"/>
              <w:bottom w:val="single" w:color="000000" w:sz="8" w:space="0"/>
            </w:tcBorders>
            <w:shd w:val="clear" w:color="auto" w:fill="FFFFFF"/>
            <w:tcMar>
              <w:left w:w="28" w:type="dxa"/>
            </w:tcMar>
          </w:tcPr>
          <w:p w14:paraId="33CB5AFD">
            <w:pPr>
              <w:pStyle w:val="269"/>
              <w:autoSpaceDE/>
              <w:autoSpaceDN/>
              <w:jc w:val="center"/>
              <w:rPr>
                <w:rFonts w:hint="eastAsia" w:ascii="宋体" w:hAnsi="宋体" w:cs="宋体"/>
              </w:rPr>
            </w:pPr>
            <w:r>
              <w:rPr>
                <w:rFonts w:hint="eastAsia" w:ascii="宋体" w:hAnsi="宋体" w:cs="宋体"/>
              </w:rPr>
              <w:t>1</w:t>
            </w:r>
          </w:p>
        </w:tc>
        <w:tc>
          <w:tcPr>
            <w:tcW w:w="852" w:type="pct"/>
            <w:tcBorders>
              <w:top w:val="single" w:color="000000" w:sz="8" w:space="0"/>
              <w:bottom w:val="single" w:color="000000" w:sz="8" w:space="0"/>
            </w:tcBorders>
            <w:shd w:val="clear" w:color="auto" w:fill="FFFFFF"/>
            <w:tcMar>
              <w:left w:w="28" w:type="dxa"/>
            </w:tcMar>
          </w:tcPr>
          <w:p w14:paraId="77906474">
            <w:pPr>
              <w:pStyle w:val="269"/>
              <w:autoSpaceDE/>
              <w:autoSpaceDN/>
              <w:jc w:val="center"/>
              <w:rPr>
                <w:rFonts w:hint="eastAsia" w:ascii="宋体" w:hAnsi="宋体" w:cs="宋体"/>
              </w:rPr>
            </w:pPr>
            <w:r>
              <w:rPr>
                <w:rFonts w:hint="eastAsia" w:ascii="宋体" w:hAnsi="宋体" w:cs="宋体"/>
              </w:rPr>
              <w:t>Identifier</w:t>
            </w:r>
          </w:p>
        </w:tc>
        <w:tc>
          <w:tcPr>
            <w:tcW w:w="1633" w:type="pct"/>
            <w:tcBorders>
              <w:top w:val="single" w:color="000000" w:sz="8" w:space="0"/>
              <w:bottom w:val="single" w:color="000000" w:sz="8" w:space="0"/>
              <w:right w:val="single" w:color="000000" w:sz="8" w:space="0"/>
            </w:tcBorders>
            <w:shd w:val="clear" w:color="auto" w:fill="FFFFFF"/>
            <w:tcMar>
              <w:left w:w="28" w:type="dxa"/>
            </w:tcMar>
          </w:tcPr>
          <w:p w14:paraId="62E7A77D">
            <w:pPr>
              <w:pStyle w:val="269"/>
              <w:rPr>
                <w:shd w:val="clear" w:color="auto" w:fill="FFFFFF"/>
              </w:rPr>
            </w:pPr>
            <w:r>
              <w:rPr>
                <w:rFonts w:hint="eastAsia"/>
                <w:shd w:val="clear" w:color="auto" w:fill="FFFFFF"/>
              </w:rPr>
              <w:t>待删除的意图实例的标识符。</w:t>
            </w:r>
          </w:p>
        </w:tc>
      </w:tr>
    </w:tbl>
    <w:p w14:paraId="07C73F92">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625" w:name="_Toc14488"/>
      <w:bookmarkStart w:id="1626" w:name="_Toc16262"/>
      <w:bookmarkStart w:id="1627" w:name="_Toc31313"/>
      <w:bookmarkStart w:id="1628" w:name="_Toc12243"/>
      <w:bookmarkStart w:id="1629" w:name="_Toc29780"/>
      <w:bookmarkStart w:id="1630" w:name="_Toc18375"/>
      <w:bookmarkStart w:id="1631" w:name="_Toc24685"/>
      <w:bookmarkStart w:id="1632" w:name="_Toc32406"/>
      <w:bookmarkStart w:id="1633" w:name="_Toc5931"/>
      <w:bookmarkStart w:id="1634" w:name="_Toc16463"/>
      <w:bookmarkStart w:id="1635" w:name="_Toc27766"/>
      <w:bookmarkStart w:id="1636" w:name="_Toc31321"/>
      <w:bookmarkStart w:id="1637" w:name="_Toc31403"/>
      <w:bookmarkStart w:id="1638" w:name="_Toc12746"/>
      <w:r>
        <w:rPr>
          <w:rFonts w:hint="eastAsia"/>
          <w:b w:val="0"/>
          <w:bCs w:val="0"/>
        </w:rPr>
        <w:t>输出参数</w:t>
      </w:r>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p>
    <w:p w14:paraId="45B29298">
      <w:pPr>
        <w:ind w:firstLine="420" w:firstLineChars="200"/>
        <w:rPr>
          <w:highlight w:val="yellow"/>
          <w:rPrChange w:id="182" w:author="吴泽宇" w:date="2025-09-17T09:37:34Z">
            <w:rPr/>
          </w:rPrChange>
        </w:rPr>
        <w:pPrChange w:id="181" w:author="CMCC-0926" w:date="2025-10-20T14:29:38Z">
          <w:pPr>
            <w:ind w:firstLine="420" w:firstLineChars="200"/>
          </w:pPr>
        </w:pPrChange>
      </w:pPr>
      <w:del w:id="183" w:author="CMCC-0926" w:date="2025-10-20T14:29:36Z">
        <w:r>
          <w:rPr>
            <w:highlight w:val="yellow"/>
            <w:rPrChange w:id="184" w:author="吴泽宇" w:date="2025-09-17T09:37:34Z">
              <w:rPr/>
            </w:rPrChange>
          </w:rPr>
          <w:delText>无</w:delText>
        </w:r>
      </w:del>
      <w:ins w:id="186" w:author="CMCC-0926" w:date="2025-10-20T14:29:34Z">
        <w:r>
          <w:rPr>
            <w:rFonts w:hint="eastAsia"/>
            <w:lang w:val="en-US" w:eastAsia="zh-CN"/>
          </w:rPr>
          <w:t>该操作无输出参数</w:t>
        </w:r>
      </w:ins>
      <w:ins w:id="187" w:author="CMCC-0926" w:date="2025-10-20T14:29:34Z">
        <w:r>
          <w:rPr>
            <w:rFonts w:hint="eastAsia"/>
          </w:rPr>
          <w:t>。</w:t>
        </w:r>
      </w:ins>
      <w:ins w:id="188" w:author="CMCC-0926" w:date="2025-10-20T14:29:34Z">
        <w:r>
          <w:rPr/>
          <w:commentReference w:id="9"/>
        </w:r>
      </w:ins>
      <w:del w:id="189" w:author="CMCC-0926" w:date="2025-10-20T14:29:37Z">
        <w:r>
          <w:rPr>
            <w:rFonts w:hint="eastAsia"/>
            <w:highlight w:val="yellow"/>
            <w:rPrChange w:id="190" w:author="吴泽宇" w:date="2025-09-17T09:37:34Z">
              <w:rPr>
                <w:rFonts w:hint="eastAsia"/>
              </w:rPr>
            </w:rPrChange>
          </w:rPr>
          <w:delText>。</w:delText>
        </w:r>
      </w:del>
    </w:p>
    <w:p w14:paraId="0A6C7BA7">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639" w:name="_Toc30546"/>
      <w:bookmarkStart w:id="1640" w:name="_Toc6591"/>
      <w:bookmarkStart w:id="1641" w:name="_Toc11733"/>
      <w:bookmarkStart w:id="1642" w:name="_Toc12196"/>
      <w:bookmarkStart w:id="1643" w:name="_Toc18997"/>
      <w:bookmarkStart w:id="1644" w:name="_Toc11665"/>
      <w:bookmarkStart w:id="1645" w:name="_Toc30386"/>
      <w:bookmarkStart w:id="1646" w:name="_Toc18190"/>
      <w:bookmarkStart w:id="1647" w:name="_Toc4191"/>
      <w:bookmarkStart w:id="1648" w:name="_Toc17803"/>
      <w:bookmarkStart w:id="1649" w:name="_Toc5080"/>
      <w:bookmarkStart w:id="1650" w:name="_Toc19000"/>
      <w:bookmarkStart w:id="1651" w:name="_Toc28666"/>
      <w:bookmarkStart w:id="1652" w:name="_Toc13517"/>
      <w:r>
        <w:rPr>
          <w:rFonts w:hint="eastAsia"/>
          <w:b w:val="0"/>
          <w:bCs w:val="0"/>
        </w:rPr>
        <w:t>操作结果</w:t>
      </w:r>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p>
    <w:p w14:paraId="6B0EB0D7">
      <w:pPr>
        <w:ind w:firstLine="420" w:firstLineChars="200"/>
      </w:pPr>
      <w:r>
        <w:rPr>
          <w:rFonts w:hint="eastAsia"/>
        </w:rPr>
        <w:t>如果成功，意图处理者</w:t>
      </w:r>
      <w:r>
        <w:rPr>
          <w:rFonts w:hint="eastAsia"/>
          <w:lang w:eastAsia="zh"/>
        </w:rPr>
        <w:t>应</w:t>
      </w:r>
      <w:r>
        <w:rPr>
          <w:rFonts w:hint="eastAsia"/>
        </w:rPr>
        <w:t>删除对应的意图实例。</w:t>
      </w:r>
    </w:p>
    <w:p w14:paraId="547D39FD">
      <w:pPr>
        <w:ind w:firstLine="420" w:firstLineChars="200"/>
      </w:pPr>
      <w:r>
        <w:rPr>
          <w:rFonts w:hint="eastAsia"/>
        </w:rPr>
        <w:t>如果失败，</w:t>
      </w:r>
      <w:r>
        <w:t>意图处理者</w:t>
      </w:r>
      <w:r>
        <w:rPr>
          <w:rFonts w:hint="eastAsia"/>
          <w:lang w:eastAsia="zh"/>
        </w:rPr>
        <w:t>应</w:t>
      </w:r>
      <w:r>
        <w:rPr>
          <w:rFonts w:hint="eastAsia"/>
        </w:rPr>
        <w:t>返回相应的错误信息以及可能的原因。</w:t>
      </w:r>
    </w:p>
    <w:p w14:paraId="6050DBD7">
      <w:pPr>
        <w:pStyle w:val="4"/>
        <w:rPr>
          <w:b w:val="0"/>
          <w:bCs w:val="0"/>
        </w:rPr>
      </w:pPr>
      <w:bookmarkStart w:id="1653" w:name="_Toc27247"/>
      <w:bookmarkStart w:id="1654" w:name="_Toc1140309951"/>
      <w:bookmarkStart w:id="1655" w:name="_Toc6941"/>
      <w:bookmarkStart w:id="1656" w:name="_Toc2829"/>
      <w:bookmarkStart w:id="1657" w:name="_Toc29976"/>
      <w:bookmarkStart w:id="1658" w:name="_Toc1118105424"/>
      <w:bookmarkStart w:id="1659" w:name="_Toc321"/>
      <w:bookmarkStart w:id="1660" w:name="_Toc19733"/>
      <w:bookmarkStart w:id="1661" w:name="_Toc1594"/>
      <w:bookmarkStart w:id="1662" w:name="_Toc1906"/>
      <w:bookmarkStart w:id="1663" w:name="_Toc1151672847"/>
      <w:bookmarkStart w:id="1664" w:name="_Toc14975"/>
      <w:bookmarkStart w:id="1665" w:name="_Toc292765609"/>
      <w:bookmarkStart w:id="1666" w:name="_Toc29097"/>
      <w:bookmarkStart w:id="1667" w:name="_Toc9717"/>
      <w:bookmarkStart w:id="1668" w:name="_Toc5742"/>
      <w:bookmarkStart w:id="1669" w:name="_Toc23692"/>
      <w:bookmarkStart w:id="1670" w:name="_Toc31849"/>
      <w:r>
        <w:rPr>
          <w:rFonts w:hint="eastAsia"/>
          <w:b w:val="0"/>
          <w:bCs w:val="0"/>
        </w:rPr>
        <w:t>订阅意图报告操作</w:t>
      </w:r>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p>
    <w:p w14:paraId="4A79A88B">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671" w:name="_Toc4530"/>
      <w:bookmarkStart w:id="1672" w:name="_Toc13525"/>
      <w:bookmarkStart w:id="1673" w:name="_Toc9336"/>
      <w:bookmarkStart w:id="1674" w:name="_Toc28293"/>
      <w:bookmarkStart w:id="1675" w:name="_Toc5894"/>
      <w:bookmarkStart w:id="1676" w:name="_Toc1966"/>
      <w:bookmarkStart w:id="1677" w:name="_Toc4428"/>
      <w:bookmarkStart w:id="1678" w:name="_Toc12329"/>
      <w:bookmarkStart w:id="1679" w:name="_Toc6044"/>
      <w:bookmarkStart w:id="1680" w:name="_Toc13194"/>
      <w:bookmarkStart w:id="1681" w:name="_Toc15468"/>
      <w:bookmarkStart w:id="1682" w:name="_Toc10747"/>
      <w:bookmarkStart w:id="1683" w:name="_Toc2634"/>
      <w:bookmarkStart w:id="1684" w:name="_Toc22337"/>
      <w:r>
        <w:rPr>
          <w:rFonts w:hint="eastAsia"/>
          <w:b w:val="0"/>
          <w:bCs w:val="0"/>
        </w:rPr>
        <w:t>操作描述</w:t>
      </w:r>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p>
    <w:p w14:paraId="07543AE4">
      <w:pPr>
        <w:ind w:firstLine="420" w:firstLineChars="200"/>
      </w:pPr>
      <w:r>
        <w:rPr>
          <w:rFonts w:hint="eastAsia"/>
        </w:rPr>
        <w:t>授权实体</w:t>
      </w:r>
      <w:r>
        <w:rPr>
          <w:rFonts w:hint="eastAsia"/>
          <w:lang w:eastAsia="zh"/>
        </w:rPr>
        <w:t>用于向</w:t>
      </w:r>
      <w:r>
        <w:rPr>
          <w:rFonts w:hint="eastAsia"/>
        </w:rPr>
        <w:t>意图处理者</w:t>
      </w:r>
      <w:r>
        <w:rPr>
          <w:rFonts w:hint="eastAsia"/>
          <w:lang w:eastAsia="zh"/>
        </w:rPr>
        <w:t>请求订阅满足特定</w:t>
      </w:r>
      <w:r>
        <w:rPr>
          <w:rFonts w:hint="eastAsia"/>
        </w:rPr>
        <w:t>筛选条件</w:t>
      </w:r>
      <w:r>
        <w:rPr>
          <w:rFonts w:hint="eastAsia"/>
          <w:lang w:eastAsia="zh"/>
        </w:rPr>
        <w:t>的</w:t>
      </w:r>
      <w:r>
        <w:rPr>
          <w:rFonts w:hint="eastAsia"/>
        </w:rPr>
        <w:t>意图报告。</w:t>
      </w:r>
    </w:p>
    <w:p w14:paraId="404CC16B">
      <w:pPr>
        <w:ind w:firstLine="420" w:firstLineChars="200"/>
        <w:rPr>
          <w:rFonts w:hint="eastAsia" w:ascii="宋体" w:hAnsi="宋体"/>
        </w:rPr>
      </w:pPr>
      <w:r>
        <w:rPr>
          <w:rFonts w:hint="eastAsia" w:ascii="宋体" w:hAnsi="宋体"/>
        </w:rPr>
        <w:t>表</w:t>
      </w:r>
      <w:r>
        <w:rPr>
          <w:rFonts w:ascii="宋体" w:hAnsi="宋体"/>
        </w:rPr>
        <w:t>1</w:t>
      </w:r>
      <w:r>
        <w:rPr>
          <w:rFonts w:hint="eastAsia" w:ascii="宋体" w:hAnsi="宋体"/>
        </w:rPr>
        <w:t>4列出了订阅实体和</w:t>
      </w:r>
      <w:r>
        <w:rPr>
          <w:rFonts w:ascii="宋体" w:hAnsi="宋体"/>
        </w:rPr>
        <w:t>意图处理者</w:t>
      </w:r>
      <w:r>
        <w:rPr>
          <w:rFonts w:hint="eastAsia" w:ascii="宋体" w:hAnsi="宋体"/>
        </w:rPr>
        <w:t>之间交换的信息流。</w:t>
      </w:r>
    </w:p>
    <w:p w14:paraId="4BDD1AD6">
      <w:pPr>
        <w:pStyle w:val="14"/>
        <w:spacing w:before="120" w:beforeLines="50" w:after="120" w:afterLines="50"/>
        <w:jc w:val="center"/>
        <w:rPr>
          <w:rFonts w:eastAsia="宋体"/>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14</w:t>
      </w:r>
      <w:r>
        <w:rPr>
          <w:sz w:val="21"/>
          <w:szCs w:val="21"/>
        </w:rPr>
        <w:fldChar w:fldCharType="end"/>
      </w:r>
      <w:r>
        <w:rPr>
          <w:rFonts w:hint="eastAsia"/>
          <w:sz w:val="21"/>
          <w:szCs w:val="21"/>
        </w:rPr>
        <w:t xml:space="preserve"> 订阅意图报告操作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401"/>
        <w:gridCol w:w="4230"/>
      </w:tblGrid>
      <w:tr w14:paraId="64C6F5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549"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4842487F">
            <w:pPr>
              <w:pStyle w:val="271"/>
              <w:rPr>
                <w:rFonts w:hint="eastAsia" w:ascii="宋体" w:hAnsi="宋体" w:cs="宋体"/>
                <w:b w:val="0"/>
                <w:bCs/>
              </w:rPr>
            </w:pPr>
            <w:r>
              <w:rPr>
                <w:rFonts w:hint="eastAsia" w:ascii="宋体" w:hAnsi="宋体" w:cs="宋体"/>
                <w:b w:val="0"/>
                <w:bCs/>
              </w:rPr>
              <w:t>消息</w:t>
            </w:r>
          </w:p>
        </w:tc>
        <w:tc>
          <w:tcPr>
            <w:tcW w:w="2450"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13DAC4C8">
            <w:pPr>
              <w:pStyle w:val="271"/>
              <w:rPr>
                <w:rFonts w:hint="eastAsia" w:ascii="宋体" w:hAnsi="宋体" w:cs="宋体"/>
                <w:b w:val="0"/>
                <w:bCs/>
              </w:rPr>
            </w:pPr>
            <w:r>
              <w:rPr>
                <w:rFonts w:hint="eastAsia" w:ascii="宋体" w:hAnsi="宋体" w:cs="宋体"/>
                <w:b w:val="0"/>
                <w:bCs/>
              </w:rPr>
              <w:t>方向</w:t>
            </w:r>
          </w:p>
        </w:tc>
      </w:tr>
      <w:tr w14:paraId="25265D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549" w:type="pct"/>
            <w:tcBorders>
              <w:top w:val="single" w:color="000000" w:sz="8" w:space="0"/>
              <w:left w:val="single" w:color="000000" w:sz="8" w:space="0"/>
            </w:tcBorders>
            <w:shd w:val="clear" w:color="auto" w:fill="FFFFFF"/>
            <w:tcMar>
              <w:left w:w="28" w:type="dxa"/>
            </w:tcMar>
            <w:vAlign w:val="center"/>
          </w:tcPr>
          <w:p w14:paraId="4BCEF970">
            <w:pPr>
              <w:pStyle w:val="269"/>
              <w:autoSpaceDE/>
              <w:autoSpaceDN/>
              <w:jc w:val="center"/>
              <w:rPr>
                <w:rFonts w:hint="eastAsia" w:ascii="宋体" w:hAnsi="宋体" w:cs="宋体"/>
              </w:rPr>
            </w:pPr>
            <w:r>
              <w:rPr>
                <w:rFonts w:hint="eastAsia" w:ascii="宋体" w:hAnsi="宋体" w:cs="宋体"/>
              </w:rPr>
              <w:t>SubscribeIntentRequest</w:t>
            </w:r>
          </w:p>
        </w:tc>
        <w:tc>
          <w:tcPr>
            <w:tcW w:w="2450" w:type="pct"/>
            <w:tcBorders>
              <w:top w:val="single" w:color="000000" w:sz="8" w:space="0"/>
              <w:right w:val="single" w:color="000000" w:sz="8" w:space="0"/>
            </w:tcBorders>
            <w:shd w:val="clear" w:color="auto" w:fill="FFFFFF"/>
            <w:tcMar>
              <w:left w:w="28" w:type="dxa"/>
            </w:tcMar>
            <w:vAlign w:val="center"/>
          </w:tcPr>
          <w:p w14:paraId="142D0EAC">
            <w:pPr>
              <w:pStyle w:val="269"/>
              <w:autoSpaceDE/>
              <w:autoSpaceDN/>
              <w:jc w:val="center"/>
            </w:pPr>
            <w:r>
              <w:rPr>
                <w:rFonts w:hint="eastAsia"/>
              </w:rPr>
              <w:t>订阅实体</w:t>
            </w:r>
            <w:r>
              <w:t xml:space="preserve"> </w:t>
            </w:r>
            <w:r>
              <w:rPr>
                <w:rFonts w:ascii="Wingdings" w:hAnsi="Wingdings"/>
              </w:rPr>
              <w:t></w:t>
            </w:r>
            <w:r>
              <w:t xml:space="preserve"> 意图处理者</w:t>
            </w:r>
          </w:p>
        </w:tc>
      </w:tr>
      <w:tr w14:paraId="13E9AC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549" w:type="pct"/>
            <w:tcBorders>
              <w:left w:val="single" w:color="000000" w:sz="8" w:space="0"/>
              <w:bottom w:val="single" w:color="000000" w:sz="8" w:space="0"/>
            </w:tcBorders>
            <w:shd w:val="clear" w:color="auto" w:fill="FFFFFF"/>
            <w:tcMar>
              <w:left w:w="28" w:type="dxa"/>
            </w:tcMar>
            <w:vAlign w:val="center"/>
          </w:tcPr>
          <w:p w14:paraId="42F96FA8">
            <w:pPr>
              <w:pStyle w:val="269"/>
              <w:autoSpaceDE/>
              <w:autoSpaceDN/>
              <w:jc w:val="center"/>
              <w:rPr>
                <w:rFonts w:hint="eastAsia" w:ascii="宋体" w:hAnsi="宋体" w:cs="宋体"/>
              </w:rPr>
            </w:pPr>
            <w:r>
              <w:rPr>
                <w:rFonts w:hint="eastAsia" w:ascii="宋体" w:hAnsi="宋体" w:cs="宋体"/>
              </w:rPr>
              <w:t>SubscribeIntentResponse</w:t>
            </w:r>
          </w:p>
        </w:tc>
        <w:tc>
          <w:tcPr>
            <w:tcW w:w="2450" w:type="pct"/>
            <w:tcBorders>
              <w:bottom w:val="single" w:color="000000" w:sz="8" w:space="0"/>
              <w:right w:val="single" w:color="000000" w:sz="8" w:space="0"/>
            </w:tcBorders>
            <w:shd w:val="clear" w:color="auto" w:fill="FFFFFF"/>
            <w:tcMar>
              <w:left w:w="28" w:type="dxa"/>
            </w:tcMar>
            <w:vAlign w:val="center"/>
          </w:tcPr>
          <w:p w14:paraId="4D25E67E">
            <w:pPr>
              <w:pStyle w:val="269"/>
              <w:autoSpaceDE/>
              <w:autoSpaceDN/>
              <w:jc w:val="center"/>
            </w:pPr>
            <w:r>
              <w:t xml:space="preserve">意图处理者 </w:t>
            </w:r>
            <w:r>
              <w:rPr>
                <w:rFonts w:ascii="Wingdings" w:hAnsi="Wingdings"/>
              </w:rPr>
              <w:t></w:t>
            </w:r>
            <w:r>
              <w:t xml:space="preserve"> </w:t>
            </w:r>
            <w:r>
              <w:rPr>
                <w:rFonts w:hint="eastAsia"/>
              </w:rPr>
              <w:t>订阅实体</w:t>
            </w:r>
          </w:p>
        </w:tc>
      </w:tr>
    </w:tbl>
    <w:p w14:paraId="785A7B16">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685" w:name="_Toc16705"/>
      <w:bookmarkStart w:id="1686" w:name="_Toc29359"/>
      <w:bookmarkStart w:id="1687" w:name="_Toc26416"/>
      <w:bookmarkStart w:id="1688" w:name="_Toc27034"/>
      <w:bookmarkStart w:id="1689" w:name="_Toc9818"/>
      <w:bookmarkStart w:id="1690" w:name="_Toc13206"/>
      <w:bookmarkStart w:id="1691" w:name="_Toc18506"/>
      <w:bookmarkStart w:id="1692" w:name="_Toc9886"/>
      <w:bookmarkStart w:id="1693" w:name="_Toc28643"/>
      <w:bookmarkStart w:id="1694" w:name="_Toc7424"/>
      <w:bookmarkStart w:id="1695" w:name="_Toc6047"/>
      <w:bookmarkStart w:id="1696" w:name="_Toc14236"/>
      <w:bookmarkStart w:id="1697" w:name="_Toc6813"/>
      <w:bookmarkStart w:id="1698" w:name="_Toc22656"/>
      <w:r>
        <w:rPr>
          <w:rFonts w:hint="eastAsia"/>
          <w:b w:val="0"/>
          <w:bCs w:val="0"/>
        </w:rPr>
        <w:t>输入参数</w:t>
      </w:r>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p>
    <w:p w14:paraId="05457D97">
      <w:pPr>
        <w:ind w:firstLine="420" w:firstLineChars="200"/>
        <w:rPr>
          <w:rFonts w:hint="eastAsia" w:ascii="宋体" w:hAnsi="宋体"/>
        </w:rPr>
      </w:pPr>
      <w:r>
        <w:rPr>
          <w:rFonts w:hint="eastAsia" w:ascii="宋体" w:hAnsi="宋体"/>
        </w:rPr>
        <w:t>调用操作时发送的输入参数应遵循表</w:t>
      </w:r>
      <w:r>
        <w:rPr>
          <w:rFonts w:ascii="宋体" w:hAnsi="宋体"/>
        </w:rPr>
        <w:t>1</w:t>
      </w:r>
      <w:r>
        <w:rPr>
          <w:rFonts w:hint="eastAsia" w:ascii="宋体" w:hAnsi="宋体"/>
        </w:rPr>
        <w:t>5中</w:t>
      </w:r>
      <w:r>
        <w:rPr>
          <w:rFonts w:ascii="宋体" w:hAnsi="宋体"/>
        </w:rPr>
        <w:t>指定的要求</w:t>
      </w:r>
      <w:r>
        <w:rPr>
          <w:rFonts w:hint="eastAsia" w:ascii="宋体" w:hAnsi="宋体"/>
        </w:rPr>
        <w:t>。</w:t>
      </w:r>
    </w:p>
    <w:p w14:paraId="01C83D8F">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15</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订阅意图报告操作输入参数</w:t>
      </w:r>
    </w:p>
    <w:tbl>
      <w:tblPr>
        <w:tblStyle w:val="56"/>
        <w:tblW w:w="4994"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0"/>
        <w:gridCol w:w="2706"/>
        <w:gridCol w:w="699"/>
        <w:gridCol w:w="717"/>
        <w:gridCol w:w="1592"/>
        <w:gridCol w:w="2899"/>
      </w:tblGrid>
      <w:tr w14:paraId="2562E5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blHeader/>
          <w:jc w:val="center"/>
        </w:trPr>
        <w:tc>
          <w:tcPr>
            <w:tcW w:w="1574" w:type="pct"/>
            <w:gridSpan w:val="2"/>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578103B7">
            <w:pPr>
              <w:pStyle w:val="271"/>
              <w:rPr>
                <w:rFonts w:hint="eastAsia" w:ascii="宋体" w:hAnsi="宋体" w:cs="宋体"/>
                <w:b w:val="0"/>
                <w:bCs/>
              </w:rPr>
            </w:pPr>
            <w:r>
              <w:rPr>
                <w:rFonts w:hint="eastAsia" w:ascii="宋体" w:hAnsi="宋体" w:cs="宋体"/>
                <w:b w:val="0"/>
                <w:bCs/>
              </w:rPr>
              <w:t>参数</w:t>
            </w:r>
          </w:p>
        </w:tc>
        <w:tc>
          <w:tcPr>
            <w:tcW w:w="405" w:type="pct"/>
            <w:tcBorders>
              <w:top w:val="single" w:color="000000" w:sz="8" w:space="0"/>
              <w:bottom w:val="single" w:color="000000" w:sz="8" w:space="0"/>
            </w:tcBorders>
            <w:shd w:val="clear" w:color="auto" w:fill="FFFFFF" w:themeFill="background1"/>
            <w:tcMar>
              <w:left w:w="28" w:type="dxa"/>
            </w:tcMar>
            <w:vAlign w:val="center"/>
          </w:tcPr>
          <w:p w14:paraId="54E5C0DB">
            <w:pPr>
              <w:pStyle w:val="271"/>
              <w:rPr>
                <w:rFonts w:hint="eastAsia" w:ascii="宋体" w:hAnsi="宋体" w:cs="宋体"/>
                <w:b w:val="0"/>
                <w:bCs/>
              </w:rPr>
            </w:pPr>
            <w:r>
              <w:rPr>
                <w:rFonts w:hint="eastAsia" w:ascii="宋体" w:hAnsi="宋体" w:cs="宋体"/>
                <w:b w:val="0"/>
                <w:bCs/>
              </w:rPr>
              <w:t>限定符</w:t>
            </w:r>
          </w:p>
        </w:tc>
        <w:tc>
          <w:tcPr>
            <w:tcW w:w="416" w:type="pct"/>
            <w:tcBorders>
              <w:top w:val="single" w:color="000000" w:sz="8" w:space="0"/>
              <w:bottom w:val="single" w:color="000000" w:sz="8" w:space="0"/>
            </w:tcBorders>
            <w:shd w:val="clear" w:color="auto" w:fill="FFFFFF" w:themeFill="background1"/>
            <w:tcMar>
              <w:left w:w="28" w:type="dxa"/>
            </w:tcMar>
            <w:vAlign w:val="center"/>
          </w:tcPr>
          <w:p w14:paraId="1A824413">
            <w:pPr>
              <w:pStyle w:val="271"/>
              <w:rPr>
                <w:rFonts w:hint="eastAsia" w:ascii="宋体" w:hAnsi="宋体" w:cs="宋体"/>
                <w:b w:val="0"/>
                <w:bCs/>
              </w:rPr>
            </w:pPr>
            <w:r>
              <w:rPr>
                <w:rFonts w:hint="eastAsia" w:ascii="宋体" w:hAnsi="宋体" w:cs="宋体"/>
                <w:b w:val="0"/>
                <w:bCs/>
              </w:rPr>
              <w:t>基数</w:t>
            </w:r>
          </w:p>
        </w:tc>
        <w:tc>
          <w:tcPr>
            <w:tcW w:w="923" w:type="pct"/>
            <w:tcBorders>
              <w:top w:val="single" w:color="000000" w:sz="8" w:space="0"/>
              <w:bottom w:val="single" w:color="000000" w:sz="8" w:space="0"/>
            </w:tcBorders>
            <w:shd w:val="clear" w:color="auto" w:fill="FFFFFF" w:themeFill="background1"/>
            <w:tcMar>
              <w:left w:w="28" w:type="dxa"/>
            </w:tcMar>
            <w:vAlign w:val="center"/>
          </w:tcPr>
          <w:p w14:paraId="62B21B4F">
            <w:pPr>
              <w:pStyle w:val="271"/>
              <w:rPr>
                <w:rFonts w:hint="eastAsia" w:ascii="宋体" w:hAnsi="宋体" w:cs="宋体"/>
                <w:b w:val="0"/>
                <w:bCs/>
              </w:rPr>
            </w:pPr>
            <w:r>
              <w:rPr>
                <w:rFonts w:hint="eastAsia" w:ascii="宋体" w:hAnsi="宋体" w:cs="宋体"/>
                <w:b w:val="0"/>
                <w:bCs/>
              </w:rPr>
              <w:t>内容</w:t>
            </w:r>
          </w:p>
        </w:tc>
        <w:tc>
          <w:tcPr>
            <w:tcW w:w="1680"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3860B9BD">
            <w:pPr>
              <w:pStyle w:val="271"/>
              <w:rPr>
                <w:rFonts w:hint="eastAsia" w:ascii="宋体" w:hAnsi="宋体" w:cs="宋体"/>
                <w:b w:val="0"/>
                <w:bCs/>
              </w:rPr>
            </w:pPr>
            <w:r>
              <w:rPr>
                <w:rFonts w:hint="eastAsia" w:ascii="宋体" w:hAnsi="宋体" w:cs="宋体"/>
                <w:b w:val="0"/>
                <w:bCs/>
              </w:rPr>
              <w:t>说明</w:t>
            </w:r>
          </w:p>
        </w:tc>
      </w:tr>
      <w:tr w14:paraId="46FC31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1270" w:hRule="atLeast"/>
          <w:jc w:val="center"/>
        </w:trPr>
        <w:tc>
          <w:tcPr>
            <w:tcW w:w="1574" w:type="pct"/>
            <w:gridSpan w:val="2"/>
            <w:tcBorders>
              <w:top w:val="single" w:color="000000" w:sz="8" w:space="0"/>
              <w:left w:val="single" w:color="000000" w:sz="8" w:space="0"/>
            </w:tcBorders>
            <w:shd w:val="clear" w:color="auto" w:fill="FFFFFF"/>
            <w:tcMar>
              <w:left w:w="28" w:type="dxa"/>
            </w:tcMar>
            <w:vAlign w:val="center"/>
          </w:tcPr>
          <w:p w14:paraId="7A41655A">
            <w:pPr>
              <w:pStyle w:val="269"/>
              <w:jc w:val="center"/>
              <w:rPr>
                <w:rFonts w:hint="eastAsia" w:ascii="宋体" w:hAnsi="宋体" w:cs="宋体"/>
                <w:color w:val="000000"/>
              </w:rPr>
            </w:pPr>
            <w:r>
              <w:rPr>
                <w:rFonts w:hint="eastAsia" w:ascii="宋体" w:hAnsi="宋体" w:cs="宋体"/>
              </w:rPr>
              <w:t>filter</w:t>
            </w:r>
          </w:p>
        </w:tc>
        <w:tc>
          <w:tcPr>
            <w:tcW w:w="405" w:type="pct"/>
            <w:tcBorders>
              <w:top w:val="single" w:color="000000" w:sz="8" w:space="0"/>
            </w:tcBorders>
            <w:shd w:val="clear" w:color="auto" w:fill="FFFFFF"/>
            <w:tcMar>
              <w:left w:w="28" w:type="dxa"/>
            </w:tcMar>
            <w:vAlign w:val="center"/>
          </w:tcPr>
          <w:p w14:paraId="72AB6CD0">
            <w:pPr>
              <w:pStyle w:val="269"/>
              <w:autoSpaceDE/>
              <w:autoSpaceDN/>
              <w:jc w:val="center"/>
              <w:rPr>
                <w:rFonts w:hint="eastAsia" w:ascii="宋体" w:hAnsi="宋体" w:cs="宋体"/>
              </w:rPr>
            </w:pPr>
            <w:r>
              <w:rPr>
                <w:rFonts w:hint="eastAsia" w:ascii="宋体" w:hAnsi="宋体" w:cs="宋体"/>
              </w:rPr>
              <w:t>M</w:t>
            </w:r>
          </w:p>
        </w:tc>
        <w:tc>
          <w:tcPr>
            <w:tcW w:w="416" w:type="pct"/>
            <w:tcBorders>
              <w:top w:val="single" w:color="000000" w:sz="8" w:space="0"/>
            </w:tcBorders>
            <w:shd w:val="clear" w:color="auto" w:fill="FFFFFF"/>
            <w:tcMar>
              <w:left w:w="28" w:type="dxa"/>
            </w:tcMar>
            <w:vAlign w:val="center"/>
          </w:tcPr>
          <w:p w14:paraId="7399CBE5">
            <w:pPr>
              <w:pStyle w:val="269"/>
              <w:autoSpaceDE/>
              <w:autoSpaceDN/>
              <w:jc w:val="center"/>
              <w:rPr>
                <w:rFonts w:hint="eastAsia" w:ascii="宋体" w:hAnsi="宋体" w:cs="宋体"/>
              </w:rPr>
            </w:pPr>
            <w:r>
              <w:rPr>
                <w:rFonts w:hint="eastAsia" w:ascii="宋体" w:hAnsi="宋体" w:cs="宋体"/>
              </w:rPr>
              <w:t>1</w:t>
            </w:r>
          </w:p>
        </w:tc>
        <w:tc>
          <w:tcPr>
            <w:tcW w:w="923" w:type="pct"/>
            <w:tcBorders>
              <w:top w:val="single" w:color="000000" w:sz="8" w:space="0"/>
            </w:tcBorders>
            <w:shd w:val="clear" w:color="auto" w:fill="FFFFFF"/>
            <w:tcMar>
              <w:left w:w="28" w:type="dxa"/>
            </w:tcMar>
            <w:vAlign w:val="center"/>
          </w:tcPr>
          <w:p w14:paraId="2DCB3E60">
            <w:pPr>
              <w:pStyle w:val="269"/>
              <w:autoSpaceDE/>
              <w:autoSpaceDN/>
              <w:jc w:val="center"/>
              <w:rPr>
                <w:rFonts w:hint="eastAsia" w:ascii="宋体" w:hAnsi="宋体" w:cs="宋体"/>
              </w:rPr>
            </w:pPr>
            <w:r>
              <w:rPr>
                <w:rFonts w:hint="eastAsia" w:ascii="宋体" w:hAnsi="宋体" w:cs="宋体"/>
              </w:rPr>
              <w:t>Condition</w:t>
            </w:r>
          </w:p>
        </w:tc>
        <w:tc>
          <w:tcPr>
            <w:tcW w:w="1680" w:type="pct"/>
            <w:tcBorders>
              <w:top w:val="single" w:color="000000" w:sz="8" w:space="0"/>
              <w:right w:val="single" w:color="000000" w:sz="8" w:space="0"/>
            </w:tcBorders>
            <w:shd w:val="clear" w:color="auto" w:fill="FFFFFF"/>
            <w:tcMar>
              <w:left w:w="28" w:type="dxa"/>
            </w:tcMar>
            <w:vAlign w:val="center"/>
          </w:tcPr>
          <w:p w14:paraId="7CA8A7CD">
            <w:r>
              <w:rPr>
                <w:rFonts w:hint="eastAsia"/>
                <w:sz w:val="18"/>
                <w:szCs w:val="18"/>
                <w:lang w:val="en-GB"/>
              </w:rPr>
              <w:t>筛选条件，用于选择感兴趣的特定意图</w:t>
            </w:r>
            <w:r>
              <w:rPr>
                <w:rFonts w:hint="eastAsia"/>
                <w:sz w:val="18"/>
                <w:szCs w:val="18"/>
              </w:rPr>
              <w:t>报告</w:t>
            </w:r>
            <w:r>
              <w:rPr>
                <w:rFonts w:hint="eastAsia"/>
                <w:sz w:val="18"/>
                <w:szCs w:val="18"/>
                <w:lang w:val="en-GB"/>
              </w:rPr>
              <w:t>和特定内容（例如意图期望、实现信息等），包含在返回的通知中。</w:t>
            </w:r>
          </w:p>
        </w:tc>
      </w:tr>
      <w:tr w14:paraId="6787BA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gridBefore w:val="1"/>
          <w:wBefore w:w="6" w:type="pct"/>
          <w:jc w:val="center"/>
        </w:trPr>
        <w:tc>
          <w:tcPr>
            <w:tcW w:w="1567" w:type="pct"/>
            <w:tcBorders>
              <w:left w:val="single" w:color="000000" w:sz="8" w:space="0"/>
              <w:bottom w:val="single" w:color="000000" w:sz="8" w:space="0"/>
            </w:tcBorders>
            <w:shd w:val="clear" w:color="auto" w:fill="FFFFFF"/>
            <w:tcMar>
              <w:left w:w="28" w:type="dxa"/>
            </w:tcMar>
          </w:tcPr>
          <w:p w14:paraId="74E25F99">
            <w:pPr>
              <w:pStyle w:val="269"/>
              <w:jc w:val="center"/>
              <w:rPr>
                <w:rFonts w:hint="eastAsia" w:ascii="宋体" w:hAnsi="宋体" w:cs="宋体"/>
              </w:rPr>
            </w:pPr>
            <w:r>
              <w:rPr>
                <w:rFonts w:hint="eastAsia" w:ascii="宋体" w:hAnsi="宋体" w:cs="宋体"/>
              </w:rPr>
              <w:t>intentObjectInstanceId</w:t>
            </w:r>
          </w:p>
        </w:tc>
        <w:tc>
          <w:tcPr>
            <w:tcW w:w="405" w:type="pct"/>
            <w:tcBorders>
              <w:bottom w:val="single" w:color="000000" w:sz="8" w:space="0"/>
            </w:tcBorders>
            <w:shd w:val="clear" w:color="auto" w:fill="FFFFFF"/>
            <w:tcMar>
              <w:left w:w="28" w:type="dxa"/>
            </w:tcMar>
          </w:tcPr>
          <w:p w14:paraId="55BC4F68">
            <w:pPr>
              <w:pStyle w:val="269"/>
              <w:autoSpaceDE/>
              <w:autoSpaceDN/>
              <w:jc w:val="center"/>
              <w:rPr>
                <w:rFonts w:hint="eastAsia" w:ascii="宋体" w:hAnsi="宋体" w:cs="宋体"/>
              </w:rPr>
            </w:pPr>
            <w:r>
              <w:rPr>
                <w:rFonts w:hint="eastAsia" w:ascii="宋体" w:hAnsi="宋体" w:cs="宋体"/>
              </w:rPr>
              <w:t>M</w:t>
            </w:r>
          </w:p>
        </w:tc>
        <w:tc>
          <w:tcPr>
            <w:tcW w:w="416" w:type="pct"/>
            <w:tcBorders>
              <w:bottom w:val="single" w:color="000000" w:sz="8" w:space="0"/>
            </w:tcBorders>
            <w:shd w:val="clear" w:color="auto" w:fill="FFFFFF"/>
            <w:tcMar>
              <w:left w:w="28" w:type="dxa"/>
            </w:tcMar>
          </w:tcPr>
          <w:p w14:paraId="650D1B9B">
            <w:pPr>
              <w:pStyle w:val="269"/>
              <w:autoSpaceDE/>
              <w:autoSpaceDN/>
              <w:jc w:val="center"/>
              <w:rPr>
                <w:rFonts w:hint="eastAsia" w:ascii="宋体" w:hAnsi="宋体" w:cs="宋体"/>
              </w:rPr>
            </w:pPr>
            <w:r>
              <w:rPr>
                <w:rFonts w:hint="eastAsia" w:ascii="宋体" w:hAnsi="宋体" w:cs="宋体"/>
              </w:rPr>
              <w:t>1</w:t>
            </w:r>
          </w:p>
        </w:tc>
        <w:tc>
          <w:tcPr>
            <w:tcW w:w="923" w:type="pct"/>
            <w:tcBorders>
              <w:bottom w:val="single" w:color="000000" w:sz="8" w:space="0"/>
            </w:tcBorders>
            <w:shd w:val="clear" w:color="auto" w:fill="FFFFFF"/>
            <w:tcMar>
              <w:left w:w="28" w:type="dxa"/>
            </w:tcMar>
          </w:tcPr>
          <w:p w14:paraId="3358C11E">
            <w:pPr>
              <w:pStyle w:val="269"/>
              <w:autoSpaceDE/>
              <w:autoSpaceDN/>
              <w:jc w:val="center"/>
              <w:rPr>
                <w:rFonts w:hint="eastAsia" w:ascii="宋体" w:hAnsi="宋体" w:cs="宋体"/>
              </w:rPr>
            </w:pPr>
            <w:r>
              <w:rPr>
                <w:rFonts w:hint="eastAsia" w:ascii="宋体" w:hAnsi="宋体" w:cs="宋体"/>
              </w:rPr>
              <w:t>Identifier</w:t>
            </w:r>
          </w:p>
        </w:tc>
        <w:tc>
          <w:tcPr>
            <w:tcW w:w="1680" w:type="pct"/>
            <w:tcBorders>
              <w:bottom w:val="single" w:color="000000" w:sz="8" w:space="0"/>
              <w:right w:val="single" w:color="000000" w:sz="8" w:space="0"/>
            </w:tcBorders>
            <w:shd w:val="clear" w:color="auto" w:fill="FFFFFF"/>
            <w:tcMar>
              <w:left w:w="28" w:type="dxa"/>
            </w:tcMar>
            <w:vAlign w:val="center"/>
          </w:tcPr>
          <w:p w14:paraId="3757673C">
            <w:pPr>
              <w:pStyle w:val="269"/>
              <w:jc w:val="both"/>
            </w:pPr>
            <w:r>
              <w:rPr>
                <w:rFonts w:hint="eastAsia"/>
              </w:rPr>
              <w:t>所订阅意图实例的标识符。</w:t>
            </w:r>
          </w:p>
        </w:tc>
      </w:tr>
    </w:tbl>
    <w:p w14:paraId="499CD200">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699" w:name="_Toc28558"/>
      <w:bookmarkStart w:id="1700" w:name="_Toc32595"/>
      <w:bookmarkStart w:id="1701" w:name="_Toc26568"/>
      <w:bookmarkStart w:id="1702" w:name="_Toc20951"/>
      <w:bookmarkStart w:id="1703" w:name="_Toc28773"/>
      <w:bookmarkStart w:id="1704" w:name="_Toc6950"/>
      <w:bookmarkStart w:id="1705" w:name="_Toc13214"/>
      <w:bookmarkStart w:id="1706" w:name="_Toc7874"/>
      <w:bookmarkStart w:id="1707" w:name="_Toc20035"/>
      <w:bookmarkStart w:id="1708" w:name="_Toc3157"/>
      <w:bookmarkStart w:id="1709" w:name="_Toc2386"/>
      <w:bookmarkStart w:id="1710" w:name="_Toc13555"/>
      <w:bookmarkStart w:id="1711" w:name="_Toc25008"/>
      <w:bookmarkStart w:id="1712" w:name="_Toc2315"/>
      <w:r>
        <w:rPr>
          <w:rFonts w:hint="eastAsia"/>
          <w:b w:val="0"/>
          <w:bCs w:val="0"/>
        </w:rPr>
        <w:t>输出参数</w:t>
      </w:r>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14:paraId="12386F59">
      <w:pPr>
        <w:ind w:firstLine="420" w:firstLineChars="200"/>
        <w:rPr>
          <w:rFonts w:hint="eastAsia" w:ascii="宋体" w:hAnsi="宋体"/>
        </w:rPr>
      </w:pPr>
      <w:r>
        <w:rPr>
          <w:rFonts w:hint="eastAsia" w:ascii="宋体" w:hAnsi="宋体"/>
        </w:rPr>
        <w:t>操作返回的输出参数应遵循表</w:t>
      </w:r>
      <w:r>
        <w:rPr>
          <w:rFonts w:ascii="宋体" w:hAnsi="宋体"/>
        </w:rPr>
        <w:t>1</w:t>
      </w:r>
      <w:r>
        <w:rPr>
          <w:rFonts w:hint="eastAsia" w:ascii="宋体" w:hAnsi="宋体"/>
        </w:rPr>
        <w:t>6中</w:t>
      </w:r>
      <w:r>
        <w:rPr>
          <w:rFonts w:ascii="宋体" w:hAnsi="宋体"/>
        </w:rPr>
        <w:t>指定的要求</w:t>
      </w:r>
      <w:r>
        <w:rPr>
          <w:rFonts w:hint="eastAsia" w:ascii="宋体" w:hAnsi="宋体"/>
        </w:rPr>
        <w:t>。</w:t>
      </w:r>
    </w:p>
    <w:p w14:paraId="55BEDF10">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16</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订阅意图报告操作输出参数</w:t>
      </w:r>
    </w:p>
    <w:tbl>
      <w:tblPr>
        <w:tblStyle w:val="56"/>
        <w:tblW w:w="4997"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2024"/>
        <w:gridCol w:w="1223"/>
        <w:gridCol w:w="981"/>
        <w:gridCol w:w="1037"/>
        <w:gridCol w:w="3363"/>
      </w:tblGrid>
      <w:tr w14:paraId="2C338C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199"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733E013E">
            <w:pPr>
              <w:pStyle w:val="271"/>
              <w:rPr>
                <w:rFonts w:hint="eastAsia" w:ascii="宋体" w:hAnsi="宋体" w:cs="宋体"/>
                <w:b w:val="0"/>
                <w:bCs/>
              </w:rPr>
            </w:pPr>
            <w:r>
              <w:rPr>
                <w:rFonts w:hint="eastAsia" w:ascii="宋体" w:hAnsi="宋体" w:cs="宋体"/>
                <w:b w:val="0"/>
                <w:bCs/>
              </w:rPr>
              <w:t>参数</w:t>
            </w:r>
          </w:p>
        </w:tc>
        <w:tc>
          <w:tcPr>
            <w:tcW w:w="735" w:type="pct"/>
            <w:tcBorders>
              <w:top w:val="single" w:color="000000" w:sz="8" w:space="0"/>
              <w:bottom w:val="single" w:color="000000" w:sz="8" w:space="0"/>
            </w:tcBorders>
            <w:shd w:val="clear" w:color="auto" w:fill="FFFFFF" w:themeFill="background1"/>
            <w:tcMar>
              <w:left w:w="28" w:type="dxa"/>
            </w:tcMar>
            <w:vAlign w:val="center"/>
          </w:tcPr>
          <w:p w14:paraId="169E45A6">
            <w:pPr>
              <w:pStyle w:val="271"/>
              <w:rPr>
                <w:rFonts w:hint="eastAsia" w:ascii="宋体" w:hAnsi="宋体" w:cs="宋体"/>
                <w:b w:val="0"/>
                <w:bCs/>
              </w:rPr>
            </w:pPr>
            <w:r>
              <w:rPr>
                <w:rFonts w:hint="eastAsia" w:ascii="宋体" w:hAnsi="宋体" w:cs="宋体"/>
                <w:b w:val="0"/>
                <w:bCs/>
              </w:rPr>
              <w:t>限定符</w:t>
            </w:r>
          </w:p>
        </w:tc>
        <w:tc>
          <w:tcPr>
            <w:tcW w:w="595" w:type="pct"/>
            <w:tcBorders>
              <w:top w:val="single" w:color="000000" w:sz="8" w:space="0"/>
              <w:bottom w:val="single" w:color="000000" w:sz="8" w:space="0"/>
            </w:tcBorders>
            <w:shd w:val="clear" w:color="auto" w:fill="FFFFFF" w:themeFill="background1"/>
            <w:tcMar>
              <w:left w:w="28" w:type="dxa"/>
            </w:tcMar>
            <w:vAlign w:val="center"/>
          </w:tcPr>
          <w:p w14:paraId="11A67A09">
            <w:pPr>
              <w:pStyle w:val="271"/>
              <w:rPr>
                <w:rFonts w:hint="eastAsia" w:ascii="宋体" w:hAnsi="宋体" w:cs="宋体"/>
                <w:b w:val="0"/>
                <w:bCs/>
              </w:rPr>
            </w:pPr>
            <w:r>
              <w:rPr>
                <w:rFonts w:hint="eastAsia" w:ascii="宋体" w:hAnsi="宋体" w:cs="宋体"/>
                <w:b w:val="0"/>
                <w:bCs/>
              </w:rPr>
              <w:t>基数</w:t>
            </w:r>
          </w:p>
        </w:tc>
        <w:tc>
          <w:tcPr>
            <w:tcW w:w="495" w:type="pct"/>
            <w:tcBorders>
              <w:top w:val="single" w:color="000000" w:sz="8" w:space="0"/>
              <w:bottom w:val="single" w:color="000000" w:sz="8" w:space="0"/>
            </w:tcBorders>
            <w:shd w:val="clear" w:color="auto" w:fill="FFFFFF" w:themeFill="background1"/>
            <w:tcMar>
              <w:left w:w="28" w:type="dxa"/>
            </w:tcMar>
            <w:vAlign w:val="center"/>
          </w:tcPr>
          <w:p w14:paraId="5F9B9417">
            <w:pPr>
              <w:pStyle w:val="271"/>
              <w:rPr>
                <w:rFonts w:hint="eastAsia" w:ascii="宋体" w:hAnsi="宋体" w:cs="宋体"/>
                <w:b w:val="0"/>
                <w:bCs/>
              </w:rPr>
            </w:pPr>
            <w:r>
              <w:rPr>
                <w:rFonts w:hint="eastAsia" w:ascii="宋体" w:hAnsi="宋体" w:cs="宋体"/>
                <w:b w:val="0"/>
                <w:bCs/>
              </w:rPr>
              <w:t>内容</w:t>
            </w:r>
          </w:p>
        </w:tc>
        <w:tc>
          <w:tcPr>
            <w:tcW w:w="1974"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0C34CE97">
            <w:pPr>
              <w:pStyle w:val="271"/>
              <w:rPr>
                <w:rFonts w:hint="eastAsia" w:ascii="宋体" w:hAnsi="宋体" w:cs="宋体"/>
                <w:b w:val="0"/>
                <w:bCs/>
              </w:rPr>
            </w:pPr>
            <w:r>
              <w:rPr>
                <w:rFonts w:hint="eastAsia" w:ascii="宋体" w:hAnsi="宋体" w:cs="宋体"/>
                <w:b w:val="0"/>
                <w:bCs/>
              </w:rPr>
              <w:t>说明</w:t>
            </w:r>
          </w:p>
        </w:tc>
      </w:tr>
      <w:tr w14:paraId="7CEC34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199" w:type="pct"/>
            <w:tcBorders>
              <w:top w:val="single" w:color="000000" w:sz="8" w:space="0"/>
              <w:left w:val="single" w:color="000000" w:sz="8" w:space="0"/>
              <w:bottom w:val="single" w:color="000000" w:sz="8" w:space="0"/>
            </w:tcBorders>
            <w:shd w:val="clear" w:color="auto" w:fill="FFFFFF"/>
            <w:tcMar>
              <w:left w:w="28" w:type="dxa"/>
            </w:tcMar>
          </w:tcPr>
          <w:p w14:paraId="5430592E">
            <w:pPr>
              <w:pStyle w:val="269"/>
              <w:autoSpaceDE/>
              <w:autoSpaceDN/>
              <w:jc w:val="center"/>
              <w:rPr>
                <w:rFonts w:hint="eastAsia" w:ascii="宋体" w:hAnsi="宋体" w:cs="宋体"/>
              </w:rPr>
            </w:pPr>
            <w:r>
              <w:rPr>
                <w:rFonts w:hint="eastAsia" w:ascii="宋体" w:hAnsi="宋体" w:cs="宋体"/>
              </w:rPr>
              <w:t>subscriptionId</w:t>
            </w:r>
          </w:p>
        </w:tc>
        <w:tc>
          <w:tcPr>
            <w:tcW w:w="735" w:type="pct"/>
            <w:tcBorders>
              <w:top w:val="single" w:color="000000" w:sz="8" w:space="0"/>
              <w:bottom w:val="single" w:color="000000" w:sz="8" w:space="0"/>
            </w:tcBorders>
            <w:shd w:val="clear" w:color="auto" w:fill="FFFFFF"/>
            <w:tcMar>
              <w:left w:w="28" w:type="dxa"/>
            </w:tcMar>
          </w:tcPr>
          <w:p w14:paraId="06D66031">
            <w:pPr>
              <w:pStyle w:val="269"/>
              <w:autoSpaceDE/>
              <w:autoSpaceDN/>
              <w:jc w:val="center"/>
              <w:rPr>
                <w:rFonts w:hint="eastAsia" w:ascii="宋体" w:hAnsi="宋体" w:cs="宋体"/>
              </w:rPr>
            </w:pPr>
            <w:r>
              <w:rPr>
                <w:rFonts w:hint="eastAsia" w:ascii="宋体" w:hAnsi="宋体" w:cs="宋体"/>
              </w:rPr>
              <w:t>M</w:t>
            </w:r>
          </w:p>
        </w:tc>
        <w:tc>
          <w:tcPr>
            <w:tcW w:w="595" w:type="pct"/>
            <w:tcBorders>
              <w:top w:val="single" w:color="000000" w:sz="8" w:space="0"/>
              <w:bottom w:val="single" w:color="000000" w:sz="8" w:space="0"/>
            </w:tcBorders>
            <w:shd w:val="clear" w:color="auto" w:fill="FFFFFF"/>
            <w:tcMar>
              <w:left w:w="28" w:type="dxa"/>
            </w:tcMar>
          </w:tcPr>
          <w:p w14:paraId="6F09DC94">
            <w:pPr>
              <w:pStyle w:val="269"/>
              <w:autoSpaceDE/>
              <w:autoSpaceDN/>
              <w:jc w:val="center"/>
              <w:rPr>
                <w:rFonts w:hint="eastAsia" w:ascii="宋体" w:hAnsi="宋体" w:cs="宋体"/>
              </w:rPr>
            </w:pPr>
            <w:r>
              <w:rPr>
                <w:rFonts w:hint="eastAsia" w:ascii="宋体" w:hAnsi="宋体" w:cs="宋体"/>
              </w:rPr>
              <w:t>0..1</w:t>
            </w:r>
          </w:p>
        </w:tc>
        <w:tc>
          <w:tcPr>
            <w:tcW w:w="495" w:type="pct"/>
            <w:tcBorders>
              <w:top w:val="single" w:color="000000" w:sz="8" w:space="0"/>
              <w:bottom w:val="single" w:color="000000" w:sz="8" w:space="0"/>
            </w:tcBorders>
            <w:shd w:val="clear" w:color="auto" w:fill="FFFFFF"/>
            <w:tcMar>
              <w:left w:w="28" w:type="dxa"/>
            </w:tcMar>
          </w:tcPr>
          <w:p w14:paraId="27E39115">
            <w:pPr>
              <w:pStyle w:val="269"/>
              <w:autoSpaceDE/>
              <w:autoSpaceDN/>
              <w:jc w:val="center"/>
              <w:rPr>
                <w:rFonts w:hint="eastAsia" w:ascii="宋体" w:hAnsi="宋体" w:cs="宋体"/>
              </w:rPr>
            </w:pPr>
            <w:r>
              <w:rPr>
                <w:rFonts w:hint="eastAsia" w:ascii="宋体" w:hAnsi="宋体" w:cs="宋体"/>
              </w:rPr>
              <w:t>Identifier</w:t>
            </w:r>
          </w:p>
        </w:tc>
        <w:tc>
          <w:tcPr>
            <w:tcW w:w="1974" w:type="pct"/>
            <w:tcBorders>
              <w:top w:val="single" w:color="000000" w:sz="8" w:space="0"/>
              <w:bottom w:val="single" w:color="000000" w:sz="8" w:space="0"/>
              <w:right w:val="single" w:color="000000" w:sz="8" w:space="0"/>
            </w:tcBorders>
            <w:shd w:val="clear" w:color="auto" w:fill="FFFFFF"/>
            <w:tcMar>
              <w:left w:w="28" w:type="dxa"/>
            </w:tcMar>
          </w:tcPr>
          <w:p w14:paraId="47C3E33C">
            <w:pPr>
              <w:pStyle w:val="269"/>
            </w:pPr>
            <w:r>
              <w:rPr>
                <w:rFonts w:hint="eastAsia"/>
              </w:rPr>
              <w:t>成功订阅的标识符。</w:t>
            </w:r>
          </w:p>
        </w:tc>
      </w:tr>
    </w:tbl>
    <w:p w14:paraId="6B1CB3D5">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713" w:name="_Toc8131"/>
      <w:bookmarkStart w:id="1714" w:name="_Toc13545"/>
      <w:bookmarkStart w:id="1715" w:name="_Toc1198"/>
      <w:bookmarkStart w:id="1716" w:name="_Toc20982"/>
      <w:bookmarkStart w:id="1717" w:name="_Toc26337"/>
      <w:bookmarkStart w:id="1718" w:name="_Toc25946"/>
      <w:bookmarkStart w:id="1719" w:name="_Toc17374"/>
      <w:bookmarkStart w:id="1720" w:name="_Toc26132"/>
      <w:bookmarkStart w:id="1721" w:name="_Toc3995"/>
      <w:bookmarkStart w:id="1722" w:name="_Toc19661"/>
      <w:bookmarkStart w:id="1723" w:name="_Toc31821"/>
      <w:bookmarkStart w:id="1724" w:name="_Toc29008"/>
      <w:bookmarkStart w:id="1725" w:name="_Toc31533"/>
      <w:bookmarkStart w:id="1726" w:name="_Toc11388"/>
      <w:r>
        <w:rPr>
          <w:rFonts w:hint="eastAsia"/>
          <w:b w:val="0"/>
          <w:bCs w:val="0"/>
        </w:rPr>
        <w:t>操作结果</w:t>
      </w:r>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694DF7F2">
      <w:pPr>
        <w:ind w:firstLine="420" w:firstLineChars="200"/>
      </w:pPr>
      <w:r>
        <w:rPr>
          <w:rFonts w:hint="eastAsia"/>
        </w:rPr>
        <w:t>如果成功，</w:t>
      </w:r>
      <w:r>
        <w:rPr>
          <w:rFonts w:hint="eastAsia"/>
          <w:lang w:eastAsia="zh"/>
        </w:rPr>
        <w:t>意图处理者应</w:t>
      </w:r>
      <w:r>
        <w:rPr>
          <w:rFonts w:hint="eastAsia"/>
        </w:rPr>
        <w:t>返回订阅的标识符。对于具有内容筛选器的特定订阅，只将与筛选器匹配的意图报告传递给订阅者。</w:t>
      </w:r>
    </w:p>
    <w:p w14:paraId="40DEA9FF">
      <w:pPr>
        <w:ind w:firstLine="420" w:firstLineChars="200"/>
      </w:pPr>
      <w:r>
        <w:rPr>
          <w:rFonts w:hint="eastAsia"/>
        </w:rPr>
        <w:t>如果失败，</w:t>
      </w:r>
      <w:r>
        <w:t>意图处理者</w:t>
      </w:r>
      <w:r>
        <w:rPr>
          <w:rFonts w:hint="eastAsia"/>
          <w:lang w:eastAsia="zh"/>
        </w:rPr>
        <w:t>应</w:t>
      </w:r>
      <w:r>
        <w:rPr>
          <w:rFonts w:hint="eastAsia"/>
        </w:rPr>
        <w:t>返回相应的错误信息以及可能的原因。</w:t>
      </w:r>
    </w:p>
    <w:p w14:paraId="0A7DB990">
      <w:pPr>
        <w:pStyle w:val="4"/>
        <w:rPr>
          <w:b w:val="0"/>
          <w:bCs w:val="0"/>
        </w:rPr>
      </w:pPr>
      <w:bookmarkStart w:id="1727" w:name="_Toc1674294745"/>
      <w:bookmarkStart w:id="1728" w:name="_Toc6163"/>
      <w:bookmarkStart w:id="1729" w:name="_Toc1743788396"/>
      <w:bookmarkStart w:id="1730" w:name="_Toc10700"/>
      <w:bookmarkStart w:id="1731" w:name="_Toc13013"/>
      <w:bookmarkStart w:id="1732" w:name="_Toc654696183"/>
      <w:bookmarkStart w:id="1733" w:name="_Toc15636"/>
      <w:bookmarkStart w:id="1734" w:name="_Toc13825"/>
      <w:bookmarkStart w:id="1735" w:name="_Toc22770"/>
      <w:bookmarkStart w:id="1736" w:name="_Toc20786"/>
      <w:bookmarkStart w:id="1737" w:name="_Toc3172"/>
      <w:bookmarkStart w:id="1738" w:name="_Toc24687"/>
      <w:bookmarkStart w:id="1739" w:name="_Toc26807"/>
      <w:bookmarkStart w:id="1740" w:name="_Toc12536"/>
      <w:bookmarkStart w:id="1741" w:name="_Toc4349"/>
      <w:bookmarkStart w:id="1742" w:name="_Toc29514"/>
      <w:bookmarkStart w:id="1743" w:name="_Toc20263"/>
      <w:bookmarkStart w:id="1744" w:name="_Toc1891998778"/>
      <w:r>
        <w:rPr>
          <w:rFonts w:hint="eastAsia"/>
          <w:b w:val="0"/>
          <w:bCs w:val="0"/>
        </w:rPr>
        <w:t>终止订阅意图报告操作</w:t>
      </w:r>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p>
    <w:p w14:paraId="1BB6B196">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745" w:name="_Toc15697"/>
      <w:bookmarkStart w:id="1746" w:name="_Toc13583"/>
      <w:bookmarkStart w:id="1747" w:name="_Toc32006"/>
      <w:bookmarkStart w:id="1748" w:name="_Toc29436"/>
      <w:bookmarkStart w:id="1749" w:name="_Toc14467"/>
      <w:bookmarkStart w:id="1750" w:name="_Toc22740"/>
      <w:bookmarkStart w:id="1751" w:name="_Toc2216"/>
      <w:bookmarkStart w:id="1752" w:name="_Toc14461"/>
      <w:bookmarkStart w:id="1753" w:name="_Toc15490"/>
      <w:bookmarkStart w:id="1754" w:name="_Toc1318"/>
      <w:bookmarkStart w:id="1755" w:name="_Toc6489"/>
      <w:bookmarkStart w:id="1756" w:name="_Toc26550"/>
      <w:bookmarkStart w:id="1757" w:name="_Toc29773"/>
      <w:bookmarkStart w:id="1758" w:name="_Toc4318"/>
      <w:r>
        <w:rPr>
          <w:rFonts w:hint="eastAsia"/>
          <w:b w:val="0"/>
          <w:bCs w:val="0"/>
        </w:rPr>
        <w:t>操作描述</w:t>
      </w:r>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p>
    <w:p w14:paraId="5B07D79D">
      <w:pPr>
        <w:ind w:firstLine="420" w:firstLineChars="200"/>
      </w:pPr>
      <w:r>
        <w:rPr>
          <w:rFonts w:hint="eastAsia"/>
          <w:lang w:eastAsia="zh"/>
        </w:rPr>
        <w:t>订阅</w:t>
      </w:r>
      <w:r>
        <w:rPr>
          <w:rFonts w:hint="eastAsia"/>
        </w:rPr>
        <w:t>实体</w:t>
      </w:r>
      <w:r>
        <w:rPr>
          <w:rFonts w:hint="eastAsia"/>
          <w:lang w:eastAsia="zh"/>
        </w:rPr>
        <w:t>用于向意图处理者请求</w:t>
      </w:r>
      <w:r>
        <w:t>终止特定意图报告订阅</w:t>
      </w:r>
      <w:r>
        <w:rPr>
          <w:rFonts w:hint="eastAsia"/>
        </w:rPr>
        <w:t>。</w:t>
      </w:r>
    </w:p>
    <w:p w14:paraId="64A1E0BD">
      <w:pPr>
        <w:ind w:firstLine="420" w:firstLineChars="200"/>
        <w:rPr>
          <w:rFonts w:hint="eastAsia" w:ascii="宋体" w:hAnsi="宋体"/>
        </w:rPr>
      </w:pPr>
      <w:r>
        <w:rPr>
          <w:rFonts w:hint="eastAsia" w:ascii="宋体" w:hAnsi="宋体"/>
        </w:rPr>
        <w:t>表</w:t>
      </w:r>
      <w:r>
        <w:rPr>
          <w:rFonts w:ascii="宋体" w:hAnsi="宋体"/>
        </w:rPr>
        <w:t>1</w:t>
      </w:r>
      <w:r>
        <w:rPr>
          <w:rFonts w:hint="eastAsia" w:ascii="宋体" w:hAnsi="宋体"/>
        </w:rPr>
        <w:t>7列出了订阅实体和</w:t>
      </w:r>
      <w:r>
        <w:rPr>
          <w:rFonts w:ascii="宋体" w:hAnsi="宋体"/>
        </w:rPr>
        <w:t>意图处理者</w:t>
      </w:r>
      <w:r>
        <w:rPr>
          <w:rFonts w:hint="eastAsia" w:ascii="宋体" w:hAnsi="宋体"/>
        </w:rPr>
        <w:t>之间交换的信息流。</w:t>
      </w:r>
    </w:p>
    <w:p w14:paraId="4979CB11">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17</w:t>
      </w:r>
      <w:r>
        <w:rPr>
          <w:rFonts w:hint="eastAsia" w:ascii="黑体" w:hAnsi="黑体" w:cs="黑体"/>
          <w:sz w:val="21"/>
          <w:szCs w:val="21"/>
        </w:rPr>
        <w:fldChar w:fldCharType="end"/>
      </w:r>
      <w:r>
        <w:rPr>
          <w:rFonts w:hint="eastAsia" w:ascii="黑体" w:hAnsi="黑体" w:cs="黑体"/>
          <w:sz w:val="21"/>
          <w:szCs w:val="21"/>
        </w:rPr>
        <w:t xml:space="preserve"> 终止订阅意图报告操作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451"/>
        <w:gridCol w:w="4180"/>
      </w:tblGrid>
      <w:tr w14:paraId="2F0AE0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578" w:type="pct"/>
            <w:tcBorders>
              <w:top w:val="single" w:color="000000" w:sz="8" w:space="0"/>
              <w:left w:val="single" w:color="000000" w:sz="8" w:space="0"/>
              <w:bottom w:val="single" w:color="000000" w:sz="8" w:space="0"/>
            </w:tcBorders>
            <w:shd w:val="clear" w:color="auto" w:fill="FFFFFF" w:themeFill="background1"/>
            <w:tcMar>
              <w:left w:w="28" w:type="dxa"/>
            </w:tcMar>
          </w:tcPr>
          <w:p w14:paraId="0941BA42">
            <w:pPr>
              <w:pStyle w:val="271"/>
              <w:rPr>
                <w:rFonts w:hint="eastAsia" w:ascii="宋体" w:hAnsi="宋体" w:cs="宋体"/>
                <w:b w:val="0"/>
                <w:bCs/>
              </w:rPr>
            </w:pPr>
            <w:r>
              <w:rPr>
                <w:rFonts w:hint="eastAsia" w:ascii="宋体" w:hAnsi="宋体" w:cs="宋体"/>
                <w:b w:val="0"/>
                <w:bCs/>
              </w:rPr>
              <w:t>消息</w:t>
            </w:r>
          </w:p>
        </w:tc>
        <w:tc>
          <w:tcPr>
            <w:tcW w:w="2421" w:type="pct"/>
            <w:tcBorders>
              <w:top w:val="single" w:color="000000" w:sz="8" w:space="0"/>
              <w:bottom w:val="single" w:color="000000" w:sz="8" w:space="0"/>
              <w:right w:val="single" w:color="000000" w:sz="8" w:space="0"/>
            </w:tcBorders>
            <w:shd w:val="clear" w:color="auto" w:fill="FFFFFF" w:themeFill="background1"/>
            <w:tcMar>
              <w:left w:w="28" w:type="dxa"/>
            </w:tcMar>
          </w:tcPr>
          <w:p w14:paraId="2ECC3811">
            <w:pPr>
              <w:pStyle w:val="271"/>
              <w:rPr>
                <w:rFonts w:hint="eastAsia" w:ascii="宋体" w:hAnsi="宋体" w:cs="宋体"/>
                <w:b w:val="0"/>
                <w:bCs/>
              </w:rPr>
            </w:pPr>
            <w:r>
              <w:rPr>
                <w:rFonts w:hint="eastAsia" w:ascii="宋体" w:hAnsi="宋体" w:cs="宋体"/>
                <w:b w:val="0"/>
                <w:bCs/>
              </w:rPr>
              <w:t>方向</w:t>
            </w:r>
          </w:p>
        </w:tc>
      </w:tr>
      <w:tr w14:paraId="45700B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578" w:type="pct"/>
            <w:tcBorders>
              <w:top w:val="single" w:color="000000" w:sz="8" w:space="0"/>
              <w:left w:val="single" w:color="000000" w:sz="8" w:space="0"/>
            </w:tcBorders>
            <w:shd w:val="clear" w:color="auto" w:fill="FFFFFF"/>
            <w:tcMar>
              <w:left w:w="28" w:type="dxa"/>
            </w:tcMar>
          </w:tcPr>
          <w:p w14:paraId="15306812">
            <w:pPr>
              <w:pStyle w:val="269"/>
              <w:autoSpaceDE/>
              <w:autoSpaceDN/>
              <w:jc w:val="center"/>
              <w:rPr>
                <w:rFonts w:hint="eastAsia" w:ascii="宋体" w:hAnsi="宋体" w:cs="宋体"/>
              </w:rPr>
            </w:pPr>
            <w:r>
              <w:rPr>
                <w:rFonts w:hint="eastAsia" w:ascii="宋体" w:hAnsi="宋体" w:cs="宋体"/>
              </w:rPr>
              <w:t>TerminateSubscribeIntentRequest</w:t>
            </w:r>
          </w:p>
        </w:tc>
        <w:tc>
          <w:tcPr>
            <w:tcW w:w="2421" w:type="pct"/>
            <w:tcBorders>
              <w:top w:val="single" w:color="000000" w:sz="8" w:space="0"/>
              <w:right w:val="single" w:color="000000" w:sz="8" w:space="0"/>
            </w:tcBorders>
            <w:shd w:val="clear" w:color="auto" w:fill="FFFFFF"/>
            <w:tcMar>
              <w:left w:w="28" w:type="dxa"/>
            </w:tcMar>
          </w:tcPr>
          <w:p w14:paraId="33C6C916">
            <w:pPr>
              <w:pStyle w:val="269"/>
              <w:autoSpaceDE/>
              <w:autoSpaceDN/>
              <w:jc w:val="center"/>
            </w:pPr>
            <w:r>
              <w:rPr>
                <w:rFonts w:hint="eastAsia"/>
              </w:rPr>
              <w:t>订阅实体</w:t>
            </w:r>
            <w:r>
              <w:t xml:space="preserve"> </w:t>
            </w:r>
            <w:r>
              <w:rPr>
                <w:rFonts w:ascii="Wingdings" w:hAnsi="Wingdings"/>
              </w:rPr>
              <w:t></w:t>
            </w:r>
            <w:r>
              <w:t xml:space="preserve"> 意图处理者</w:t>
            </w:r>
          </w:p>
        </w:tc>
      </w:tr>
      <w:tr w14:paraId="3CB191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578" w:type="pct"/>
            <w:tcBorders>
              <w:left w:val="single" w:color="000000" w:sz="8" w:space="0"/>
              <w:bottom w:val="single" w:color="000000" w:sz="8" w:space="0"/>
            </w:tcBorders>
            <w:shd w:val="clear" w:color="auto" w:fill="FFFFFF"/>
            <w:tcMar>
              <w:left w:w="28" w:type="dxa"/>
            </w:tcMar>
          </w:tcPr>
          <w:p w14:paraId="5160B5B1">
            <w:pPr>
              <w:pStyle w:val="269"/>
              <w:autoSpaceDE/>
              <w:autoSpaceDN/>
              <w:jc w:val="center"/>
              <w:rPr>
                <w:rFonts w:hint="eastAsia" w:ascii="宋体" w:hAnsi="宋体" w:cs="宋体"/>
              </w:rPr>
            </w:pPr>
            <w:r>
              <w:rPr>
                <w:rFonts w:hint="eastAsia" w:ascii="宋体" w:hAnsi="宋体" w:cs="宋体"/>
              </w:rPr>
              <w:t>TerminateSubscribeIntentResponse</w:t>
            </w:r>
          </w:p>
        </w:tc>
        <w:tc>
          <w:tcPr>
            <w:tcW w:w="2421" w:type="pct"/>
            <w:tcBorders>
              <w:bottom w:val="single" w:color="000000" w:sz="8" w:space="0"/>
              <w:right w:val="single" w:color="000000" w:sz="8" w:space="0"/>
            </w:tcBorders>
            <w:shd w:val="clear" w:color="auto" w:fill="FFFFFF"/>
            <w:tcMar>
              <w:left w:w="28" w:type="dxa"/>
            </w:tcMar>
          </w:tcPr>
          <w:p w14:paraId="6F35AB0B">
            <w:pPr>
              <w:pStyle w:val="269"/>
              <w:autoSpaceDE/>
              <w:autoSpaceDN/>
              <w:jc w:val="center"/>
            </w:pPr>
            <w:r>
              <w:t xml:space="preserve">意图处理者 </w:t>
            </w:r>
            <w:r>
              <w:rPr>
                <w:rFonts w:ascii="Wingdings" w:hAnsi="Wingdings"/>
              </w:rPr>
              <w:t></w:t>
            </w:r>
            <w:r>
              <w:t xml:space="preserve"> </w:t>
            </w:r>
            <w:r>
              <w:rPr>
                <w:rFonts w:hint="eastAsia"/>
              </w:rPr>
              <w:t>订阅实体</w:t>
            </w:r>
          </w:p>
        </w:tc>
      </w:tr>
    </w:tbl>
    <w:p w14:paraId="694376FF">
      <w:pPr>
        <w:pStyle w:val="5"/>
        <w:numPr>
          <w:ilvl w:val="3"/>
          <w:numId w:val="1"/>
        </w:numPr>
        <w:tabs>
          <w:tab w:val="left" w:pos="420"/>
          <w:tab w:val="left" w:pos="794"/>
          <w:tab w:val="left" w:pos="2127"/>
          <w:tab w:val="left" w:pos="2410"/>
          <w:tab w:val="left" w:pos="2921"/>
          <w:tab w:val="left" w:pos="3261"/>
        </w:tabs>
        <w:spacing w:before="240" w:beforeLines="100" w:line="377" w:lineRule="auto"/>
        <w:ind w:left="0" w:firstLine="0"/>
        <w:rPr>
          <w:rFonts w:hint="eastAsia"/>
          <w:b w:val="0"/>
          <w:bCs w:val="0"/>
        </w:rPr>
      </w:pPr>
      <w:bookmarkStart w:id="1759" w:name="_Toc1857"/>
      <w:bookmarkStart w:id="1760" w:name="_Toc3311"/>
      <w:bookmarkStart w:id="1761" w:name="_Toc1885"/>
      <w:bookmarkStart w:id="1762" w:name="_Toc30561"/>
      <w:bookmarkStart w:id="1763" w:name="_Toc24314"/>
      <w:bookmarkStart w:id="1764" w:name="_Toc13804"/>
      <w:bookmarkStart w:id="1765" w:name="_Toc29606"/>
      <w:bookmarkStart w:id="1766" w:name="_Toc21506"/>
      <w:bookmarkStart w:id="1767" w:name="_Toc3067"/>
      <w:bookmarkStart w:id="1768" w:name="_Toc18912"/>
      <w:bookmarkStart w:id="1769" w:name="_Toc28201"/>
      <w:bookmarkStart w:id="1770" w:name="_Toc17913"/>
      <w:bookmarkStart w:id="1771" w:name="_Toc6804"/>
      <w:bookmarkStart w:id="1772" w:name="_Toc5025"/>
      <w:r>
        <w:rPr>
          <w:rFonts w:hint="eastAsia"/>
          <w:b w:val="0"/>
          <w:bCs w:val="0"/>
        </w:rPr>
        <w:t>输入参数</w:t>
      </w:r>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p>
    <w:p w14:paraId="03C706B0">
      <w:pPr>
        <w:ind w:firstLine="420" w:firstLineChars="200"/>
        <w:rPr>
          <w:rFonts w:hint="eastAsia" w:ascii="宋体" w:hAnsi="宋体"/>
        </w:rPr>
      </w:pPr>
      <w:r>
        <w:rPr>
          <w:rFonts w:hint="eastAsia" w:ascii="宋体" w:hAnsi="宋体"/>
        </w:rPr>
        <w:t>调用操作时发送的输入参数应遵循表</w:t>
      </w:r>
      <w:r>
        <w:rPr>
          <w:rFonts w:ascii="宋体" w:hAnsi="宋体"/>
        </w:rPr>
        <w:t>1</w:t>
      </w:r>
      <w:r>
        <w:rPr>
          <w:rFonts w:hint="eastAsia" w:ascii="宋体" w:hAnsi="宋体"/>
        </w:rPr>
        <w:t>8中</w:t>
      </w:r>
      <w:r>
        <w:rPr>
          <w:rFonts w:ascii="宋体" w:hAnsi="宋体"/>
        </w:rPr>
        <w:t>指定的要求</w:t>
      </w:r>
      <w:r>
        <w:rPr>
          <w:rFonts w:hint="eastAsia" w:ascii="宋体" w:hAnsi="宋体"/>
        </w:rPr>
        <w:t>。</w:t>
      </w:r>
    </w:p>
    <w:p w14:paraId="6420EC02">
      <w:pPr>
        <w:pStyle w:val="14"/>
        <w:spacing w:before="120" w:beforeLines="50" w:after="120" w:afterLines="50"/>
        <w:jc w:val="center"/>
        <w:rPr>
          <w:rFonts w:hint="eastAsia" w:ascii="黑体" w:hAnsi="黑体" w:cs="黑体"/>
          <w:b/>
          <w:bCs/>
          <w:szCs w:val="21"/>
        </w:rPr>
      </w:pPr>
      <w:r>
        <w:rPr>
          <w:rFonts w:hint="eastAsia" w:ascii="黑体" w:hAnsi="黑体" w:cs="黑体"/>
          <w:bCs/>
          <w:sz w:val="21"/>
          <w:szCs w:val="21"/>
        </w:rPr>
        <w:t xml:space="preserve">表 </w:t>
      </w:r>
      <w:r>
        <w:rPr>
          <w:rFonts w:hint="eastAsia" w:ascii="黑体" w:hAnsi="黑体" w:cs="黑体"/>
          <w:bCs/>
          <w:sz w:val="21"/>
          <w:szCs w:val="21"/>
        </w:rPr>
        <w:fldChar w:fldCharType="begin"/>
      </w:r>
      <w:r>
        <w:rPr>
          <w:rFonts w:hint="eastAsia" w:ascii="黑体" w:hAnsi="黑体" w:cs="黑体"/>
          <w:bCs/>
          <w:sz w:val="21"/>
          <w:szCs w:val="21"/>
        </w:rPr>
        <w:instrText xml:space="preserve"> SEQ 表 \* ARABIC </w:instrText>
      </w:r>
      <w:r>
        <w:rPr>
          <w:rFonts w:hint="eastAsia" w:ascii="黑体" w:hAnsi="黑体" w:cs="黑体"/>
          <w:bCs/>
          <w:sz w:val="21"/>
          <w:szCs w:val="21"/>
        </w:rPr>
        <w:fldChar w:fldCharType="separate"/>
      </w:r>
      <w:r>
        <w:rPr>
          <w:rFonts w:hint="eastAsia" w:ascii="黑体" w:hAnsi="黑体" w:cs="黑体"/>
          <w:bCs/>
          <w:sz w:val="21"/>
          <w:szCs w:val="21"/>
        </w:rPr>
        <w:t>18</w:t>
      </w:r>
      <w:r>
        <w:rPr>
          <w:rFonts w:hint="eastAsia" w:ascii="黑体" w:hAnsi="黑体" w:cs="黑体"/>
          <w:bCs/>
          <w:sz w:val="21"/>
          <w:szCs w:val="21"/>
        </w:rPr>
        <w:fldChar w:fldCharType="end"/>
      </w:r>
      <w:r>
        <w:rPr>
          <w:rFonts w:hint="eastAsia" w:ascii="黑体" w:hAnsi="黑体" w:cs="黑体"/>
          <w:bCs/>
          <w:sz w:val="21"/>
          <w:szCs w:val="21"/>
        </w:rPr>
        <w:t xml:space="preserve"> </w:t>
      </w:r>
      <w:r>
        <w:rPr>
          <w:rFonts w:hint="eastAsia" w:ascii="黑体" w:hAnsi="黑体" w:cs="黑体"/>
          <w:sz w:val="21"/>
          <w:szCs w:val="21"/>
        </w:rPr>
        <w:t>终止订阅意图报告操作</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1768"/>
        <w:gridCol w:w="1145"/>
        <w:gridCol w:w="1017"/>
        <w:gridCol w:w="1785"/>
        <w:gridCol w:w="2915"/>
      </w:tblGrid>
      <w:tr w14:paraId="2F6D47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1024" w:type="pct"/>
            <w:tcBorders>
              <w:top w:val="single" w:color="000000" w:sz="8" w:space="0"/>
              <w:left w:val="single" w:color="000000" w:sz="8" w:space="0"/>
              <w:bottom w:val="single" w:color="000000" w:sz="8" w:space="0"/>
            </w:tcBorders>
            <w:shd w:val="clear" w:color="auto" w:fill="FFFFFF" w:themeFill="background1"/>
            <w:tcMar>
              <w:left w:w="28" w:type="dxa"/>
            </w:tcMar>
          </w:tcPr>
          <w:p w14:paraId="6C152EC7">
            <w:pPr>
              <w:pStyle w:val="271"/>
              <w:rPr>
                <w:rFonts w:hint="eastAsia" w:ascii="宋体" w:hAnsi="宋体" w:cs="宋体"/>
                <w:b w:val="0"/>
                <w:bCs/>
              </w:rPr>
            </w:pPr>
            <w:r>
              <w:rPr>
                <w:rFonts w:hint="eastAsia" w:ascii="宋体" w:hAnsi="宋体" w:cs="宋体"/>
                <w:b w:val="0"/>
                <w:bCs/>
              </w:rPr>
              <w:t>参数</w:t>
            </w:r>
          </w:p>
        </w:tc>
        <w:tc>
          <w:tcPr>
            <w:tcW w:w="663" w:type="pct"/>
            <w:tcBorders>
              <w:top w:val="single" w:color="000000" w:sz="8" w:space="0"/>
              <w:bottom w:val="single" w:color="000000" w:sz="8" w:space="0"/>
            </w:tcBorders>
            <w:shd w:val="clear" w:color="auto" w:fill="FFFFFF" w:themeFill="background1"/>
            <w:tcMar>
              <w:left w:w="28" w:type="dxa"/>
            </w:tcMar>
          </w:tcPr>
          <w:p w14:paraId="506F5A1B">
            <w:pPr>
              <w:pStyle w:val="271"/>
              <w:rPr>
                <w:rFonts w:hint="eastAsia" w:ascii="宋体" w:hAnsi="宋体" w:cs="宋体"/>
                <w:b w:val="0"/>
                <w:bCs/>
              </w:rPr>
            </w:pPr>
            <w:r>
              <w:rPr>
                <w:rFonts w:hint="eastAsia" w:ascii="宋体" w:hAnsi="宋体" w:cs="宋体"/>
                <w:b w:val="0"/>
                <w:bCs/>
              </w:rPr>
              <w:t>限定符</w:t>
            </w:r>
          </w:p>
        </w:tc>
        <w:tc>
          <w:tcPr>
            <w:tcW w:w="589" w:type="pct"/>
            <w:tcBorders>
              <w:top w:val="single" w:color="000000" w:sz="8" w:space="0"/>
              <w:bottom w:val="single" w:color="000000" w:sz="8" w:space="0"/>
            </w:tcBorders>
            <w:shd w:val="clear" w:color="auto" w:fill="FFFFFF" w:themeFill="background1"/>
            <w:tcMar>
              <w:left w:w="28" w:type="dxa"/>
            </w:tcMar>
          </w:tcPr>
          <w:p w14:paraId="7B253319">
            <w:pPr>
              <w:pStyle w:val="271"/>
              <w:rPr>
                <w:rFonts w:hint="eastAsia" w:ascii="宋体" w:hAnsi="宋体" w:cs="宋体"/>
                <w:b w:val="0"/>
                <w:bCs/>
              </w:rPr>
            </w:pPr>
            <w:r>
              <w:rPr>
                <w:rFonts w:hint="eastAsia" w:ascii="宋体" w:hAnsi="宋体" w:cs="宋体"/>
                <w:b w:val="0"/>
                <w:bCs/>
              </w:rPr>
              <w:t>基数</w:t>
            </w:r>
          </w:p>
        </w:tc>
        <w:tc>
          <w:tcPr>
            <w:tcW w:w="1034" w:type="pct"/>
            <w:tcBorders>
              <w:top w:val="single" w:color="000000" w:sz="8" w:space="0"/>
              <w:bottom w:val="single" w:color="000000" w:sz="8" w:space="0"/>
            </w:tcBorders>
            <w:shd w:val="clear" w:color="auto" w:fill="FFFFFF" w:themeFill="background1"/>
            <w:tcMar>
              <w:left w:w="28" w:type="dxa"/>
            </w:tcMar>
          </w:tcPr>
          <w:p w14:paraId="6E674B04">
            <w:pPr>
              <w:pStyle w:val="271"/>
              <w:rPr>
                <w:rFonts w:hint="eastAsia" w:ascii="宋体" w:hAnsi="宋体" w:cs="宋体"/>
                <w:b w:val="0"/>
                <w:bCs/>
              </w:rPr>
            </w:pPr>
            <w:r>
              <w:rPr>
                <w:rFonts w:hint="eastAsia" w:ascii="宋体" w:hAnsi="宋体" w:cs="宋体"/>
                <w:b w:val="0"/>
                <w:bCs/>
              </w:rPr>
              <w:t>内容</w:t>
            </w:r>
          </w:p>
        </w:tc>
        <w:tc>
          <w:tcPr>
            <w:tcW w:w="1688" w:type="pct"/>
            <w:tcBorders>
              <w:top w:val="single" w:color="000000" w:sz="8" w:space="0"/>
              <w:bottom w:val="single" w:color="000000" w:sz="8" w:space="0"/>
              <w:right w:val="single" w:color="000000" w:sz="8" w:space="0"/>
            </w:tcBorders>
            <w:shd w:val="clear" w:color="auto" w:fill="FFFFFF" w:themeFill="background1"/>
            <w:tcMar>
              <w:left w:w="28" w:type="dxa"/>
            </w:tcMar>
          </w:tcPr>
          <w:p w14:paraId="3E86F2F6">
            <w:pPr>
              <w:pStyle w:val="271"/>
              <w:rPr>
                <w:rFonts w:hint="eastAsia" w:ascii="宋体" w:hAnsi="宋体" w:cs="宋体"/>
                <w:b w:val="0"/>
                <w:bCs/>
              </w:rPr>
            </w:pPr>
            <w:r>
              <w:rPr>
                <w:rFonts w:hint="eastAsia" w:ascii="宋体" w:hAnsi="宋体" w:cs="宋体"/>
                <w:b w:val="0"/>
                <w:bCs/>
              </w:rPr>
              <w:t>说明</w:t>
            </w:r>
          </w:p>
        </w:tc>
      </w:tr>
      <w:tr w14:paraId="6859BD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024" w:type="pct"/>
            <w:tcBorders>
              <w:top w:val="single" w:color="000000" w:sz="8" w:space="0"/>
              <w:left w:val="single" w:color="000000" w:sz="8" w:space="0"/>
              <w:bottom w:val="single" w:color="000000" w:sz="8" w:space="0"/>
            </w:tcBorders>
            <w:shd w:val="clear" w:color="auto" w:fill="FFFFFF"/>
            <w:tcMar>
              <w:left w:w="28" w:type="dxa"/>
            </w:tcMar>
            <w:vAlign w:val="center"/>
          </w:tcPr>
          <w:p w14:paraId="6A671149">
            <w:pPr>
              <w:pStyle w:val="269"/>
              <w:autoSpaceDE/>
              <w:autoSpaceDN/>
              <w:jc w:val="center"/>
              <w:rPr>
                <w:rFonts w:hint="eastAsia" w:ascii="宋体" w:hAnsi="宋体" w:cs="宋体"/>
              </w:rPr>
            </w:pPr>
            <w:r>
              <w:rPr>
                <w:rFonts w:hint="eastAsia" w:ascii="宋体" w:hAnsi="宋体" w:cs="宋体"/>
              </w:rPr>
              <w:t>subscriptionId</w:t>
            </w:r>
          </w:p>
        </w:tc>
        <w:tc>
          <w:tcPr>
            <w:tcW w:w="663" w:type="pct"/>
            <w:tcBorders>
              <w:top w:val="single" w:color="000000" w:sz="8" w:space="0"/>
              <w:bottom w:val="single" w:color="000000" w:sz="8" w:space="0"/>
            </w:tcBorders>
            <w:shd w:val="clear" w:color="auto" w:fill="FFFFFF"/>
            <w:tcMar>
              <w:left w:w="28" w:type="dxa"/>
            </w:tcMar>
            <w:vAlign w:val="center"/>
          </w:tcPr>
          <w:p w14:paraId="2B697E5F">
            <w:pPr>
              <w:pStyle w:val="269"/>
              <w:autoSpaceDE/>
              <w:autoSpaceDN/>
              <w:jc w:val="center"/>
              <w:rPr>
                <w:rFonts w:hint="eastAsia" w:ascii="宋体" w:hAnsi="宋体" w:cs="宋体"/>
              </w:rPr>
            </w:pPr>
            <w:r>
              <w:rPr>
                <w:rFonts w:hint="eastAsia" w:ascii="宋体" w:hAnsi="宋体" w:cs="宋体"/>
              </w:rPr>
              <w:t>M</w:t>
            </w:r>
          </w:p>
        </w:tc>
        <w:tc>
          <w:tcPr>
            <w:tcW w:w="589" w:type="pct"/>
            <w:tcBorders>
              <w:top w:val="single" w:color="000000" w:sz="8" w:space="0"/>
              <w:bottom w:val="single" w:color="000000" w:sz="8" w:space="0"/>
            </w:tcBorders>
            <w:shd w:val="clear" w:color="auto" w:fill="FFFFFF"/>
            <w:tcMar>
              <w:left w:w="28" w:type="dxa"/>
            </w:tcMar>
            <w:vAlign w:val="center"/>
          </w:tcPr>
          <w:p w14:paraId="431C0A44">
            <w:pPr>
              <w:pStyle w:val="269"/>
              <w:autoSpaceDE/>
              <w:autoSpaceDN/>
              <w:jc w:val="center"/>
              <w:rPr>
                <w:rFonts w:hint="eastAsia" w:ascii="宋体" w:hAnsi="宋体" w:cs="宋体"/>
              </w:rPr>
            </w:pPr>
            <w:r>
              <w:rPr>
                <w:rFonts w:hint="eastAsia" w:ascii="宋体" w:hAnsi="宋体" w:cs="宋体"/>
              </w:rPr>
              <w:t>1</w:t>
            </w:r>
          </w:p>
        </w:tc>
        <w:tc>
          <w:tcPr>
            <w:tcW w:w="1034" w:type="pct"/>
            <w:tcBorders>
              <w:top w:val="single" w:color="000000" w:sz="8" w:space="0"/>
              <w:bottom w:val="single" w:color="000000" w:sz="8" w:space="0"/>
            </w:tcBorders>
            <w:shd w:val="clear" w:color="auto" w:fill="FFFFFF"/>
            <w:tcMar>
              <w:left w:w="28" w:type="dxa"/>
            </w:tcMar>
            <w:vAlign w:val="center"/>
          </w:tcPr>
          <w:p w14:paraId="5EAE35F0">
            <w:pPr>
              <w:pStyle w:val="269"/>
              <w:autoSpaceDE/>
              <w:autoSpaceDN/>
              <w:jc w:val="center"/>
              <w:rPr>
                <w:rFonts w:hint="eastAsia" w:ascii="宋体" w:hAnsi="宋体" w:cs="宋体"/>
              </w:rPr>
            </w:pPr>
            <w:r>
              <w:rPr>
                <w:rFonts w:hint="eastAsia" w:ascii="宋体" w:hAnsi="宋体" w:cs="宋体"/>
              </w:rPr>
              <w:t>Identifier</w:t>
            </w:r>
          </w:p>
        </w:tc>
        <w:tc>
          <w:tcPr>
            <w:tcW w:w="1688" w:type="pct"/>
            <w:tcBorders>
              <w:top w:val="single" w:color="000000" w:sz="8" w:space="0"/>
              <w:bottom w:val="single" w:color="000000" w:sz="8" w:space="0"/>
              <w:right w:val="single" w:color="000000" w:sz="8" w:space="0"/>
            </w:tcBorders>
            <w:shd w:val="clear" w:color="auto" w:fill="FFFFFF"/>
            <w:tcMar>
              <w:left w:w="28" w:type="dxa"/>
            </w:tcMar>
            <w:vAlign w:val="center"/>
          </w:tcPr>
          <w:p w14:paraId="31B66BA5">
            <w:pPr>
              <w:pStyle w:val="269"/>
              <w:jc w:val="both"/>
            </w:pPr>
            <w:r>
              <w:rPr>
                <w:rFonts w:hint="eastAsia"/>
              </w:rPr>
              <w:t>请求终止的订阅标识符。</w:t>
            </w:r>
          </w:p>
        </w:tc>
      </w:tr>
    </w:tbl>
    <w:p w14:paraId="6F34485B">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773" w:name="_Toc26346"/>
      <w:bookmarkStart w:id="1774" w:name="_Toc12781"/>
      <w:bookmarkStart w:id="1775" w:name="_Toc22504"/>
      <w:bookmarkStart w:id="1776" w:name="_Toc9220"/>
      <w:bookmarkStart w:id="1777" w:name="_Toc29313"/>
      <w:bookmarkStart w:id="1778" w:name="_Toc29787"/>
      <w:bookmarkStart w:id="1779" w:name="_Toc6720"/>
      <w:bookmarkStart w:id="1780" w:name="_Toc5744"/>
      <w:bookmarkStart w:id="1781" w:name="_Toc30557"/>
      <w:bookmarkStart w:id="1782" w:name="_Toc22333"/>
      <w:bookmarkStart w:id="1783" w:name="_Toc25319"/>
      <w:bookmarkStart w:id="1784" w:name="_Toc8156"/>
      <w:bookmarkStart w:id="1785" w:name="_Toc10"/>
      <w:bookmarkStart w:id="1786" w:name="_Toc18781"/>
      <w:r>
        <w:rPr>
          <w:rFonts w:hint="eastAsia"/>
          <w:b w:val="0"/>
          <w:bCs w:val="0"/>
        </w:rPr>
        <w:t>输出参数</w:t>
      </w:r>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6AB12822">
      <w:pPr>
        <w:ind w:firstLine="420" w:firstLineChars="200"/>
        <w:rPr>
          <w:highlight w:val="yellow"/>
          <w:rPrChange w:id="192" w:author="吴泽宇" w:date="2025-09-17T09:43:43Z">
            <w:rPr/>
          </w:rPrChange>
        </w:rPr>
      </w:pPr>
      <w:del w:id="193" w:author="CMCC-0926" w:date="2025-10-20T14:29:56Z">
        <w:r>
          <w:rPr>
            <w:highlight w:val="yellow"/>
            <w:rPrChange w:id="194" w:author="吴泽宇" w:date="2025-09-17T09:43:43Z">
              <w:rPr/>
            </w:rPrChange>
          </w:rPr>
          <w:delText>无</w:delText>
        </w:r>
      </w:del>
      <w:ins w:id="196" w:author="CMCC-0926" w:date="2025-10-20T14:29:52Z">
        <w:r>
          <w:rPr>
            <w:rFonts w:hint="eastAsia"/>
            <w:lang w:val="en-US" w:eastAsia="zh-CN"/>
          </w:rPr>
          <w:t>该操作无输出参数</w:t>
        </w:r>
      </w:ins>
      <w:ins w:id="197" w:author="CMCC-0926" w:date="2025-10-20T14:29:52Z">
        <w:r>
          <w:rPr>
            <w:rFonts w:hint="eastAsia"/>
          </w:rPr>
          <w:t>。</w:t>
        </w:r>
      </w:ins>
      <w:ins w:id="198" w:author="CMCC-0926" w:date="2025-10-20T14:29:52Z">
        <w:r>
          <w:rPr/>
          <w:commentReference w:id="10"/>
        </w:r>
      </w:ins>
      <w:del w:id="199" w:author="CMCC-0926" w:date="2025-10-20T14:29:57Z">
        <w:r>
          <w:rPr>
            <w:rFonts w:hint="eastAsia"/>
            <w:highlight w:val="yellow"/>
            <w:rPrChange w:id="200" w:author="吴泽宇" w:date="2025-09-17T09:43:43Z">
              <w:rPr>
                <w:rFonts w:hint="eastAsia"/>
              </w:rPr>
            </w:rPrChange>
          </w:rPr>
          <w:delText>。</w:delText>
        </w:r>
      </w:del>
    </w:p>
    <w:p w14:paraId="66B983B8">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787" w:name="_Toc26617"/>
      <w:bookmarkStart w:id="1788" w:name="_Toc5242"/>
      <w:bookmarkStart w:id="1789" w:name="_Toc3088"/>
      <w:bookmarkStart w:id="1790" w:name="_Toc19650"/>
      <w:bookmarkStart w:id="1791" w:name="_Toc6337"/>
      <w:bookmarkStart w:id="1792" w:name="_Toc17420"/>
      <w:bookmarkStart w:id="1793" w:name="_Toc17107"/>
      <w:bookmarkStart w:id="1794" w:name="_Toc26467"/>
      <w:bookmarkStart w:id="1795" w:name="_Toc27563"/>
      <w:bookmarkStart w:id="1796" w:name="_Toc32393"/>
      <w:bookmarkStart w:id="1797" w:name="_Toc24615"/>
      <w:bookmarkStart w:id="1798" w:name="_Toc314"/>
      <w:bookmarkStart w:id="1799" w:name="_Toc21265"/>
      <w:bookmarkStart w:id="1800" w:name="_Toc6758"/>
      <w:r>
        <w:rPr>
          <w:rFonts w:hint="eastAsia"/>
          <w:b w:val="0"/>
          <w:bCs w:val="0"/>
        </w:rPr>
        <w:t>操作结果</w:t>
      </w:r>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p>
    <w:p w14:paraId="3C87959E">
      <w:pPr>
        <w:ind w:firstLine="420" w:firstLineChars="200"/>
      </w:pPr>
      <w:r>
        <w:rPr>
          <w:rFonts w:hint="eastAsia"/>
        </w:rPr>
        <w:t>如果成功，</w:t>
      </w:r>
      <w:r>
        <w:rPr>
          <w:rFonts w:hint="eastAsia"/>
          <w:lang w:eastAsia="zh"/>
        </w:rPr>
        <w:t>意图处理者应删除对应</w:t>
      </w:r>
      <w:r>
        <w:rPr>
          <w:rFonts w:hint="eastAsia"/>
        </w:rPr>
        <w:t>标识的订阅，且不应再向请求者发送与该订阅相关的意图报告。</w:t>
      </w:r>
    </w:p>
    <w:p w14:paraId="1BC1CE56">
      <w:pPr>
        <w:ind w:firstLine="420" w:firstLineChars="200"/>
      </w:pPr>
      <w:r>
        <w:rPr>
          <w:rFonts w:hint="eastAsia"/>
        </w:rPr>
        <w:t>如果失败，</w:t>
      </w:r>
      <w:r>
        <w:t>意图处理者</w:t>
      </w:r>
      <w:r>
        <w:rPr>
          <w:rFonts w:hint="eastAsia"/>
          <w:lang w:eastAsia="zh"/>
        </w:rPr>
        <w:t>应</w:t>
      </w:r>
      <w:r>
        <w:rPr>
          <w:rFonts w:hint="eastAsia"/>
        </w:rPr>
        <w:t>返回相应的错误信息以及可能的原因。</w:t>
      </w:r>
    </w:p>
    <w:p w14:paraId="70AE4485">
      <w:pPr>
        <w:pStyle w:val="4"/>
        <w:rPr>
          <w:b w:val="0"/>
          <w:bCs w:val="0"/>
        </w:rPr>
      </w:pPr>
      <w:bookmarkStart w:id="1801" w:name="_Toc31566"/>
      <w:bookmarkStart w:id="1802" w:name="_Toc21633"/>
      <w:bookmarkStart w:id="1803" w:name="_Toc18237"/>
      <w:bookmarkStart w:id="1804" w:name="_Toc13325"/>
      <w:bookmarkStart w:id="1805" w:name="_Toc1205673247"/>
      <w:bookmarkStart w:id="1806" w:name="_Toc24608"/>
      <w:bookmarkStart w:id="1807" w:name="_Toc5646"/>
      <w:bookmarkStart w:id="1808" w:name="_Toc4738"/>
      <w:bookmarkStart w:id="1809" w:name="_Toc27436"/>
      <w:bookmarkStart w:id="1810" w:name="_Toc12258"/>
      <w:bookmarkStart w:id="1811" w:name="_Toc3497"/>
      <w:bookmarkStart w:id="1812" w:name="_Toc27507"/>
      <w:bookmarkStart w:id="1813" w:name="_Toc30207"/>
      <w:bookmarkStart w:id="1814" w:name="_Toc471621190"/>
      <w:bookmarkStart w:id="1815" w:name="_Toc23757"/>
      <w:bookmarkStart w:id="1816" w:name="_Toc62315317"/>
      <w:bookmarkStart w:id="1817" w:name="_Toc32348"/>
      <w:bookmarkStart w:id="1818" w:name="_Toc1201018770"/>
      <w:r>
        <w:rPr>
          <w:rFonts w:hint="eastAsia"/>
          <w:b w:val="0"/>
          <w:bCs w:val="0"/>
        </w:rPr>
        <w:t>通知意图报告操作</w:t>
      </w:r>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p>
    <w:p w14:paraId="0B9A9A26">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819" w:name="_Toc27646"/>
      <w:bookmarkStart w:id="1820" w:name="_Toc29728"/>
      <w:bookmarkStart w:id="1821" w:name="_Toc12707"/>
      <w:bookmarkStart w:id="1822" w:name="_Toc24261"/>
      <w:bookmarkStart w:id="1823" w:name="_Toc25940"/>
      <w:bookmarkStart w:id="1824" w:name="_Toc19699"/>
      <w:bookmarkStart w:id="1825" w:name="_Toc31213"/>
      <w:bookmarkStart w:id="1826" w:name="_Toc16603"/>
      <w:bookmarkStart w:id="1827" w:name="_Toc1422"/>
      <w:bookmarkStart w:id="1828" w:name="_Toc3255"/>
      <w:bookmarkStart w:id="1829" w:name="_Toc13765"/>
      <w:bookmarkStart w:id="1830" w:name="_Toc24340"/>
      <w:bookmarkStart w:id="1831" w:name="_Toc10338"/>
      <w:bookmarkStart w:id="1832" w:name="_Toc13586"/>
      <w:r>
        <w:rPr>
          <w:rFonts w:hint="eastAsia"/>
          <w:b w:val="0"/>
          <w:bCs w:val="0"/>
        </w:rPr>
        <w:t>操作描述</w:t>
      </w:r>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p>
    <w:p w14:paraId="07A78A4E">
      <w:pPr>
        <w:ind w:firstLine="420" w:firstLineChars="200"/>
      </w:pPr>
      <w:r>
        <w:rPr>
          <w:rFonts w:hint="eastAsia"/>
          <w:lang w:eastAsia="zh"/>
        </w:rPr>
        <w:t>意图处理者用于</w:t>
      </w:r>
      <w:r>
        <w:rPr>
          <w:rFonts w:hint="eastAsia"/>
        </w:rPr>
        <w:t>将</w:t>
      </w:r>
      <w:r>
        <w:rPr>
          <w:rFonts w:hint="eastAsia"/>
          <w:lang w:eastAsia="zh"/>
        </w:rPr>
        <w:t>意图报告</w:t>
      </w:r>
      <w:r>
        <w:rPr>
          <w:rFonts w:hint="eastAsia"/>
        </w:rPr>
        <w:t>通知分发给订阅实体或意图所有者。</w:t>
      </w:r>
      <w:r>
        <w:rPr>
          <w:rFonts w:hint="eastAsia"/>
          <w:lang w:eastAsia="zh"/>
        </w:rPr>
        <w:t>作为</w:t>
      </w:r>
      <w:r>
        <w:rPr>
          <w:rFonts w:hint="eastAsia"/>
        </w:rPr>
        <w:t>由意图处理者触发的一项单向操作，</w:t>
      </w:r>
      <w:r>
        <w:rPr>
          <w:rFonts w:hint="eastAsia"/>
          <w:lang w:eastAsia="zh"/>
        </w:rPr>
        <w:t>该操作</w:t>
      </w:r>
      <w:r>
        <w:rPr>
          <w:rFonts w:hint="eastAsia"/>
        </w:rPr>
        <w:t>不能</w:t>
      </w:r>
      <w:r>
        <w:rPr>
          <w:rFonts w:hint="eastAsia"/>
          <w:lang w:eastAsia="zh"/>
        </w:rPr>
        <w:t>被</w:t>
      </w:r>
      <w:r>
        <w:rPr>
          <w:rFonts w:hint="eastAsia"/>
        </w:rPr>
        <w:t>消费者（即订阅实体或意图所有者）调用。为了接收</w:t>
      </w:r>
      <w:r>
        <w:rPr>
          <w:rFonts w:hint="eastAsia"/>
          <w:lang w:eastAsia="zh"/>
        </w:rPr>
        <w:t>意图报告</w:t>
      </w:r>
      <w:r>
        <w:rPr>
          <w:rFonts w:hint="eastAsia"/>
        </w:rPr>
        <w:t>通知，订阅实体</w:t>
      </w:r>
      <w:r>
        <w:rPr>
          <w:rFonts w:hint="eastAsia"/>
          <w:lang w:eastAsia="zh"/>
        </w:rPr>
        <w:t>应在事先成功</w:t>
      </w:r>
      <w:r>
        <w:rPr>
          <w:rFonts w:hint="eastAsia"/>
        </w:rPr>
        <w:t>订阅意图报告。意图所有者</w:t>
      </w:r>
      <w:r>
        <w:rPr>
          <w:rFonts w:hint="eastAsia"/>
          <w:lang w:eastAsia="zh"/>
        </w:rPr>
        <w:t>应</w:t>
      </w:r>
      <w:r>
        <w:rPr>
          <w:rFonts w:hint="eastAsia"/>
        </w:rPr>
        <w:t>通过在</w:t>
      </w:r>
      <w:r>
        <w:rPr>
          <w:rFonts w:hint="eastAsia"/>
          <w:lang w:eastAsia="zh"/>
        </w:rPr>
        <w:t>新建意图</w:t>
      </w:r>
      <w:r>
        <w:rPr>
          <w:rFonts w:hint="eastAsia"/>
        </w:rPr>
        <w:t>实例</w:t>
      </w:r>
      <w:r>
        <w:rPr>
          <w:rFonts w:hint="eastAsia"/>
          <w:lang w:eastAsia="zh"/>
        </w:rPr>
        <w:t>操作中传递的</w:t>
      </w:r>
      <w:r>
        <w:rPr>
          <w:rFonts w:hint="eastAsia"/>
        </w:rPr>
        <w:t>意图对象</w:t>
      </w:r>
      <w:r>
        <w:rPr>
          <w:rFonts w:hint="eastAsia"/>
          <w:lang w:eastAsia="zh"/>
        </w:rPr>
        <w:t>参数</w:t>
      </w:r>
      <w:r>
        <w:rPr>
          <w:rFonts w:hint="eastAsia"/>
        </w:rPr>
        <w:t>中声明报告期望，明确对</w:t>
      </w:r>
      <w:r>
        <w:rPr>
          <w:rFonts w:hint="eastAsia"/>
          <w:lang w:eastAsia="zh"/>
        </w:rPr>
        <w:t>后续通知</w:t>
      </w:r>
      <w:r>
        <w:rPr>
          <w:rFonts w:hint="eastAsia"/>
        </w:rPr>
        <w:t>意图报告的具体要求。</w:t>
      </w:r>
    </w:p>
    <w:p w14:paraId="4CD2C87A">
      <w:pPr>
        <w:ind w:firstLine="420" w:firstLineChars="200"/>
      </w:pPr>
      <w:r>
        <w:rPr>
          <w:rFonts w:hint="eastAsia" w:ascii="宋体" w:hAnsi="宋体"/>
        </w:rPr>
        <w:t>表</w:t>
      </w:r>
      <w:r>
        <w:rPr>
          <w:rFonts w:ascii="宋体" w:hAnsi="宋体"/>
        </w:rPr>
        <w:t>1</w:t>
      </w:r>
      <w:r>
        <w:rPr>
          <w:rFonts w:hint="eastAsia" w:ascii="宋体" w:hAnsi="宋体"/>
        </w:rPr>
        <w:t>9列出了意图处理者与订阅实体或意图</w:t>
      </w:r>
      <w:r>
        <w:rPr>
          <w:rFonts w:hint="eastAsia"/>
        </w:rPr>
        <w:t>所有者之间交换的信息流。</w:t>
      </w:r>
    </w:p>
    <w:p w14:paraId="06B8554C">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19</w:t>
      </w:r>
      <w:r>
        <w:rPr>
          <w:rFonts w:hint="eastAsia" w:ascii="黑体" w:hAnsi="黑体" w:cs="黑体"/>
          <w:sz w:val="21"/>
          <w:szCs w:val="21"/>
        </w:rPr>
        <w:fldChar w:fldCharType="end"/>
      </w:r>
      <w:r>
        <w:rPr>
          <w:rFonts w:hint="eastAsia" w:ascii="黑体" w:hAnsi="黑体" w:cs="黑体"/>
          <w:sz w:val="21"/>
          <w:szCs w:val="21"/>
        </w:rPr>
        <w:t xml:space="preserve"> 通知意图实例操作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3872"/>
        <w:gridCol w:w="4759"/>
      </w:tblGrid>
      <w:tr w14:paraId="39FFEE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332" w:hRule="atLeast"/>
          <w:jc w:val="center"/>
        </w:trPr>
        <w:tc>
          <w:tcPr>
            <w:tcW w:w="2243" w:type="pct"/>
            <w:tcBorders>
              <w:top w:val="single" w:color="000000" w:sz="8" w:space="0"/>
              <w:left w:val="single" w:color="000000" w:sz="8" w:space="0"/>
              <w:bottom w:val="single" w:color="000000" w:sz="8" w:space="0"/>
            </w:tcBorders>
            <w:shd w:val="clear" w:color="auto" w:fill="FFFFFF" w:themeFill="background1"/>
            <w:tcMar>
              <w:left w:w="28" w:type="dxa"/>
            </w:tcMar>
          </w:tcPr>
          <w:p w14:paraId="534F68CF">
            <w:pPr>
              <w:pStyle w:val="271"/>
              <w:rPr>
                <w:rFonts w:hint="eastAsia" w:ascii="宋体" w:hAnsi="宋体" w:cs="宋体"/>
                <w:b w:val="0"/>
                <w:bCs/>
              </w:rPr>
            </w:pPr>
            <w:r>
              <w:rPr>
                <w:rFonts w:hint="eastAsia" w:ascii="宋体" w:hAnsi="宋体" w:cs="宋体"/>
                <w:b w:val="0"/>
                <w:bCs/>
              </w:rPr>
              <w:t>消息</w:t>
            </w:r>
          </w:p>
        </w:tc>
        <w:tc>
          <w:tcPr>
            <w:tcW w:w="2756" w:type="pct"/>
            <w:tcBorders>
              <w:top w:val="single" w:color="000000" w:sz="8" w:space="0"/>
              <w:bottom w:val="single" w:color="000000" w:sz="8" w:space="0"/>
              <w:right w:val="single" w:color="000000" w:sz="8" w:space="0"/>
            </w:tcBorders>
            <w:shd w:val="clear" w:color="auto" w:fill="FFFFFF" w:themeFill="background1"/>
            <w:tcMar>
              <w:left w:w="28" w:type="dxa"/>
            </w:tcMar>
          </w:tcPr>
          <w:p w14:paraId="3C864327">
            <w:pPr>
              <w:pStyle w:val="271"/>
              <w:rPr>
                <w:rFonts w:hint="eastAsia" w:ascii="宋体" w:hAnsi="宋体" w:cs="宋体"/>
                <w:b w:val="0"/>
                <w:bCs/>
              </w:rPr>
            </w:pPr>
            <w:r>
              <w:rPr>
                <w:rFonts w:hint="eastAsia" w:ascii="宋体" w:hAnsi="宋体" w:cs="宋体"/>
                <w:b w:val="0"/>
                <w:bCs/>
              </w:rPr>
              <w:t>方向</w:t>
            </w:r>
          </w:p>
        </w:tc>
      </w:tr>
      <w:tr w14:paraId="25CAC2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580" w:hRule="atLeast"/>
          <w:jc w:val="center"/>
        </w:trPr>
        <w:tc>
          <w:tcPr>
            <w:tcW w:w="2243" w:type="pct"/>
            <w:tcBorders>
              <w:top w:val="single" w:color="000000" w:sz="8" w:space="0"/>
              <w:left w:val="single" w:color="000000" w:sz="8" w:space="0"/>
              <w:bottom w:val="single" w:color="000000" w:sz="8" w:space="0"/>
            </w:tcBorders>
            <w:shd w:val="clear" w:color="auto" w:fill="FFFFFF"/>
            <w:tcMar>
              <w:left w:w="28" w:type="dxa"/>
            </w:tcMar>
            <w:vAlign w:val="center"/>
          </w:tcPr>
          <w:p w14:paraId="17076063">
            <w:pPr>
              <w:jc w:val="center"/>
            </w:pPr>
            <w:r>
              <w:rPr>
                <w:rFonts w:hint="eastAsia" w:ascii="宋体" w:hAnsi="宋体" w:cs="宋体"/>
                <w:sz w:val="18"/>
                <w:szCs w:val="18"/>
                <w:lang w:bidi="ar"/>
              </w:rPr>
              <w:t>Notify</w:t>
            </w:r>
          </w:p>
        </w:tc>
        <w:tc>
          <w:tcPr>
            <w:tcW w:w="2756" w:type="pct"/>
            <w:tcBorders>
              <w:top w:val="single" w:color="000000" w:sz="8" w:space="0"/>
              <w:bottom w:val="single" w:color="000000" w:sz="8" w:space="0"/>
              <w:right w:val="single" w:color="000000" w:sz="8" w:space="0"/>
            </w:tcBorders>
            <w:shd w:val="clear" w:color="auto" w:fill="FFFFFF"/>
            <w:tcMar>
              <w:left w:w="28" w:type="dxa"/>
            </w:tcMar>
            <w:vAlign w:val="center"/>
          </w:tcPr>
          <w:p w14:paraId="033811B5">
            <w:pPr>
              <w:pStyle w:val="269"/>
              <w:jc w:val="center"/>
            </w:pPr>
            <w:r>
              <w:t xml:space="preserve">意图处理者 </w:t>
            </w:r>
            <w:r>
              <w:rPr>
                <w:rFonts w:ascii="Wingdings" w:hAnsi="Wingdings"/>
              </w:rPr>
              <w:t></w:t>
            </w:r>
            <w:r>
              <w:t xml:space="preserve"> </w:t>
            </w:r>
            <w:r>
              <w:rPr>
                <w:rFonts w:hint="eastAsia"/>
              </w:rPr>
              <w:t>订阅实体/意图所有者</w:t>
            </w:r>
          </w:p>
        </w:tc>
      </w:tr>
    </w:tbl>
    <w:p w14:paraId="670A75DC">
      <w:pPr>
        <w:pStyle w:val="3"/>
        <w:spacing w:before="240" w:beforeLines="100"/>
        <w:ind w:left="709"/>
        <w:rPr>
          <w:rFonts w:hint="eastAsia" w:ascii="黑体" w:hAnsi="黑体" w:cs="黑体"/>
          <w:b w:val="0"/>
          <w:bCs w:val="0"/>
          <w:szCs w:val="21"/>
        </w:rPr>
      </w:pPr>
      <w:bookmarkStart w:id="1833" w:name="_Toc32764"/>
      <w:bookmarkStart w:id="1834" w:name="_Toc21071"/>
      <w:bookmarkStart w:id="1835" w:name="_Toc18295"/>
      <w:bookmarkStart w:id="1836" w:name="_Toc152"/>
      <w:bookmarkStart w:id="1837" w:name="_Toc20403"/>
      <w:bookmarkStart w:id="1838" w:name="_Toc32526"/>
      <w:bookmarkStart w:id="1839" w:name="_Toc1268771908"/>
      <w:bookmarkStart w:id="1840" w:name="_Toc17205"/>
      <w:bookmarkStart w:id="1841" w:name="_Toc4558"/>
      <w:bookmarkStart w:id="1842" w:name="_Toc183380608"/>
      <w:bookmarkStart w:id="1843" w:name="_Toc183380529"/>
      <w:bookmarkStart w:id="1844" w:name="_Toc4514"/>
      <w:bookmarkStart w:id="1845" w:name="_Toc30589"/>
      <w:bookmarkStart w:id="1846" w:name="_Toc2115"/>
      <w:bookmarkStart w:id="1847" w:name="_Toc634"/>
      <w:bookmarkStart w:id="1848" w:name="_Toc10220"/>
      <w:bookmarkStart w:id="1849" w:name="_Toc22420"/>
      <w:bookmarkStart w:id="1850" w:name="_Toc6159"/>
      <w:bookmarkStart w:id="1851" w:name="_Toc19503"/>
      <w:bookmarkStart w:id="1852" w:name="_Toc7210"/>
      <w:bookmarkStart w:id="1853" w:name="_Toc29689"/>
      <w:bookmarkStart w:id="1854" w:name="_Toc11002"/>
      <w:bookmarkStart w:id="1855" w:name="_Toc28756"/>
      <w:bookmarkStart w:id="1856" w:name="_Toc804678084"/>
      <w:bookmarkStart w:id="1857" w:name="_Toc2995"/>
      <w:bookmarkStart w:id="1858" w:name="_Toc1430162354"/>
      <w:bookmarkStart w:id="1859" w:name="_Toc11971"/>
      <w:bookmarkStart w:id="1860" w:name="_Toc1227608475"/>
      <w:bookmarkStart w:id="1861" w:name="_Toc27916"/>
      <w:bookmarkStart w:id="1862" w:name="_Toc21126"/>
      <w:bookmarkStart w:id="1863" w:name="_Toc22690"/>
      <w:bookmarkStart w:id="1864" w:name="_Toc9702"/>
      <w:bookmarkStart w:id="1865" w:name="_Toc31177"/>
      <w:bookmarkStart w:id="1866" w:name="_Toc16840"/>
      <w:bookmarkStart w:id="1867" w:name="_Toc18045"/>
      <w:bookmarkStart w:id="1868" w:name="_Toc24846"/>
      <w:bookmarkStart w:id="1869" w:name="_Toc9264"/>
      <w:r>
        <w:rPr>
          <w:rFonts w:hint="eastAsia" w:ascii="黑体" w:hAnsi="黑体" w:cs="黑体"/>
          <w:b w:val="0"/>
          <w:bCs w:val="0"/>
          <w:szCs w:val="21"/>
        </w:rPr>
        <w:t>意图处理能力管理功能相关操作</w:t>
      </w:r>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p>
    <w:p w14:paraId="50B4D1E3">
      <w:pPr>
        <w:pStyle w:val="4"/>
        <w:rPr>
          <w:b w:val="0"/>
          <w:bCs w:val="0"/>
        </w:rPr>
      </w:pPr>
      <w:bookmarkStart w:id="1870" w:name="_Toc603326159"/>
      <w:bookmarkStart w:id="1871" w:name="_Toc1666405556"/>
      <w:bookmarkStart w:id="1872" w:name="_Toc23966"/>
      <w:bookmarkStart w:id="1873" w:name="_Toc7434"/>
      <w:bookmarkStart w:id="1874" w:name="_Toc2242"/>
      <w:bookmarkStart w:id="1875" w:name="_Toc31057"/>
      <w:bookmarkStart w:id="1876" w:name="_Toc4461"/>
      <w:bookmarkStart w:id="1877" w:name="_Toc10437"/>
      <w:bookmarkStart w:id="1878" w:name="_Toc19468"/>
      <w:bookmarkStart w:id="1879" w:name="_Toc23756"/>
      <w:bookmarkStart w:id="1880" w:name="_Toc19581"/>
      <w:bookmarkStart w:id="1881" w:name="_Toc31948"/>
      <w:bookmarkStart w:id="1882" w:name="_Toc14837"/>
      <w:bookmarkStart w:id="1883" w:name="_Toc22250"/>
      <w:bookmarkStart w:id="1884" w:name="_Toc9165"/>
      <w:bookmarkStart w:id="1885" w:name="_Toc652319746"/>
      <w:bookmarkStart w:id="1886" w:name="_Toc16502"/>
      <w:bookmarkStart w:id="1887" w:name="_Toc1307263631"/>
      <w:r>
        <w:rPr>
          <w:rFonts w:hint="eastAsia"/>
          <w:b w:val="0"/>
          <w:bCs w:val="0"/>
        </w:rPr>
        <w:t>注册意图处理能力操作</w:t>
      </w:r>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p>
    <w:p w14:paraId="5C1519E6">
      <w:pPr>
        <w:pStyle w:val="5"/>
        <w:numPr>
          <w:ilvl w:val="3"/>
          <w:numId w:val="1"/>
        </w:numPr>
        <w:tabs>
          <w:tab w:val="left" w:pos="420"/>
          <w:tab w:val="left" w:pos="794"/>
          <w:tab w:val="left" w:pos="2127"/>
          <w:tab w:val="left" w:pos="2410"/>
          <w:tab w:val="left" w:pos="2921"/>
          <w:tab w:val="left" w:pos="3261"/>
        </w:tabs>
        <w:spacing w:line="376" w:lineRule="auto"/>
        <w:rPr>
          <w:rFonts w:hint="eastAsia" w:cs="黑体"/>
          <w:b w:val="0"/>
          <w:bCs w:val="0"/>
          <w:szCs w:val="21"/>
        </w:rPr>
      </w:pPr>
      <w:bookmarkStart w:id="1888" w:name="_Toc28936"/>
      <w:bookmarkStart w:id="1889" w:name="_Toc21987"/>
      <w:bookmarkStart w:id="1890" w:name="_Toc21124"/>
      <w:bookmarkStart w:id="1891" w:name="_Toc16426"/>
      <w:bookmarkStart w:id="1892" w:name="_Toc10823"/>
      <w:bookmarkStart w:id="1893" w:name="_Toc7124"/>
      <w:bookmarkStart w:id="1894" w:name="_Toc4746"/>
      <w:bookmarkStart w:id="1895" w:name="_Toc1875"/>
      <w:bookmarkStart w:id="1896" w:name="_Toc10130"/>
      <w:bookmarkStart w:id="1897" w:name="_Toc14973"/>
      <w:bookmarkStart w:id="1898" w:name="_Toc12372"/>
      <w:bookmarkStart w:id="1899" w:name="_Toc16185"/>
      <w:bookmarkStart w:id="1900" w:name="_Toc18668"/>
      <w:bookmarkStart w:id="1901" w:name="_Toc8153"/>
      <w:r>
        <w:rPr>
          <w:rFonts w:hint="eastAsia" w:cs="黑体"/>
          <w:b w:val="0"/>
          <w:bCs w:val="0"/>
          <w:szCs w:val="21"/>
        </w:rPr>
        <w:t>操作描述</w:t>
      </w:r>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p>
    <w:p w14:paraId="1645CA0F">
      <w:pPr>
        <w:ind w:firstLine="420" w:firstLineChars="200"/>
        <w:rPr>
          <w:shd w:val="clear" w:color="auto" w:fill="FFFFFF"/>
        </w:rPr>
      </w:pPr>
      <w:bookmarkStart w:id="1902" w:name="_Toc183380340"/>
      <w:bookmarkEnd w:id="1902"/>
      <w:bookmarkStart w:id="1903" w:name="_Toc183380085"/>
      <w:bookmarkEnd w:id="1903"/>
      <w:bookmarkStart w:id="1904" w:name="_Toc183380446"/>
      <w:bookmarkEnd w:id="1904"/>
      <w:bookmarkStart w:id="1905" w:name="_Toc183380531"/>
      <w:bookmarkEnd w:id="1905"/>
      <w:bookmarkStart w:id="1906" w:name="_Toc183380610"/>
      <w:bookmarkEnd w:id="1906"/>
      <w:bookmarkStart w:id="1907" w:name="_Toc183380170"/>
      <w:bookmarkEnd w:id="1907"/>
      <w:r>
        <w:t>意图</w:t>
      </w:r>
      <w:r>
        <w:rPr>
          <w:rFonts w:hint="eastAsia"/>
        </w:rPr>
        <w:t>管理功能</w:t>
      </w:r>
      <w:r>
        <w:t>用于</w:t>
      </w:r>
      <w:r>
        <w:rPr>
          <w:rFonts w:hint="eastAsia"/>
        </w:rPr>
        <w:t>向意图处理能力管理功能请求</w:t>
      </w:r>
      <w:r>
        <w:rPr>
          <w:rFonts w:hint="eastAsia"/>
          <w:shd w:val="clear" w:color="auto" w:fill="FFFFFF"/>
        </w:rPr>
        <w:t>注册意图处理能力</w:t>
      </w:r>
      <w:r>
        <w:rPr>
          <w:shd w:val="clear" w:color="auto" w:fill="FFFFFF"/>
        </w:rPr>
        <w:t>。</w:t>
      </w:r>
    </w:p>
    <w:p w14:paraId="5F428141">
      <w:pPr>
        <w:ind w:firstLine="420" w:firstLineChars="200"/>
      </w:pPr>
      <w:r>
        <w:rPr>
          <w:rFonts w:hint="eastAsia" w:ascii="宋体" w:hAnsi="宋体"/>
        </w:rPr>
        <w:t>表20列出了</w:t>
      </w:r>
      <w:r>
        <w:rPr>
          <w:rFonts w:ascii="宋体" w:hAnsi="宋体"/>
        </w:rPr>
        <w:t>意图</w:t>
      </w:r>
      <w:r>
        <w:rPr>
          <w:rFonts w:hint="eastAsia" w:ascii="宋体" w:hAnsi="宋体"/>
        </w:rPr>
        <w:t>管理功能和意图</w:t>
      </w:r>
      <w:r>
        <w:rPr>
          <w:rFonts w:hint="eastAsia"/>
        </w:rPr>
        <w:t>处理能力管理功能之间交换的信息流。</w:t>
      </w:r>
    </w:p>
    <w:p w14:paraId="68BAD425">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20</w:t>
      </w:r>
      <w:r>
        <w:rPr>
          <w:rFonts w:hint="eastAsia" w:ascii="黑体" w:hAnsi="黑体" w:cs="黑体"/>
          <w:sz w:val="21"/>
          <w:szCs w:val="21"/>
        </w:rPr>
        <w:fldChar w:fldCharType="end"/>
      </w:r>
      <w:r>
        <w:rPr>
          <w:rFonts w:hint="eastAsia" w:ascii="黑体" w:hAnsi="黑体" w:cs="黑体"/>
          <w:sz w:val="21"/>
          <w:szCs w:val="21"/>
        </w:rPr>
        <w:t xml:space="preserve"> 注册意图处理能力操作</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718"/>
        <w:gridCol w:w="3912"/>
      </w:tblGrid>
      <w:tr w14:paraId="4F767A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733" w:type="pct"/>
            <w:tcBorders>
              <w:top w:val="single" w:color="000000" w:sz="8" w:space="0"/>
              <w:left w:val="single" w:color="000000" w:sz="8" w:space="0"/>
              <w:bottom w:val="single" w:color="000000" w:sz="8" w:space="0"/>
            </w:tcBorders>
            <w:shd w:val="clear" w:color="auto" w:fill="FFFFFF" w:themeFill="background1"/>
            <w:tcMar>
              <w:left w:w="28" w:type="dxa"/>
            </w:tcMar>
          </w:tcPr>
          <w:p w14:paraId="293001C9">
            <w:pPr>
              <w:pStyle w:val="271"/>
              <w:rPr>
                <w:rFonts w:hint="eastAsia" w:ascii="宋体" w:hAnsi="宋体" w:cs="宋体"/>
                <w:b w:val="0"/>
                <w:bCs/>
              </w:rPr>
            </w:pPr>
            <w:r>
              <w:rPr>
                <w:rFonts w:hint="eastAsia" w:ascii="宋体" w:hAnsi="宋体" w:cs="宋体"/>
                <w:b w:val="0"/>
                <w:bCs/>
              </w:rPr>
              <w:t>消息</w:t>
            </w:r>
          </w:p>
        </w:tc>
        <w:tc>
          <w:tcPr>
            <w:tcW w:w="2266" w:type="pct"/>
            <w:tcBorders>
              <w:top w:val="single" w:color="000000" w:sz="8" w:space="0"/>
              <w:bottom w:val="single" w:color="000000" w:sz="8" w:space="0"/>
              <w:right w:val="single" w:color="000000" w:sz="8" w:space="0"/>
            </w:tcBorders>
            <w:shd w:val="clear" w:color="auto" w:fill="FFFFFF" w:themeFill="background1"/>
            <w:tcMar>
              <w:left w:w="28" w:type="dxa"/>
            </w:tcMar>
          </w:tcPr>
          <w:p w14:paraId="1B9787EE">
            <w:pPr>
              <w:pStyle w:val="271"/>
              <w:rPr>
                <w:rFonts w:hint="eastAsia" w:ascii="宋体" w:hAnsi="宋体" w:cs="宋体"/>
                <w:b w:val="0"/>
                <w:bCs/>
              </w:rPr>
            </w:pPr>
            <w:r>
              <w:rPr>
                <w:rFonts w:hint="eastAsia" w:ascii="宋体" w:hAnsi="宋体" w:cs="宋体"/>
                <w:b w:val="0"/>
                <w:bCs/>
              </w:rPr>
              <w:t>方向</w:t>
            </w:r>
          </w:p>
        </w:tc>
      </w:tr>
      <w:tr w14:paraId="2E01ED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733" w:type="pct"/>
            <w:tcBorders>
              <w:top w:val="single" w:color="000000" w:sz="8" w:space="0"/>
              <w:left w:val="single" w:color="000000" w:sz="8" w:space="0"/>
            </w:tcBorders>
            <w:shd w:val="clear" w:color="auto" w:fill="FFFFFF"/>
            <w:tcMar>
              <w:left w:w="28" w:type="dxa"/>
            </w:tcMar>
          </w:tcPr>
          <w:p w14:paraId="3DC6B18A">
            <w:pPr>
              <w:pStyle w:val="269"/>
              <w:jc w:val="center"/>
              <w:rPr>
                <w:rFonts w:hint="eastAsia" w:ascii="宋体" w:hAnsi="宋体" w:cs="宋体"/>
              </w:rPr>
            </w:pPr>
            <w:r>
              <w:rPr>
                <w:rFonts w:hint="eastAsia" w:ascii="宋体" w:hAnsi="宋体" w:cs="宋体"/>
              </w:rPr>
              <w:t>RegisterIntentHandlingCapabilityRequest</w:t>
            </w:r>
          </w:p>
        </w:tc>
        <w:tc>
          <w:tcPr>
            <w:tcW w:w="2266" w:type="pct"/>
            <w:tcBorders>
              <w:top w:val="single" w:color="000000" w:sz="8" w:space="0"/>
              <w:right w:val="single" w:color="000000" w:sz="8" w:space="0"/>
            </w:tcBorders>
            <w:shd w:val="clear" w:color="auto" w:fill="FFFFFF"/>
            <w:tcMar>
              <w:left w:w="28" w:type="dxa"/>
            </w:tcMar>
          </w:tcPr>
          <w:p w14:paraId="69EA6DF3">
            <w:pPr>
              <w:pStyle w:val="269"/>
              <w:autoSpaceDE/>
              <w:autoSpaceDN/>
              <w:jc w:val="center"/>
            </w:pPr>
            <w:r>
              <w:t>意图</w:t>
            </w:r>
            <w:r>
              <w:rPr>
                <w:rFonts w:hint="eastAsia"/>
              </w:rPr>
              <w:t>管理功能</w:t>
            </w:r>
            <w:r>
              <w:t xml:space="preserve"> </w:t>
            </w:r>
            <w:r>
              <w:rPr>
                <w:rFonts w:ascii="Wingdings" w:hAnsi="Wingdings"/>
              </w:rPr>
              <w:t></w:t>
            </w:r>
            <w:r>
              <w:t xml:space="preserve"> </w:t>
            </w:r>
            <w:r>
              <w:rPr>
                <w:rFonts w:hint="eastAsia"/>
              </w:rPr>
              <w:t>意图处理能力管理功能</w:t>
            </w:r>
          </w:p>
        </w:tc>
      </w:tr>
      <w:tr w14:paraId="2AF955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733" w:type="pct"/>
            <w:tcBorders>
              <w:left w:val="single" w:color="000000" w:sz="8" w:space="0"/>
              <w:bottom w:val="single" w:color="000000" w:sz="8" w:space="0"/>
            </w:tcBorders>
            <w:shd w:val="clear" w:color="auto" w:fill="FFFFFF"/>
            <w:tcMar>
              <w:left w:w="28" w:type="dxa"/>
            </w:tcMar>
          </w:tcPr>
          <w:p w14:paraId="78922483">
            <w:pPr>
              <w:pStyle w:val="269"/>
              <w:autoSpaceDE/>
              <w:autoSpaceDN/>
              <w:jc w:val="center"/>
              <w:rPr>
                <w:rFonts w:hint="eastAsia" w:ascii="宋体" w:hAnsi="宋体" w:cs="宋体"/>
              </w:rPr>
            </w:pPr>
            <w:r>
              <w:rPr>
                <w:rFonts w:hint="eastAsia" w:ascii="宋体" w:hAnsi="宋体" w:cs="宋体"/>
              </w:rPr>
              <w:t>RegisterIntentHandlingCapabilityResponse</w:t>
            </w:r>
          </w:p>
        </w:tc>
        <w:tc>
          <w:tcPr>
            <w:tcW w:w="2266" w:type="pct"/>
            <w:tcBorders>
              <w:bottom w:val="single" w:color="000000" w:sz="8" w:space="0"/>
              <w:right w:val="single" w:color="000000" w:sz="8" w:space="0"/>
            </w:tcBorders>
            <w:shd w:val="clear" w:color="auto" w:fill="FFFFFF"/>
            <w:tcMar>
              <w:left w:w="28" w:type="dxa"/>
            </w:tcMar>
          </w:tcPr>
          <w:p w14:paraId="6739F99A">
            <w:pPr>
              <w:pStyle w:val="269"/>
              <w:autoSpaceDE/>
              <w:autoSpaceDN/>
              <w:jc w:val="center"/>
            </w:pPr>
            <w:r>
              <w:rPr>
                <w:rFonts w:hint="eastAsia"/>
              </w:rPr>
              <w:t>意图处理能力管理功能</w:t>
            </w:r>
            <w:r>
              <w:t xml:space="preserve"> </w:t>
            </w:r>
            <w:r>
              <w:rPr>
                <w:rFonts w:ascii="Wingdings" w:hAnsi="Wingdings"/>
              </w:rPr>
              <w:t></w:t>
            </w:r>
            <w:r>
              <w:t xml:space="preserve"> 意图</w:t>
            </w:r>
            <w:r>
              <w:rPr>
                <w:rFonts w:hint="eastAsia"/>
              </w:rPr>
              <w:t>管理功能</w:t>
            </w:r>
          </w:p>
        </w:tc>
      </w:tr>
    </w:tbl>
    <w:p w14:paraId="1E791F16">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908" w:name="_Toc12606"/>
      <w:bookmarkStart w:id="1909" w:name="_Toc1069"/>
      <w:bookmarkStart w:id="1910" w:name="_Toc19170"/>
      <w:bookmarkStart w:id="1911" w:name="_Toc14479"/>
      <w:bookmarkStart w:id="1912" w:name="_Toc5675"/>
      <w:bookmarkStart w:id="1913" w:name="_Toc6413"/>
      <w:bookmarkStart w:id="1914" w:name="_Toc1841"/>
      <w:bookmarkStart w:id="1915" w:name="_Toc478"/>
      <w:bookmarkStart w:id="1916" w:name="_Toc28886"/>
      <w:bookmarkStart w:id="1917" w:name="_Toc6690"/>
      <w:bookmarkStart w:id="1918" w:name="_Toc14538"/>
      <w:bookmarkStart w:id="1919" w:name="_Toc6925"/>
      <w:bookmarkStart w:id="1920" w:name="_Toc4598"/>
      <w:bookmarkStart w:id="1921" w:name="_Toc10340"/>
      <w:r>
        <w:rPr>
          <w:rFonts w:hint="eastAsia"/>
          <w:b w:val="0"/>
          <w:bCs w:val="0"/>
        </w:rPr>
        <w:t>输入参数</w:t>
      </w:r>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p>
    <w:p w14:paraId="1798DFDD">
      <w:pPr>
        <w:ind w:firstLine="420" w:firstLineChars="200"/>
      </w:pPr>
      <w:r>
        <w:rPr>
          <w:rFonts w:hint="eastAsia"/>
        </w:rPr>
        <w:t>调用操作时发送的输入参数</w:t>
      </w:r>
      <w:r>
        <w:rPr>
          <w:rFonts w:hint="eastAsia" w:ascii="宋体" w:hAnsi="宋体"/>
        </w:rPr>
        <w:t>应遵循表21中</w:t>
      </w:r>
      <w:r>
        <w:rPr>
          <w:rFonts w:ascii="宋体" w:hAnsi="宋体"/>
        </w:rPr>
        <w:t>指定的要</w:t>
      </w:r>
      <w:r>
        <w:rPr>
          <w:lang w:val="en"/>
        </w:rPr>
        <w:t>求</w:t>
      </w:r>
      <w:r>
        <w:rPr>
          <w:rFonts w:hint="eastAsia"/>
        </w:rPr>
        <w:t>。</w:t>
      </w:r>
    </w:p>
    <w:p w14:paraId="41965E99">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21</w:t>
      </w:r>
      <w:r>
        <w:rPr>
          <w:rFonts w:hint="eastAsia" w:ascii="黑体" w:hAnsi="黑体" w:cs="黑体"/>
          <w:sz w:val="21"/>
          <w:szCs w:val="21"/>
        </w:rPr>
        <w:fldChar w:fldCharType="end"/>
      </w:r>
      <w:r>
        <w:rPr>
          <w:rFonts w:hint="eastAsia" w:ascii="黑体" w:hAnsi="黑体" w:cs="黑体"/>
          <w:sz w:val="21"/>
          <w:szCs w:val="21"/>
        </w:rPr>
        <w:t xml:space="preserve"> 注册意图处理能力操作输入参数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2774"/>
        <w:gridCol w:w="676"/>
        <w:gridCol w:w="621"/>
        <w:gridCol w:w="2784"/>
        <w:gridCol w:w="1774"/>
      </w:tblGrid>
      <w:tr w14:paraId="3F0757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1606"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0BE58CD5">
            <w:pPr>
              <w:pStyle w:val="271"/>
              <w:rPr>
                <w:rFonts w:hint="eastAsia" w:ascii="宋体" w:hAnsi="宋体" w:cs="宋体"/>
                <w:b w:val="0"/>
                <w:bCs/>
              </w:rPr>
            </w:pPr>
            <w:r>
              <w:rPr>
                <w:rFonts w:hint="eastAsia" w:ascii="宋体" w:hAnsi="宋体" w:cs="宋体"/>
                <w:b w:val="0"/>
                <w:bCs/>
              </w:rPr>
              <w:t>参数</w:t>
            </w:r>
          </w:p>
        </w:tc>
        <w:tc>
          <w:tcPr>
            <w:tcW w:w="392" w:type="pct"/>
            <w:tcBorders>
              <w:top w:val="single" w:color="000000" w:sz="8" w:space="0"/>
              <w:bottom w:val="single" w:color="000000" w:sz="8" w:space="0"/>
            </w:tcBorders>
            <w:shd w:val="clear" w:color="auto" w:fill="FFFFFF" w:themeFill="background1"/>
            <w:tcMar>
              <w:left w:w="28" w:type="dxa"/>
            </w:tcMar>
            <w:vAlign w:val="center"/>
          </w:tcPr>
          <w:p w14:paraId="1FDBF98F">
            <w:pPr>
              <w:pStyle w:val="271"/>
              <w:rPr>
                <w:rFonts w:hint="eastAsia" w:ascii="宋体" w:hAnsi="宋体" w:cs="宋体"/>
                <w:b w:val="0"/>
                <w:bCs/>
              </w:rPr>
            </w:pPr>
            <w:r>
              <w:rPr>
                <w:rFonts w:hint="eastAsia" w:ascii="宋体" w:hAnsi="宋体" w:cs="宋体"/>
                <w:b w:val="0"/>
                <w:bCs/>
              </w:rPr>
              <w:t>限定符</w:t>
            </w:r>
          </w:p>
        </w:tc>
        <w:tc>
          <w:tcPr>
            <w:tcW w:w="360" w:type="pct"/>
            <w:tcBorders>
              <w:top w:val="single" w:color="000000" w:sz="8" w:space="0"/>
              <w:bottom w:val="single" w:color="000000" w:sz="8" w:space="0"/>
            </w:tcBorders>
            <w:shd w:val="clear" w:color="auto" w:fill="FFFFFF" w:themeFill="background1"/>
            <w:tcMar>
              <w:left w:w="28" w:type="dxa"/>
            </w:tcMar>
            <w:vAlign w:val="center"/>
          </w:tcPr>
          <w:p w14:paraId="221F432D">
            <w:pPr>
              <w:pStyle w:val="271"/>
              <w:rPr>
                <w:rFonts w:hint="eastAsia" w:ascii="宋体" w:hAnsi="宋体" w:cs="宋体"/>
                <w:b w:val="0"/>
                <w:bCs/>
              </w:rPr>
            </w:pPr>
            <w:r>
              <w:rPr>
                <w:rFonts w:hint="eastAsia" w:ascii="宋体" w:hAnsi="宋体" w:cs="宋体"/>
                <w:b w:val="0"/>
                <w:bCs/>
              </w:rPr>
              <w:t>基数</w:t>
            </w:r>
          </w:p>
        </w:tc>
        <w:tc>
          <w:tcPr>
            <w:tcW w:w="1612" w:type="pct"/>
            <w:tcBorders>
              <w:top w:val="single" w:color="000000" w:sz="8" w:space="0"/>
              <w:bottom w:val="single" w:color="000000" w:sz="8" w:space="0"/>
            </w:tcBorders>
            <w:shd w:val="clear" w:color="auto" w:fill="FFFFFF" w:themeFill="background1"/>
            <w:tcMar>
              <w:left w:w="28" w:type="dxa"/>
            </w:tcMar>
            <w:vAlign w:val="center"/>
          </w:tcPr>
          <w:p w14:paraId="03975870">
            <w:pPr>
              <w:pStyle w:val="271"/>
              <w:rPr>
                <w:rFonts w:hint="eastAsia" w:ascii="宋体" w:hAnsi="宋体" w:cs="宋体"/>
                <w:b w:val="0"/>
                <w:bCs/>
              </w:rPr>
            </w:pPr>
            <w:r>
              <w:rPr>
                <w:rFonts w:hint="eastAsia" w:ascii="宋体" w:hAnsi="宋体" w:cs="宋体"/>
                <w:b w:val="0"/>
                <w:bCs/>
              </w:rPr>
              <w:t>内容</w:t>
            </w:r>
          </w:p>
        </w:tc>
        <w:tc>
          <w:tcPr>
            <w:tcW w:w="1027"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15155193">
            <w:pPr>
              <w:pStyle w:val="271"/>
              <w:rPr>
                <w:rFonts w:hint="eastAsia" w:ascii="宋体" w:hAnsi="宋体" w:cs="宋体"/>
                <w:b w:val="0"/>
                <w:bCs/>
              </w:rPr>
            </w:pPr>
            <w:r>
              <w:rPr>
                <w:rFonts w:hint="eastAsia" w:ascii="宋体" w:hAnsi="宋体" w:cs="宋体"/>
                <w:b w:val="0"/>
                <w:bCs/>
              </w:rPr>
              <w:t>说明</w:t>
            </w:r>
          </w:p>
        </w:tc>
      </w:tr>
      <w:tr w14:paraId="5B038D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606" w:type="pct"/>
            <w:tcBorders>
              <w:top w:val="single" w:color="000000" w:sz="8" w:space="0"/>
              <w:left w:val="single" w:color="000000" w:sz="8" w:space="0"/>
              <w:bottom w:val="single" w:color="000000" w:sz="8" w:space="0"/>
            </w:tcBorders>
            <w:shd w:val="clear" w:color="auto" w:fill="FFFFFF"/>
            <w:tcMar>
              <w:left w:w="28" w:type="dxa"/>
            </w:tcMar>
            <w:vAlign w:val="center"/>
          </w:tcPr>
          <w:p w14:paraId="244DC782">
            <w:pPr>
              <w:pStyle w:val="269"/>
              <w:autoSpaceDE/>
              <w:autoSpaceDN/>
              <w:jc w:val="center"/>
              <w:rPr>
                <w:rFonts w:hint="eastAsia" w:ascii="宋体" w:hAnsi="宋体" w:cs="宋体"/>
              </w:rPr>
            </w:pPr>
            <w:r>
              <w:rPr>
                <w:rFonts w:hint="eastAsia" w:ascii="宋体" w:hAnsi="宋体" w:cs="宋体"/>
              </w:rPr>
              <w:t>intentHandlingCapability</w:t>
            </w:r>
          </w:p>
        </w:tc>
        <w:tc>
          <w:tcPr>
            <w:tcW w:w="392" w:type="pct"/>
            <w:tcBorders>
              <w:top w:val="single" w:color="000000" w:sz="8" w:space="0"/>
              <w:bottom w:val="single" w:color="000000" w:sz="8" w:space="0"/>
            </w:tcBorders>
            <w:shd w:val="clear" w:color="auto" w:fill="FFFFFF"/>
            <w:tcMar>
              <w:left w:w="28" w:type="dxa"/>
            </w:tcMar>
            <w:vAlign w:val="center"/>
          </w:tcPr>
          <w:p w14:paraId="2F2BEC2A">
            <w:pPr>
              <w:pStyle w:val="269"/>
              <w:autoSpaceDE/>
              <w:autoSpaceDN/>
              <w:jc w:val="center"/>
              <w:rPr>
                <w:rFonts w:hint="eastAsia" w:ascii="宋体" w:hAnsi="宋体" w:cs="宋体"/>
              </w:rPr>
            </w:pPr>
            <w:r>
              <w:rPr>
                <w:rFonts w:hint="eastAsia" w:ascii="宋体" w:hAnsi="宋体" w:cs="宋体"/>
              </w:rPr>
              <w:t>M</w:t>
            </w:r>
          </w:p>
        </w:tc>
        <w:tc>
          <w:tcPr>
            <w:tcW w:w="360" w:type="pct"/>
            <w:tcBorders>
              <w:top w:val="single" w:color="000000" w:sz="8" w:space="0"/>
              <w:bottom w:val="single" w:color="000000" w:sz="8" w:space="0"/>
            </w:tcBorders>
            <w:shd w:val="clear" w:color="auto" w:fill="FFFFFF"/>
            <w:tcMar>
              <w:left w:w="28" w:type="dxa"/>
            </w:tcMar>
            <w:vAlign w:val="center"/>
          </w:tcPr>
          <w:p w14:paraId="5676FFDB">
            <w:pPr>
              <w:pStyle w:val="269"/>
              <w:autoSpaceDE/>
              <w:autoSpaceDN/>
              <w:jc w:val="center"/>
              <w:rPr>
                <w:rFonts w:hint="eastAsia" w:ascii="宋体" w:hAnsi="宋体" w:cs="宋体"/>
              </w:rPr>
            </w:pPr>
            <w:r>
              <w:rPr>
                <w:rFonts w:hint="eastAsia" w:ascii="宋体" w:hAnsi="宋体" w:cs="宋体"/>
              </w:rPr>
              <w:t>1</w:t>
            </w:r>
          </w:p>
        </w:tc>
        <w:tc>
          <w:tcPr>
            <w:tcW w:w="1612" w:type="pct"/>
            <w:tcBorders>
              <w:top w:val="single" w:color="000000" w:sz="8" w:space="0"/>
              <w:bottom w:val="single" w:color="000000" w:sz="8" w:space="0"/>
            </w:tcBorders>
            <w:shd w:val="clear" w:color="auto" w:fill="FFFFFF"/>
            <w:tcMar>
              <w:left w:w="28" w:type="dxa"/>
            </w:tcMar>
            <w:vAlign w:val="center"/>
          </w:tcPr>
          <w:p w14:paraId="564BB277">
            <w:pPr>
              <w:pStyle w:val="269"/>
              <w:autoSpaceDE/>
              <w:autoSpaceDN/>
              <w:jc w:val="center"/>
              <w:rPr>
                <w:rFonts w:hint="eastAsia" w:ascii="宋体" w:hAnsi="宋体" w:cs="宋体"/>
              </w:rPr>
            </w:pPr>
            <w:r>
              <w:rPr>
                <w:rFonts w:hint="eastAsia" w:ascii="宋体" w:hAnsi="宋体" w:cs="宋体"/>
              </w:rPr>
              <w:t>IntentHandlingCapability</w:t>
            </w:r>
          </w:p>
        </w:tc>
        <w:tc>
          <w:tcPr>
            <w:tcW w:w="1027" w:type="pct"/>
            <w:tcBorders>
              <w:top w:val="single" w:color="000000" w:sz="8" w:space="0"/>
              <w:bottom w:val="single" w:color="000000" w:sz="8" w:space="0"/>
              <w:right w:val="single" w:color="000000" w:sz="8" w:space="0"/>
            </w:tcBorders>
            <w:shd w:val="clear" w:color="auto" w:fill="FFFFFF"/>
            <w:tcMar>
              <w:left w:w="28" w:type="dxa"/>
            </w:tcMar>
          </w:tcPr>
          <w:p w14:paraId="772ED72C">
            <w:pPr>
              <w:pStyle w:val="269"/>
            </w:pPr>
            <w:r>
              <w:rPr>
                <w:rFonts w:hint="eastAsia"/>
                <w:shd w:val="clear" w:color="auto" w:fill="FFFFFF"/>
              </w:rPr>
              <w:t>意图处理者处理能力注册信息，包括但不限于意图处理者支持的期望、期望对象、期望目标等。</w:t>
            </w:r>
          </w:p>
        </w:tc>
      </w:tr>
    </w:tbl>
    <w:p w14:paraId="479507AD">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922" w:name="_Toc14783"/>
      <w:bookmarkStart w:id="1923" w:name="_Toc26536"/>
      <w:bookmarkStart w:id="1924" w:name="_Toc1402"/>
      <w:bookmarkStart w:id="1925" w:name="_Toc3413"/>
      <w:bookmarkStart w:id="1926" w:name="_Toc12008"/>
      <w:bookmarkStart w:id="1927" w:name="_Toc14243"/>
      <w:bookmarkStart w:id="1928" w:name="_Toc3147"/>
      <w:bookmarkStart w:id="1929" w:name="_Toc5276"/>
      <w:bookmarkStart w:id="1930" w:name="_Toc8578"/>
      <w:bookmarkStart w:id="1931" w:name="_Toc13645"/>
      <w:bookmarkStart w:id="1932" w:name="_Toc13563"/>
      <w:bookmarkStart w:id="1933" w:name="_Toc6131"/>
      <w:bookmarkStart w:id="1934" w:name="_Toc20317"/>
      <w:bookmarkStart w:id="1935" w:name="_Toc16966"/>
      <w:r>
        <w:rPr>
          <w:rFonts w:hint="eastAsia"/>
          <w:b w:val="0"/>
          <w:bCs w:val="0"/>
        </w:rPr>
        <w:t>输出参数</w:t>
      </w:r>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p>
    <w:p w14:paraId="62C4B51E">
      <w:pPr>
        <w:ind w:firstLine="420" w:firstLineChars="200"/>
      </w:pPr>
      <w:r>
        <w:rPr>
          <w:rFonts w:hint="eastAsia"/>
        </w:rPr>
        <w:t>操作返回的输出参数</w:t>
      </w:r>
      <w:r>
        <w:rPr>
          <w:rFonts w:hint="eastAsia"/>
          <w:lang w:eastAsia="zh"/>
        </w:rPr>
        <w:t>应</w:t>
      </w:r>
      <w:r>
        <w:rPr>
          <w:rFonts w:hint="eastAsia" w:ascii="宋体" w:hAnsi="宋体"/>
        </w:rPr>
        <w:t>遵循表22中</w:t>
      </w:r>
      <w:r>
        <w:rPr>
          <w:rFonts w:ascii="宋体" w:hAnsi="宋体"/>
        </w:rPr>
        <w:t>指定的要</w:t>
      </w:r>
      <w:r>
        <w:rPr>
          <w:lang w:val="en"/>
        </w:rPr>
        <w:t>求</w:t>
      </w:r>
      <w:r>
        <w:rPr>
          <w:rFonts w:hint="eastAsia"/>
        </w:rPr>
        <w:t>。</w:t>
      </w:r>
    </w:p>
    <w:p w14:paraId="589132E0">
      <w:pPr>
        <w:pStyle w:val="267"/>
        <w:spacing w:before="120" w:beforeLines="50" w:after="120" w:afterLines="50"/>
        <w:rPr>
          <w:rFonts w:hint="eastAsia" w:ascii="黑体" w:hAnsi="黑体" w:eastAsia="黑体" w:cs="黑体"/>
          <w:b w:val="0"/>
          <w:bCs/>
          <w:szCs w:val="21"/>
        </w:rPr>
      </w:pPr>
      <w:r>
        <w:rPr>
          <w:rFonts w:hint="eastAsia" w:ascii="黑体" w:hAnsi="黑体" w:eastAsia="黑体" w:cs="黑体"/>
          <w:b w:val="0"/>
          <w:bCs/>
          <w:szCs w:val="21"/>
        </w:rPr>
        <w:t xml:space="preserve">表 </w:t>
      </w:r>
      <w:r>
        <w:rPr>
          <w:rFonts w:hint="eastAsia" w:ascii="黑体" w:hAnsi="黑体" w:eastAsia="黑体" w:cs="黑体"/>
          <w:b w:val="0"/>
          <w:bCs/>
          <w:szCs w:val="21"/>
        </w:rPr>
        <w:fldChar w:fldCharType="begin"/>
      </w:r>
      <w:r>
        <w:rPr>
          <w:rFonts w:hint="eastAsia" w:ascii="黑体" w:hAnsi="黑体" w:eastAsia="黑体" w:cs="黑体"/>
          <w:b w:val="0"/>
          <w:bCs/>
          <w:szCs w:val="21"/>
        </w:rPr>
        <w:instrText xml:space="preserve"> SEQ 表 \* ARABIC </w:instrText>
      </w:r>
      <w:r>
        <w:rPr>
          <w:rFonts w:hint="eastAsia" w:ascii="黑体" w:hAnsi="黑体" w:eastAsia="黑体" w:cs="黑体"/>
          <w:b w:val="0"/>
          <w:bCs/>
          <w:szCs w:val="21"/>
        </w:rPr>
        <w:fldChar w:fldCharType="separate"/>
      </w:r>
      <w:r>
        <w:rPr>
          <w:rFonts w:hint="eastAsia" w:ascii="黑体" w:hAnsi="黑体" w:eastAsia="黑体" w:cs="黑体"/>
          <w:b w:val="0"/>
          <w:bCs/>
          <w:szCs w:val="21"/>
        </w:rPr>
        <w:t>22</w:t>
      </w:r>
      <w:r>
        <w:rPr>
          <w:rFonts w:hint="eastAsia" w:ascii="黑体" w:hAnsi="黑体" w:eastAsia="黑体" w:cs="黑体"/>
          <w:b w:val="0"/>
          <w:bCs/>
          <w:szCs w:val="21"/>
        </w:rPr>
        <w:fldChar w:fldCharType="end"/>
      </w:r>
      <w:r>
        <w:rPr>
          <w:rFonts w:hint="eastAsia" w:ascii="黑体" w:hAnsi="黑体" w:eastAsia="黑体" w:cs="黑体"/>
          <w:b w:val="0"/>
          <w:bCs/>
          <w:szCs w:val="21"/>
        </w:rPr>
        <w:t xml:space="preserve"> 注册意图处理能力操作输出参数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2476"/>
        <w:gridCol w:w="773"/>
        <w:gridCol w:w="982"/>
        <w:gridCol w:w="1036"/>
        <w:gridCol w:w="3363"/>
      </w:tblGrid>
      <w:tr w14:paraId="5874DC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439"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724EA1EA">
            <w:pPr>
              <w:pStyle w:val="271"/>
              <w:rPr>
                <w:rFonts w:hint="eastAsia" w:ascii="宋体" w:hAnsi="宋体" w:cs="宋体"/>
                <w:b w:val="0"/>
                <w:bCs/>
              </w:rPr>
            </w:pPr>
            <w:r>
              <w:rPr>
                <w:rFonts w:hint="eastAsia" w:ascii="宋体" w:hAnsi="宋体" w:cs="宋体"/>
                <w:b w:val="0"/>
                <w:bCs/>
              </w:rPr>
              <w:t>参数</w:t>
            </w:r>
          </w:p>
        </w:tc>
        <w:tc>
          <w:tcPr>
            <w:tcW w:w="495" w:type="pct"/>
            <w:tcBorders>
              <w:top w:val="single" w:color="000000" w:sz="8" w:space="0"/>
              <w:bottom w:val="single" w:color="000000" w:sz="8" w:space="0"/>
            </w:tcBorders>
            <w:shd w:val="clear" w:color="auto" w:fill="FFFFFF" w:themeFill="background1"/>
            <w:tcMar>
              <w:left w:w="28" w:type="dxa"/>
            </w:tcMar>
            <w:vAlign w:val="center"/>
          </w:tcPr>
          <w:p w14:paraId="41FF1675">
            <w:pPr>
              <w:pStyle w:val="271"/>
              <w:rPr>
                <w:rFonts w:hint="eastAsia" w:ascii="宋体" w:hAnsi="宋体" w:cs="宋体"/>
                <w:b w:val="0"/>
                <w:bCs/>
              </w:rPr>
            </w:pPr>
            <w:r>
              <w:rPr>
                <w:rFonts w:hint="eastAsia" w:ascii="宋体" w:hAnsi="宋体" w:cs="宋体"/>
                <w:b w:val="0"/>
                <w:bCs/>
              </w:rPr>
              <w:t>限定符</w:t>
            </w:r>
          </w:p>
        </w:tc>
        <w:tc>
          <w:tcPr>
            <w:tcW w:w="595" w:type="pct"/>
            <w:tcBorders>
              <w:top w:val="single" w:color="000000" w:sz="8" w:space="0"/>
              <w:bottom w:val="single" w:color="000000" w:sz="8" w:space="0"/>
            </w:tcBorders>
            <w:shd w:val="clear" w:color="auto" w:fill="FFFFFF" w:themeFill="background1"/>
            <w:tcMar>
              <w:left w:w="28" w:type="dxa"/>
            </w:tcMar>
            <w:vAlign w:val="center"/>
          </w:tcPr>
          <w:p w14:paraId="22BAF922">
            <w:pPr>
              <w:pStyle w:val="271"/>
              <w:rPr>
                <w:rFonts w:hint="eastAsia" w:ascii="宋体" w:hAnsi="宋体" w:cs="宋体"/>
                <w:b w:val="0"/>
                <w:bCs/>
              </w:rPr>
            </w:pPr>
            <w:r>
              <w:rPr>
                <w:rFonts w:hint="eastAsia" w:ascii="宋体" w:hAnsi="宋体" w:cs="宋体"/>
                <w:b w:val="0"/>
                <w:bCs/>
              </w:rPr>
              <w:t>基数</w:t>
            </w:r>
          </w:p>
        </w:tc>
        <w:tc>
          <w:tcPr>
            <w:tcW w:w="495" w:type="pct"/>
            <w:tcBorders>
              <w:top w:val="single" w:color="000000" w:sz="8" w:space="0"/>
              <w:bottom w:val="single" w:color="000000" w:sz="8" w:space="0"/>
            </w:tcBorders>
            <w:shd w:val="clear" w:color="auto" w:fill="FFFFFF" w:themeFill="background1"/>
            <w:tcMar>
              <w:left w:w="28" w:type="dxa"/>
            </w:tcMar>
            <w:vAlign w:val="center"/>
          </w:tcPr>
          <w:p w14:paraId="41377052">
            <w:pPr>
              <w:pStyle w:val="271"/>
              <w:rPr>
                <w:rFonts w:hint="eastAsia" w:ascii="宋体" w:hAnsi="宋体" w:cs="宋体"/>
                <w:b w:val="0"/>
                <w:bCs/>
              </w:rPr>
            </w:pPr>
            <w:r>
              <w:rPr>
                <w:rFonts w:hint="eastAsia" w:ascii="宋体" w:hAnsi="宋体" w:cs="宋体"/>
                <w:b w:val="0"/>
                <w:bCs/>
              </w:rPr>
              <w:t>内容</w:t>
            </w:r>
          </w:p>
        </w:tc>
        <w:tc>
          <w:tcPr>
            <w:tcW w:w="1974"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34F37FB9">
            <w:pPr>
              <w:pStyle w:val="271"/>
              <w:rPr>
                <w:rFonts w:hint="eastAsia" w:ascii="宋体" w:hAnsi="宋体" w:cs="宋体"/>
                <w:b w:val="0"/>
                <w:bCs/>
              </w:rPr>
            </w:pPr>
            <w:r>
              <w:rPr>
                <w:rFonts w:hint="eastAsia" w:ascii="宋体" w:hAnsi="宋体" w:cs="宋体"/>
                <w:b w:val="0"/>
                <w:bCs/>
              </w:rPr>
              <w:t>说明</w:t>
            </w:r>
          </w:p>
        </w:tc>
      </w:tr>
      <w:tr w14:paraId="2ABA14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439" w:type="pct"/>
            <w:tcBorders>
              <w:top w:val="single" w:color="000000" w:sz="8" w:space="0"/>
              <w:left w:val="single" w:color="000000" w:sz="8" w:space="0"/>
              <w:bottom w:val="single" w:color="000000" w:sz="8" w:space="0"/>
            </w:tcBorders>
            <w:shd w:val="clear" w:color="auto" w:fill="FFFFFF"/>
            <w:tcMar>
              <w:left w:w="28" w:type="dxa"/>
            </w:tcMar>
          </w:tcPr>
          <w:p w14:paraId="56AA0335">
            <w:pPr>
              <w:pStyle w:val="269"/>
              <w:autoSpaceDE/>
              <w:autoSpaceDN/>
              <w:jc w:val="center"/>
              <w:rPr>
                <w:rFonts w:hint="eastAsia" w:ascii="宋体" w:hAnsi="宋体" w:cs="宋体"/>
              </w:rPr>
            </w:pPr>
            <w:r>
              <w:rPr>
                <w:rFonts w:hint="eastAsia" w:ascii="宋体" w:hAnsi="宋体" w:cs="宋体"/>
              </w:rPr>
              <w:t>intentHandlingCapabilityId</w:t>
            </w:r>
          </w:p>
        </w:tc>
        <w:tc>
          <w:tcPr>
            <w:tcW w:w="495" w:type="pct"/>
            <w:tcBorders>
              <w:top w:val="single" w:color="000000" w:sz="8" w:space="0"/>
              <w:bottom w:val="single" w:color="000000" w:sz="8" w:space="0"/>
            </w:tcBorders>
            <w:shd w:val="clear" w:color="auto" w:fill="FFFFFF"/>
            <w:tcMar>
              <w:left w:w="28" w:type="dxa"/>
            </w:tcMar>
          </w:tcPr>
          <w:p w14:paraId="25A8FA59">
            <w:pPr>
              <w:pStyle w:val="269"/>
              <w:autoSpaceDE/>
              <w:autoSpaceDN/>
              <w:jc w:val="center"/>
              <w:rPr>
                <w:rFonts w:hint="eastAsia" w:ascii="宋体" w:hAnsi="宋体" w:cs="宋体"/>
              </w:rPr>
            </w:pPr>
            <w:r>
              <w:rPr>
                <w:rFonts w:hint="eastAsia" w:ascii="宋体" w:hAnsi="宋体" w:cs="宋体"/>
              </w:rPr>
              <w:t>M</w:t>
            </w:r>
          </w:p>
        </w:tc>
        <w:tc>
          <w:tcPr>
            <w:tcW w:w="595" w:type="pct"/>
            <w:tcBorders>
              <w:top w:val="single" w:color="000000" w:sz="8" w:space="0"/>
              <w:bottom w:val="single" w:color="000000" w:sz="8" w:space="0"/>
            </w:tcBorders>
            <w:shd w:val="clear" w:color="auto" w:fill="FFFFFF"/>
            <w:tcMar>
              <w:left w:w="28" w:type="dxa"/>
            </w:tcMar>
          </w:tcPr>
          <w:p w14:paraId="2138A99A">
            <w:pPr>
              <w:pStyle w:val="269"/>
              <w:autoSpaceDE/>
              <w:autoSpaceDN/>
              <w:jc w:val="center"/>
              <w:rPr>
                <w:rFonts w:hint="eastAsia" w:ascii="宋体" w:hAnsi="宋体" w:cs="宋体"/>
              </w:rPr>
            </w:pPr>
            <w:r>
              <w:rPr>
                <w:rFonts w:hint="eastAsia" w:ascii="宋体" w:hAnsi="宋体" w:cs="宋体"/>
              </w:rPr>
              <w:t>0..1</w:t>
            </w:r>
          </w:p>
        </w:tc>
        <w:tc>
          <w:tcPr>
            <w:tcW w:w="495" w:type="pct"/>
            <w:tcBorders>
              <w:top w:val="single" w:color="000000" w:sz="8" w:space="0"/>
              <w:bottom w:val="single" w:color="000000" w:sz="8" w:space="0"/>
            </w:tcBorders>
            <w:shd w:val="clear" w:color="auto" w:fill="FFFFFF"/>
            <w:tcMar>
              <w:left w:w="28" w:type="dxa"/>
            </w:tcMar>
          </w:tcPr>
          <w:p w14:paraId="4474ADEE">
            <w:pPr>
              <w:pStyle w:val="269"/>
              <w:autoSpaceDE/>
              <w:autoSpaceDN/>
              <w:jc w:val="center"/>
              <w:rPr>
                <w:rFonts w:hint="eastAsia" w:ascii="宋体" w:hAnsi="宋体" w:cs="宋体"/>
              </w:rPr>
            </w:pPr>
            <w:r>
              <w:rPr>
                <w:rFonts w:hint="eastAsia" w:ascii="宋体" w:hAnsi="宋体" w:cs="宋体"/>
              </w:rPr>
              <w:t>Identifier</w:t>
            </w:r>
          </w:p>
        </w:tc>
        <w:tc>
          <w:tcPr>
            <w:tcW w:w="1974" w:type="pct"/>
            <w:tcBorders>
              <w:top w:val="single" w:color="000000" w:sz="8" w:space="0"/>
              <w:bottom w:val="single" w:color="000000" w:sz="8" w:space="0"/>
              <w:right w:val="single" w:color="000000" w:sz="8" w:space="0"/>
            </w:tcBorders>
            <w:shd w:val="clear" w:color="auto" w:fill="FFFFFF"/>
            <w:tcMar>
              <w:left w:w="28" w:type="dxa"/>
            </w:tcMar>
          </w:tcPr>
          <w:p w14:paraId="33058690">
            <w:pPr>
              <w:pStyle w:val="269"/>
            </w:pPr>
            <w:r>
              <w:rPr>
                <w:rFonts w:hint="eastAsia"/>
                <w:shd w:val="clear" w:color="auto" w:fill="FFFFFF"/>
              </w:rPr>
              <w:t>成功注册的意图处理能力的标识符。</w:t>
            </w:r>
          </w:p>
        </w:tc>
      </w:tr>
    </w:tbl>
    <w:p w14:paraId="43F0944D">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936" w:name="_Toc21125"/>
      <w:bookmarkStart w:id="1937" w:name="_Toc9205"/>
      <w:bookmarkStart w:id="1938" w:name="_Toc7012"/>
      <w:bookmarkStart w:id="1939" w:name="_Toc664"/>
      <w:bookmarkStart w:id="1940" w:name="_Toc15011"/>
      <w:bookmarkStart w:id="1941" w:name="_Toc30525"/>
      <w:bookmarkStart w:id="1942" w:name="_Toc4140"/>
      <w:bookmarkStart w:id="1943" w:name="_Toc8976"/>
      <w:bookmarkStart w:id="1944" w:name="_Toc20338"/>
      <w:bookmarkStart w:id="1945" w:name="_Toc3043"/>
      <w:bookmarkStart w:id="1946" w:name="_Toc26253"/>
      <w:bookmarkStart w:id="1947" w:name="_Toc1257"/>
      <w:bookmarkStart w:id="1948" w:name="_Toc7838"/>
      <w:bookmarkStart w:id="1949" w:name="_Toc12132"/>
      <w:r>
        <w:rPr>
          <w:rFonts w:hint="eastAsia"/>
          <w:b w:val="0"/>
          <w:bCs w:val="0"/>
        </w:rPr>
        <w:t>操作结果</w:t>
      </w:r>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p>
    <w:p w14:paraId="7172EDDD">
      <w:pPr>
        <w:ind w:firstLine="420" w:firstLineChars="200"/>
      </w:pPr>
      <w:r>
        <w:t>如果成功，</w:t>
      </w:r>
      <w:r>
        <w:rPr>
          <w:rFonts w:hint="eastAsia"/>
        </w:rPr>
        <w:t>意图处理能力管理功能</w:t>
      </w:r>
      <w:r>
        <w:rPr>
          <w:rFonts w:hint="eastAsia"/>
          <w:lang w:eastAsia="zh"/>
        </w:rPr>
        <w:t>应完成</w:t>
      </w:r>
      <w:r>
        <w:t>对应意图</w:t>
      </w:r>
      <w:r>
        <w:rPr>
          <w:rFonts w:hint="eastAsia"/>
        </w:rPr>
        <w:t>处理能力</w:t>
      </w:r>
      <w:r>
        <w:rPr>
          <w:rFonts w:hint="eastAsia"/>
          <w:lang w:eastAsia="zh"/>
        </w:rPr>
        <w:t>的注册</w:t>
      </w:r>
      <w:r>
        <w:t>，并返回意图</w:t>
      </w:r>
      <w:r>
        <w:rPr>
          <w:rFonts w:hint="eastAsia"/>
        </w:rPr>
        <w:t>处理能力</w:t>
      </w:r>
      <w:r>
        <w:t>的</w:t>
      </w:r>
      <w:r>
        <w:rPr>
          <w:rFonts w:hint="eastAsia"/>
        </w:rPr>
        <w:t>标识符。</w:t>
      </w:r>
    </w:p>
    <w:p w14:paraId="21B6672D">
      <w:pPr>
        <w:ind w:firstLine="420"/>
      </w:pPr>
      <w:r>
        <w:t>如果失败，</w:t>
      </w:r>
      <w:r>
        <w:rPr>
          <w:rFonts w:hint="eastAsia"/>
        </w:rPr>
        <w:t>意图处理能力管理功能</w:t>
      </w:r>
      <w:r>
        <w:rPr>
          <w:rFonts w:hint="eastAsia"/>
          <w:lang w:eastAsia="zh"/>
        </w:rPr>
        <w:t>应</w:t>
      </w:r>
      <w:r>
        <w:t>返回相应的错误信息以及可能的原因。</w:t>
      </w:r>
    </w:p>
    <w:p w14:paraId="31EC07AE">
      <w:pPr>
        <w:pStyle w:val="4"/>
        <w:rPr>
          <w:b w:val="0"/>
          <w:bCs w:val="0"/>
        </w:rPr>
      </w:pPr>
      <w:bookmarkStart w:id="1950" w:name="_Toc1336723724"/>
      <w:bookmarkStart w:id="1951" w:name="_Toc31375"/>
      <w:bookmarkStart w:id="1952" w:name="_Toc5055"/>
      <w:bookmarkStart w:id="1953" w:name="_Toc9463"/>
      <w:bookmarkStart w:id="1954" w:name="_Toc29110"/>
      <w:bookmarkStart w:id="1955" w:name="_Toc25112"/>
      <w:bookmarkStart w:id="1956" w:name="_Toc30227"/>
      <w:bookmarkStart w:id="1957" w:name="_Toc22488"/>
      <w:bookmarkStart w:id="1958" w:name="_Toc10133"/>
      <w:bookmarkStart w:id="1959" w:name="_Toc3002"/>
      <w:bookmarkStart w:id="1960" w:name="_Toc32354"/>
      <w:bookmarkStart w:id="1961" w:name="_Toc15692"/>
      <w:bookmarkStart w:id="1962" w:name="_Toc19632"/>
      <w:bookmarkStart w:id="1963" w:name="_Toc1725064742"/>
      <w:bookmarkStart w:id="1964" w:name="_Toc10779"/>
      <w:bookmarkStart w:id="1965" w:name="_Toc836704202"/>
      <w:bookmarkStart w:id="1966" w:name="_Toc19804"/>
      <w:bookmarkStart w:id="1967" w:name="_Toc1461031085"/>
      <w:r>
        <w:rPr>
          <w:rFonts w:hint="eastAsia"/>
          <w:b w:val="0"/>
          <w:bCs w:val="0"/>
        </w:rPr>
        <w:t>更新意图处理能力操作</w:t>
      </w:r>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p>
    <w:p w14:paraId="5604421D">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1968" w:name="_Toc21628"/>
      <w:bookmarkStart w:id="1969" w:name="_Toc16116"/>
      <w:bookmarkStart w:id="1970" w:name="_Toc26519"/>
      <w:bookmarkStart w:id="1971" w:name="_Toc16024"/>
      <w:bookmarkStart w:id="1972" w:name="_Toc7004"/>
      <w:bookmarkStart w:id="1973" w:name="_Toc11718"/>
      <w:bookmarkStart w:id="1974" w:name="_Toc9248"/>
      <w:bookmarkStart w:id="1975" w:name="_Toc5631"/>
      <w:bookmarkStart w:id="1976" w:name="_Toc4705"/>
      <w:bookmarkStart w:id="1977" w:name="_Toc22084"/>
      <w:bookmarkStart w:id="1978" w:name="_Toc28956"/>
      <w:bookmarkStart w:id="1979" w:name="_Toc11272"/>
      <w:bookmarkStart w:id="1980" w:name="_Toc5481"/>
      <w:bookmarkStart w:id="1981" w:name="_Toc1251"/>
      <w:r>
        <w:rPr>
          <w:rFonts w:hint="eastAsia"/>
          <w:b w:val="0"/>
          <w:bCs w:val="0"/>
        </w:rPr>
        <w:t>操作描述</w:t>
      </w:r>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p>
    <w:p w14:paraId="5DBA6F35">
      <w:pPr>
        <w:ind w:firstLine="420" w:firstLineChars="200"/>
        <w:rPr>
          <w:shd w:val="clear" w:color="auto" w:fill="FFFFFF"/>
        </w:rPr>
      </w:pPr>
      <w:r>
        <w:t>意图</w:t>
      </w:r>
      <w:r>
        <w:rPr>
          <w:rFonts w:hint="eastAsia"/>
        </w:rPr>
        <w:t>管理功能</w:t>
      </w:r>
      <w:r>
        <w:rPr>
          <w:shd w:val="clear" w:color="auto" w:fill="FFFFFF"/>
        </w:rPr>
        <w:t>用于</w:t>
      </w:r>
      <w:r>
        <w:rPr>
          <w:rFonts w:hint="eastAsia"/>
        </w:rPr>
        <w:t>向意图处理能力管理功能请求</w:t>
      </w:r>
      <w:r>
        <w:rPr>
          <w:shd w:val="clear" w:color="auto" w:fill="FFFFFF"/>
        </w:rPr>
        <w:t>更新</w:t>
      </w:r>
      <w:r>
        <w:rPr>
          <w:rFonts w:hint="eastAsia"/>
          <w:shd w:val="clear" w:color="auto" w:fill="FFFFFF"/>
          <w:lang w:eastAsia="zh"/>
        </w:rPr>
        <w:t>已注册</w:t>
      </w:r>
      <w:r>
        <w:rPr>
          <w:rFonts w:hint="eastAsia"/>
          <w:shd w:val="clear" w:color="auto" w:fill="FFFFFF"/>
        </w:rPr>
        <w:t>意图处理能力</w:t>
      </w:r>
      <w:r>
        <w:rPr>
          <w:shd w:val="clear" w:color="auto" w:fill="FFFFFF"/>
        </w:rPr>
        <w:t>。</w:t>
      </w:r>
    </w:p>
    <w:p w14:paraId="41DA6D5D">
      <w:pPr>
        <w:ind w:firstLine="420" w:firstLineChars="200"/>
      </w:pPr>
      <w:r>
        <w:rPr>
          <w:rFonts w:hint="eastAsia" w:ascii="宋体" w:hAnsi="宋体"/>
        </w:rPr>
        <w:t>表23列出了</w:t>
      </w:r>
      <w:r>
        <w:rPr>
          <w:rFonts w:ascii="宋体" w:hAnsi="宋体"/>
        </w:rPr>
        <w:t>意图</w:t>
      </w:r>
      <w:r>
        <w:rPr>
          <w:rFonts w:hint="eastAsia" w:ascii="宋体" w:hAnsi="宋体"/>
        </w:rPr>
        <w:t>管理</w:t>
      </w:r>
      <w:r>
        <w:rPr>
          <w:rFonts w:hint="eastAsia"/>
        </w:rPr>
        <w:t>功能和意图处理能力管理功能之间交换的信息流。</w:t>
      </w:r>
    </w:p>
    <w:p w14:paraId="1C9DC3A8">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23</w:t>
      </w:r>
      <w:r>
        <w:rPr>
          <w:rFonts w:hint="eastAsia" w:ascii="黑体" w:hAnsi="黑体" w:cs="黑体"/>
          <w:sz w:val="21"/>
          <w:szCs w:val="21"/>
        </w:rPr>
        <w:fldChar w:fldCharType="end"/>
      </w:r>
      <w:r>
        <w:rPr>
          <w:rFonts w:hint="eastAsia" w:ascii="黑体" w:hAnsi="黑体" w:cs="黑体"/>
          <w:sz w:val="21"/>
          <w:szCs w:val="21"/>
        </w:rPr>
        <w:t xml:space="preserve"> 更新意图处理能力操作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717"/>
        <w:gridCol w:w="3914"/>
      </w:tblGrid>
      <w:tr w14:paraId="49AF2E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732" w:type="pct"/>
            <w:tcBorders>
              <w:top w:val="single" w:color="000000" w:sz="8" w:space="0"/>
              <w:left w:val="single" w:color="000000" w:sz="8" w:space="0"/>
              <w:bottom w:val="single" w:color="000000" w:sz="8" w:space="0"/>
            </w:tcBorders>
            <w:shd w:val="clear" w:color="auto" w:fill="FFFFFF" w:themeFill="background1"/>
            <w:tcMar>
              <w:left w:w="28" w:type="dxa"/>
            </w:tcMar>
          </w:tcPr>
          <w:p w14:paraId="724B5D49">
            <w:pPr>
              <w:pStyle w:val="271"/>
              <w:rPr>
                <w:rFonts w:hint="eastAsia" w:ascii="宋体" w:hAnsi="宋体" w:cs="宋体"/>
                <w:b w:val="0"/>
                <w:bCs/>
                <w:lang w:bidi="ar"/>
              </w:rPr>
            </w:pPr>
            <w:r>
              <w:rPr>
                <w:rFonts w:hint="eastAsia" w:ascii="宋体" w:hAnsi="宋体" w:cs="宋体"/>
                <w:b w:val="0"/>
                <w:bCs/>
                <w:lang w:bidi="ar"/>
              </w:rPr>
              <w:t>消息</w:t>
            </w:r>
          </w:p>
        </w:tc>
        <w:tc>
          <w:tcPr>
            <w:tcW w:w="2267" w:type="pct"/>
            <w:tcBorders>
              <w:top w:val="single" w:color="000000" w:sz="8" w:space="0"/>
              <w:bottom w:val="single" w:color="000000" w:sz="8" w:space="0"/>
              <w:right w:val="single" w:color="000000" w:sz="8" w:space="0"/>
            </w:tcBorders>
            <w:shd w:val="clear" w:color="auto" w:fill="FFFFFF" w:themeFill="background1"/>
            <w:tcMar>
              <w:left w:w="28" w:type="dxa"/>
            </w:tcMar>
          </w:tcPr>
          <w:p w14:paraId="13400E75">
            <w:pPr>
              <w:pStyle w:val="271"/>
              <w:rPr>
                <w:rFonts w:hint="eastAsia" w:ascii="宋体" w:hAnsi="宋体" w:cs="宋体"/>
                <w:b w:val="0"/>
                <w:bCs/>
                <w:lang w:bidi="ar"/>
              </w:rPr>
            </w:pPr>
            <w:r>
              <w:rPr>
                <w:rFonts w:hint="eastAsia" w:ascii="宋体" w:hAnsi="宋体" w:cs="宋体"/>
                <w:b w:val="0"/>
                <w:bCs/>
                <w:lang w:bidi="ar"/>
              </w:rPr>
              <w:t>方向</w:t>
            </w:r>
          </w:p>
        </w:tc>
      </w:tr>
      <w:tr w14:paraId="48CB03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732" w:type="pct"/>
            <w:tcBorders>
              <w:top w:val="single" w:color="000000" w:sz="8" w:space="0"/>
              <w:left w:val="single" w:color="000000" w:sz="8" w:space="0"/>
            </w:tcBorders>
            <w:shd w:val="clear" w:color="auto" w:fill="FFFFFF"/>
            <w:tcMar>
              <w:left w:w="28" w:type="dxa"/>
            </w:tcMar>
          </w:tcPr>
          <w:p w14:paraId="06F0EA40">
            <w:pPr>
              <w:jc w:val="center"/>
              <w:rPr>
                <w:rFonts w:hint="eastAsia" w:ascii="宋体" w:hAnsi="宋体" w:cs="宋体"/>
                <w:sz w:val="18"/>
                <w:szCs w:val="18"/>
              </w:rPr>
            </w:pPr>
            <w:r>
              <w:rPr>
                <w:rFonts w:hint="eastAsia" w:ascii="宋体" w:hAnsi="宋体" w:cs="宋体"/>
                <w:sz w:val="18"/>
                <w:szCs w:val="18"/>
              </w:rPr>
              <w:t>UpdateIntentHandlingCapabilityRequest</w:t>
            </w:r>
          </w:p>
        </w:tc>
        <w:tc>
          <w:tcPr>
            <w:tcW w:w="2267" w:type="pct"/>
            <w:tcBorders>
              <w:top w:val="single" w:color="000000" w:sz="8" w:space="0"/>
              <w:right w:val="single" w:color="000000" w:sz="8" w:space="0"/>
            </w:tcBorders>
            <w:shd w:val="clear" w:color="auto" w:fill="FFFFFF"/>
            <w:tcMar>
              <w:left w:w="28" w:type="dxa"/>
            </w:tcMar>
          </w:tcPr>
          <w:p w14:paraId="23846529">
            <w:pPr>
              <w:pStyle w:val="269"/>
              <w:jc w:val="center"/>
            </w:pPr>
            <w:r>
              <w:t>意图</w:t>
            </w:r>
            <w:r>
              <w:rPr>
                <w:rFonts w:hint="eastAsia"/>
              </w:rPr>
              <w:t>管理功能</w:t>
            </w:r>
            <w:r>
              <w:t xml:space="preserve"> </w:t>
            </w:r>
            <w:r>
              <w:rPr>
                <w:rFonts w:ascii="Wingdings" w:hAnsi="Wingdings"/>
              </w:rPr>
              <w:t></w:t>
            </w:r>
            <w:r>
              <w:t xml:space="preserve"> </w:t>
            </w:r>
            <w:r>
              <w:rPr>
                <w:rFonts w:hint="eastAsia"/>
              </w:rPr>
              <w:t>意图处理能力管理功能</w:t>
            </w:r>
          </w:p>
        </w:tc>
      </w:tr>
      <w:tr w14:paraId="081823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732" w:type="pct"/>
            <w:tcBorders>
              <w:left w:val="single" w:color="000000" w:sz="8" w:space="0"/>
              <w:bottom w:val="single" w:color="000000" w:sz="8" w:space="0"/>
            </w:tcBorders>
            <w:shd w:val="clear" w:color="auto" w:fill="FFFFFF"/>
            <w:tcMar>
              <w:left w:w="28" w:type="dxa"/>
            </w:tcMar>
          </w:tcPr>
          <w:p w14:paraId="0925109F">
            <w:pPr>
              <w:jc w:val="center"/>
              <w:rPr>
                <w:rFonts w:hint="eastAsia" w:ascii="宋体" w:hAnsi="宋体" w:cs="宋体"/>
                <w:sz w:val="18"/>
                <w:szCs w:val="18"/>
              </w:rPr>
            </w:pPr>
            <w:r>
              <w:rPr>
                <w:rFonts w:hint="eastAsia" w:ascii="宋体" w:hAnsi="宋体" w:cs="宋体"/>
                <w:sz w:val="18"/>
                <w:szCs w:val="18"/>
              </w:rPr>
              <w:t>UpdateIntentHandlingCapabilityResponse</w:t>
            </w:r>
          </w:p>
        </w:tc>
        <w:tc>
          <w:tcPr>
            <w:tcW w:w="2267" w:type="pct"/>
            <w:tcBorders>
              <w:bottom w:val="single" w:color="000000" w:sz="8" w:space="0"/>
              <w:right w:val="single" w:color="000000" w:sz="8" w:space="0"/>
            </w:tcBorders>
            <w:shd w:val="clear" w:color="auto" w:fill="FFFFFF"/>
            <w:tcMar>
              <w:left w:w="28" w:type="dxa"/>
            </w:tcMar>
          </w:tcPr>
          <w:p w14:paraId="1F267713">
            <w:pPr>
              <w:pStyle w:val="269"/>
              <w:jc w:val="center"/>
            </w:pPr>
            <w:r>
              <w:rPr>
                <w:rFonts w:hint="eastAsia"/>
              </w:rPr>
              <w:t>意图处理能力管理功能</w:t>
            </w:r>
            <w:r>
              <w:t xml:space="preserve"> </w:t>
            </w:r>
            <w:r>
              <w:rPr>
                <w:rFonts w:ascii="Wingdings" w:hAnsi="Wingdings"/>
              </w:rPr>
              <w:t></w:t>
            </w:r>
            <w:r>
              <w:t xml:space="preserve"> 意图</w:t>
            </w:r>
            <w:r>
              <w:rPr>
                <w:rFonts w:hint="eastAsia"/>
              </w:rPr>
              <w:t>管理功能</w:t>
            </w:r>
          </w:p>
        </w:tc>
      </w:tr>
    </w:tbl>
    <w:p w14:paraId="5172B1E4">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982" w:name="_Toc5187"/>
      <w:bookmarkStart w:id="1983" w:name="_Toc24764"/>
      <w:bookmarkStart w:id="1984" w:name="_Toc4327"/>
      <w:bookmarkStart w:id="1985" w:name="_Toc5771"/>
      <w:bookmarkStart w:id="1986" w:name="_Toc17459"/>
      <w:bookmarkStart w:id="1987" w:name="_Toc15546"/>
      <w:bookmarkStart w:id="1988" w:name="_Toc1791"/>
      <w:bookmarkStart w:id="1989" w:name="_Toc322"/>
      <w:bookmarkStart w:id="1990" w:name="_Toc11746"/>
      <w:bookmarkStart w:id="1991" w:name="_Toc9900"/>
      <w:bookmarkStart w:id="1992" w:name="_Toc9029"/>
      <w:bookmarkStart w:id="1993" w:name="_Toc2868"/>
      <w:bookmarkStart w:id="1994" w:name="_Toc23642"/>
      <w:bookmarkStart w:id="1995" w:name="_Toc15319"/>
      <w:r>
        <w:rPr>
          <w:rFonts w:hint="eastAsia"/>
          <w:b w:val="0"/>
          <w:bCs w:val="0"/>
        </w:rPr>
        <w:t>输入参数</w:t>
      </w:r>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p>
    <w:p w14:paraId="23619493">
      <w:pPr>
        <w:ind w:firstLine="420" w:firstLineChars="200"/>
      </w:pPr>
      <w:r>
        <w:rPr>
          <w:rFonts w:hint="eastAsia"/>
        </w:rPr>
        <w:t>调用操作时发送的输入参数应</w:t>
      </w:r>
      <w:r>
        <w:rPr>
          <w:rFonts w:hint="eastAsia" w:ascii="宋体" w:hAnsi="宋体"/>
        </w:rPr>
        <w:t>遵循表24中</w:t>
      </w:r>
      <w:r>
        <w:rPr>
          <w:rFonts w:ascii="宋体" w:hAnsi="宋体"/>
        </w:rPr>
        <w:t>指定的要</w:t>
      </w:r>
      <w:r>
        <w:rPr>
          <w:lang w:val="en"/>
        </w:rPr>
        <w:t>求</w:t>
      </w:r>
      <w:r>
        <w:rPr>
          <w:rFonts w:hint="eastAsia"/>
        </w:rPr>
        <w:t>。</w:t>
      </w:r>
    </w:p>
    <w:p w14:paraId="53F1C668">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24</w:t>
      </w:r>
      <w:r>
        <w:rPr>
          <w:rFonts w:hint="eastAsia" w:ascii="黑体" w:hAnsi="黑体" w:cs="黑体"/>
          <w:sz w:val="21"/>
          <w:szCs w:val="21"/>
        </w:rPr>
        <w:fldChar w:fldCharType="end"/>
      </w:r>
      <w:r>
        <w:rPr>
          <w:rFonts w:hint="eastAsia" w:ascii="黑体" w:hAnsi="黑体" w:cs="黑体"/>
          <w:sz w:val="21"/>
          <w:szCs w:val="21"/>
        </w:rPr>
        <w:t xml:space="preserve"> 更新意图处理能力操作输入参数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2866"/>
        <w:gridCol w:w="791"/>
        <w:gridCol w:w="553"/>
        <w:gridCol w:w="2708"/>
        <w:gridCol w:w="1712"/>
      </w:tblGrid>
      <w:tr w14:paraId="4D0DE5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1659"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4511F65F">
            <w:pPr>
              <w:pStyle w:val="271"/>
              <w:rPr>
                <w:rFonts w:hint="eastAsia" w:ascii="宋体" w:hAnsi="宋体" w:cs="宋体"/>
                <w:b w:val="0"/>
                <w:bCs/>
              </w:rPr>
            </w:pPr>
            <w:r>
              <w:rPr>
                <w:rFonts w:hint="eastAsia" w:ascii="宋体" w:hAnsi="宋体" w:cs="宋体"/>
                <w:b w:val="0"/>
                <w:bCs/>
              </w:rPr>
              <w:t>参数</w:t>
            </w:r>
          </w:p>
        </w:tc>
        <w:tc>
          <w:tcPr>
            <w:tcW w:w="458" w:type="pct"/>
            <w:tcBorders>
              <w:top w:val="single" w:color="000000" w:sz="8" w:space="0"/>
              <w:bottom w:val="single" w:color="000000" w:sz="8" w:space="0"/>
            </w:tcBorders>
            <w:shd w:val="clear" w:color="auto" w:fill="FFFFFF" w:themeFill="background1"/>
            <w:tcMar>
              <w:left w:w="28" w:type="dxa"/>
            </w:tcMar>
            <w:vAlign w:val="center"/>
          </w:tcPr>
          <w:p w14:paraId="7D925D3B">
            <w:pPr>
              <w:pStyle w:val="271"/>
              <w:rPr>
                <w:rFonts w:hint="eastAsia" w:ascii="宋体" w:hAnsi="宋体" w:cs="宋体"/>
                <w:b w:val="0"/>
                <w:bCs/>
              </w:rPr>
            </w:pPr>
            <w:r>
              <w:rPr>
                <w:rFonts w:hint="eastAsia" w:ascii="宋体" w:hAnsi="宋体" w:cs="宋体"/>
                <w:b w:val="0"/>
                <w:bCs/>
              </w:rPr>
              <w:t>限定符</w:t>
            </w:r>
          </w:p>
        </w:tc>
        <w:tc>
          <w:tcPr>
            <w:tcW w:w="320" w:type="pct"/>
            <w:tcBorders>
              <w:top w:val="single" w:color="000000" w:sz="8" w:space="0"/>
              <w:bottom w:val="single" w:color="000000" w:sz="8" w:space="0"/>
            </w:tcBorders>
            <w:shd w:val="clear" w:color="auto" w:fill="FFFFFF" w:themeFill="background1"/>
            <w:tcMar>
              <w:left w:w="28" w:type="dxa"/>
            </w:tcMar>
            <w:vAlign w:val="center"/>
          </w:tcPr>
          <w:p w14:paraId="72572FA4">
            <w:pPr>
              <w:pStyle w:val="271"/>
              <w:rPr>
                <w:rFonts w:hint="eastAsia" w:ascii="宋体" w:hAnsi="宋体" w:cs="宋体"/>
                <w:b w:val="0"/>
                <w:bCs/>
              </w:rPr>
            </w:pPr>
            <w:r>
              <w:rPr>
                <w:rFonts w:hint="eastAsia" w:ascii="宋体" w:hAnsi="宋体" w:cs="宋体"/>
                <w:b w:val="0"/>
                <w:bCs/>
              </w:rPr>
              <w:t>基数</w:t>
            </w:r>
          </w:p>
        </w:tc>
        <w:tc>
          <w:tcPr>
            <w:tcW w:w="1568" w:type="pct"/>
            <w:tcBorders>
              <w:top w:val="single" w:color="000000" w:sz="8" w:space="0"/>
              <w:bottom w:val="single" w:color="000000" w:sz="8" w:space="0"/>
            </w:tcBorders>
            <w:shd w:val="clear" w:color="auto" w:fill="FFFFFF" w:themeFill="background1"/>
            <w:tcMar>
              <w:left w:w="28" w:type="dxa"/>
            </w:tcMar>
            <w:vAlign w:val="center"/>
          </w:tcPr>
          <w:p w14:paraId="6496F789">
            <w:pPr>
              <w:pStyle w:val="271"/>
              <w:rPr>
                <w:rFonts w:hint="eastAsia" w:ascii="宋体" w:hAnsi="宋体" w:cs="宋体"/>
                <w:b w:val="0"/>
                <w:bCs/>
              </w:rPr>
            </w:pPr>
            <w:r>
              <w:rPr>
                <w:rFonts w:hint="eastAsia" w:ascii="宋体" w:hAnsi="宋体" w:cs="宋体"/>
                <w:b w:val="0"/>
                <w:bCs/>
              </w:rPr>
              <w:t>内容</w:t>
            </w:r>
          </w:p>
        </w:tc>
        <w:tc>
          <w:tcPr>
            <w:tcW w:w="991"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2F9AFBD7">
            <w:pPr>
              <w:pStyle w:val="271"/>
              <w:rPr>
                <w:rFonts w:hint="eastAsia" w:ascii="宋体" w:hAnsi="宋体" w:cs="宋体"/>
                <w:b w:val="0"/>
                <w:bCs/>
              </w:rPr>
            </w:pPr>
            <w:r>
              <w:rPr>
                <w:rFonts w:hint="eastAsia" w:ascii="宋体" w:hAnsi="宋体" w:cs="宋体"/>
                <w:b w:val="0"/>
                <w:bCs/>
              </w:rPr>
              <w:t>说明</w:t>
            </w:r>
          </w:p>
        </w:tc>
      </w:tr>
      <w:tr w14:paraId="5D1BBA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659" w:type="pct"/>
            <w:tcBorders>
              <w:top w:val="single" w:color="000000" w:sz="8" w:space="0"/>
              <w:left w:val="single" w:color="000000" w:sz="8" w:space="0"/>
            </w:tcBorders>
            <w:shd w:val="clear" w:color="auto" w:fill="FFFFFF"/>
            <w:tcMar>
              <w:left w:w="28" w:type="dxa"/>
            </w:tcMar>
            <w:vAlign w:val="center"/>
          </w:tcPr>
          <w:p w14:paraId="2E85830E">
            <w:pPr>
              <w:pStyle w:val="269"/>
              <w:jc w:val="center"/>
              <w:rPr>
                <w:rFonts w:hint="eastAsia" w:ascii="宋体" w:hAnsi="宋体" w:cs="宋体"/>
              </w:rPr>
            </w:pPr>
            <w:r>
              <w:rPr>
                <w:rFonts w:hint="eastAsia" w:ascii="宋体" w:hAnsi="宋体" w:cs="宋体"/>
              </w:rPr>
              <w:t>intentHandlingCapability</w:t>
            </w:r>
          </w:p>
        </w:tc>
        <w:tc>
          <w:tcPr>
            <w:tcW w:w="458" w:type="pct"/>
            <w:tcBorders>
              <w:top w:val="single" w:color="000000" w:sz="8" w:space="0"/>
            </w:tcBorders>
            <w:shd w:val="clear" w:color="auto" w:fill="FFFFFF"/>
            <w:tcMar>
              <w:left w:w="28" w:type="dxa"/>
            </w:tcMar>
            <w:vAlign w:val="center"/>
          </w:tcPr>
          <w:p w14:paraId="3CE3138E">
            <w:pPr>
              <w:pStyle w:val="269"/>
              <w:jc w:val="center"/>
              <w:rPr>
                <w:rFonts w:hint="eastAsia" w:ascii="宋体" w:hAnsi="宋体" w:cs="宋体"/>
              </w:rPr>
            </w:pPr>
            <w:r>
              <w:rPr>
                <w:rFonts w:hint="eastAsia" w:ascii="宋体" w:hAnsi="宋体" w:cs="宋体"/>
              </w:rPr>
              <w:t>M</w:t>
            </w:r>
          </w:p>
        </w:tc>
        <w:tc>
          <w:tcPr>
            <w:tcW w:w="320" w:type="pct"/>
            <w:tcBorders>
              <w:top w:val="single" w:color="000000" w:sz="8" w:space="0"/>
            </w:tcBorders>
            <w:shd w:val="clear" w:color="auto" w:fill="FFFFFF"/>
            <w:tcMar>
              <w:left w:w="28" w:type="dxa"/>
            </w:tcMar>
            <w:vAlign w:val="center"/>
          </w:tcPr>
          <w:p w14:paraId="3470AEC6">
            <w:pPr>
              <w:pStyle w:val="269"/>
              <w:jc w:val="center"/>
              <w:rPr>
                <w:rFonts w:hint="eastAsia" w:ascii="宋体" w:hAnsi="宋体" w:cs="宋体"/>
              </w:rPr>
            </w:pPr>
            <w:r>
              <w:rPr>
                <w:rFonts w:hint="eastAsia" w:ascii="宋体" w:hAnsi="宋体" w:cs="宋体"/>
              </w:rPr>
              <w:t>1</w:t>
            </w:r>
          </w:p>
        </w:tc>
        <w:tc>
          <w:tcPr>
            <w:tcW w:w="1568" w:type="pct"/>
            <w:tcBorders>
              <w:top w:val="single" w:color="000000" w:sz="8" w:space="0"/>
            </w:tcBorders>
            <w:shd w:val="clear" w:color="auto" w:fill="FFFFFF"/>
            <w:tcMar>
              <w:left w:w="28" w:type="dxa"/>
            </w:tcMar>
            <w:vAlign w:val="center"/>
          </w:tcPr>
          <w:p w14:paraId="03B34468">
            <w:pPr>
              <w:pStyle w:val="269"/>
              <w:jc w:val="center"/>
              <w:rPr>
                <w:rFonts w:hint="eastAsia" w:ascii="宋体" w:hAnsi="宋体" w:cs="宋体"/>
              </w:rPr>
            </w:pPr>
            <w:r>
              <w:rPr>
                <w:rFonts w:hint="eastAsia" w:ascii="宋体" w:hAnsi="宋体" w:cs="宋体"/>
              </w:rPr>
              <w:t>IntentHandlingCapability</w:t>
            </w:r>
          </w:p>
        </w:tc>
        <w:tc>
          <w:tcPr>
            <w:tcW w:w="991" w:type="pct"/>
            <w:tcBorders>
              <w:top w:val="single" w:color="000000" w:sz="8" w:space="0"/>
              <w:right w:val="single" w:color="000000" w:sz="8" w:space="0"/>
            </w:tcBorders>
            <w:shd w:val="clear" w:color="auto" w:fill="FFFFFF"/>
            <w:tcMar>
              <w:left w:w="28" w:type="dxa"/>
            </w:tcMar>
          </w:tcPr>
          <w:p w14:paraId="3C279C72">
            <w:pPr>
              <w:pStyle w:val="269"/>
            </w:pPr>
            <w:r>
              <w:rPr>
                <w:rFonts w:hint="eastAsia"/>
                <w:shd w:val="clear" w:color="auto" w:fill="FFFFFF"/>
              </w:rPr>
              <w:t>意图处理者处理能力更新信息，包括但不限于意图处理者支持的期望、期望对象、期望目标等。</w:t>
            </w:r>
          </w:p>
        </w:tc>
      </w:tr>
      <w:tr w14:paraId="709073B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659" w:type="pct"/>
            <w:tcBorders>
              <w:left w:val="single" w:color="000000" w:sz="8" w:space="0"/>
              <w:bottom w:val="single" w:color="000000" w:sz="8" w:space="0"/>
            </w:tcBorders>
            <w:shd w:val="clear" w:color="auto" w:fill="FFFFFF"/>
            <w:tcMar>
              <w:left w:w="28" w:type="dxa"/>
            </w:tcMar>
            <w:vAlign w:val="center"/>
          </w:tcPr>
          <w:p w14:paraId="1AD14975">
            <w:pPr>
              <w:pStyle w:val="269"/>
              <w:jc w:val="center"/>
              <w:rPr>
                <w:rFonts w:hint="eastAsia" w:ascii="宋体" w:hAnsi="宋体" w:cs="宋体"/>
              </w:rPr>
            </w:pPr>
            <w:r>
              <w:rPr>
                <w:rFonts w:hint="eastAsia" w:ascii="宋体" w:hAnsi="宋体" w:cs="宋体"/>
              </w:rPr>
              <w:t>intentHandlingCapabilityId</w:t>
            </w:r>
          </w:p>
        </w:tc>
        <w:tc>
          <w:tcPr>
            <w:tcW w:w="458" w:type="pct"/>
            <w:tcBorders>
              <w:bottom w:val="single" w:color="000000" w:sz="8" w:space="0"/>
            </w:tcBorders>
            <w:shd w:val="clear" w:color="auto" w:fill="FFFFFF"/>
            <w:tcMar>
              <w:left w:w="28" w:type="dxa"/>
            </w:tcMar>
            <w:vAlign w:val="center"/>
          </w:tcPr>
          <w:p w14:paraId="44CDCA51">
            <w:pPr>
              <w:pStyle w:val="269"/>
              <w:jc w:val="center"/>
              <w:rPr>
                <w:rFonts w:hint="eastAsia" w:ascii="宋体" w:hAnsi="宋体" w:cs="宋体"/>
              </w:rPr>
            </w:pPr>
            <w:r>
              <w:rPr>
                <w:rFonts w:hint="eastAsia" w:ascii="宋体" w:hAnsi="宋体" w:cs="宋体"/>
              </w:rPr>
              <w:t>M</w:t>
            </w:r>
          </w:p>
        </w:tc>
        <w:tc>
          <w:tcPr>
            <w:tcW w:w="320" w:type="pct"/>
            <w:tcBorders>
              <w:bottom w:val="single" w:color="000000" w:sz="8" w:space="0"/>
            </w:tcBorders>
            <w:shd w:val="clear" w:color="auto" w:fill="FFFFFF"/>
            <w:tcMar>
              <w:left w:w="28" w:type="dxa"/>
            </w:tcMar>
            <w:vAlign w:val="center"/>
          </w:tcPr>
          <w:p w14:paraId="660A4578">
            <w:pPr>
              <w:pStyle w:val="269"/>
              <w:jc w:val="center"/>
              <w:rPr>
                <w:rFonts w:hint="eastAsia" w:ascii="宋体" w:hAnsi="宋体" w:cs="宋体"/>
              </w:rPr>
            </w:pPr>
            <w:r>
              <w:rPr>
                <w:rFonts w:hint="eastAsia" w:ascii="宋体" w:hAnsi="宋体" w:cs="宋体"/>
              </w:rPr>
              <w:t>1</w:t>
            </w:r>
          </w:p>
        </w:tc>
        <w:tc>
          <w:tcPr>
            <w:tcW w:w="1568" w:type="pct"/>
            <w:tcBorders>
              <w:bottom w:val="single" w:color="000000" w:sz="8" w:space="0"/>
            </w:tcBorders>
            <w:shd w:val="clear" w:color="auto" w:fill="FFFFFF"/>
            <w:tcMar>
              <w:left w:w="28" w:type="dxa"/>
            </w:tcMar>
            <w:vAlign w:val="center"/>
          </w:tcPr>
          <w:p w14:paraId="0B002465">
            <w:pPr>
              <w:pStyle w:val="269"/>
              <w:jc w:val="center"/>
              <w:rPr>
                <w:rFonts w:hint="eastAsia" w:ascii="宋体" w:hAnsi="宋体" w:cs="宋体"/>
              </w:rPr>
            </w:pPr>
            <w:r>
              <w:rPr>
                <w:rFonts w:hint="eastAsia" w:ascii="宋体" w:hAnsi="宋体" w:cs="宋体"/>
              </w:rPr>
              <w:t>Identifier</w:t>
            </w:r>
          </w:p>
        </w:tc>
        <w:tc>
          <w:tcPr>
            <w:tcW w:w="991" w:type="pct"/>
            <w:tcBorders>
              <w:bottom w:val="single" w:color="000000" w:sz="8" w:space="0"/>
              <w:right w:val="single" w:color="000000" w:sz="8" w:space="0"/>
            </w:tcBorders>
            <w:shd w:val="clear" w:color="auto" w:fill="FFFFFF"/>
            <w:tcMar>
              <w:left w:w="28" w:type="dxa"/>
            </w:tcMar>
          </w:tcPr>
          <w:p w14:paraId="047924B7">
            <w:pPr>
              <w:pStyle w:val="269"/>
              <w:rPr>
                <w:shd w:val="clear" w:color="auto" w:fill="FFFFFF"/>
              </w:rPr>
            </w:pPr>
            <w:r>
              <w:rPr>
                <w:shd w:val="clear" w:color="auto" w:fill="FFFFFF"/>
              </w:rPr>
              <w:t>待更新的</w:t>
            </w:r>
            <w:r>
              <w:t>意图</w:t>
            </w:r>
            <w:r>
              <w:rPr>
                <w:rFonts w:hint="eastAsia"/>
              </w:rPr>
              <w:t>处理能力</w:t>
            </w:r>
            <w:r>
              <w:rPr>
                <w:shd w:val="clear" w:color="auto" w:fill="FFFFFF"/>
              </w:rPr>
              <w:t>的标识符</w:t>
            </w:r>
            <w:r>
              <w:rPr>
                <w:rFonts w:hint="eastAsia"/>
                <w:shd w:val="clear" w:color="auto" w:fill="FFFFFF"/>
              </w:rPr>
              <w:t>。</w:t>
            </w:r>
          </w:p>
        </w:tc>
      </w:tr>
    </w:tbl>
    <w:p w14:paraId="7BAC56FC">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1996" w:name="_Toc2812"/>
      <w:bookmarkStart w:id="1997" w:name="_Toc5326"/>
      <w:bookmarkStart w:id="1998" w:name="_Toc7148"/>
      <w:bookmarkStart w:id="1999" w:name="_Toc5148"/>
      <w:bookmarkStart w:id="2000" w:name="_Toc12345"/>
      <w:bookmarkStart w:id="2001" w:name="_Toc7626"/>
      <w:bookmarkStart w:id="2002" w:name="_Toc5673"/>
      <w:bookmarkStart w:id="2003" w:name="_Toc29783"/>
      <w:bookmarkStart w:id="2004" w:name="_Toc13490"/>
      <w:bookmarkStart w:id="2005" w:name="_Toc19415"/>
      <w:bookmarkStart w:id="2006" w:name="_Toc469"/>
      <w:bookmarkStart w:id="2007" w:name="_Toc1928"/>
      <w:bookmarkStart w:id="2008" w:name="_Toc10333"/>
      <w:bookmarkStart w:id="2009" w:name="_Toc11666"/>
      <w:r>
        <w:rPr>
          <w:rFonts w:hint="eastAsia"/>
          <w:b w:val="0"/>
          <w:bCs w:val="0"/>
        </w:rPr>
        <w:t>输出参数</w:t>
      </w:r>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p>
    <w:p w14:paraId="1E7CFB9A">
      <w:pPr>
        <w:ind w:firstLine="420" w:firstLineChars="200"/>
        <w:rPr>
          <w:highlight w:val="yellow"/>
          <w:rPrChange w:id="202" w:author="吴泽宇" w:date="2025-09-17T09:44:01Z">
            <w:rPr/>
          </w:rPrChange>
        </w:rPr>
      </w:pPr>
      <w:del w:id="203" w:author="CMCC-0926" w:date="2025-10-20T14:30:10Z">
        <w:r>
          <w:rPr>
            <w:highlight w:val="yellow"/>
            <w:rPrChange w:id="204" w:author="吴泽宇" w:date="2025-09-17T09:44:01Z">
              <w:rPr/>
            </w:rPrChange>
          </w:rPr>
          <w:delText>无。</w:delText>
        </w:r>
      </w:del>
      <w:ins w:id="206" w:author="CMCC-0926" w:date="2025-10-20T14:30:08Z">
        <w:r>
          <w:rPr>
            <w:rFonts w:hint="eastAsia"/>
            <w:lang w:val="en-US" w:eastAsia="zh-CN"/>
          </w:rPr>
          <w:t>该操作无输出参数</w:t>
        </w:r>
      </w:ins>
      <w:ins w:id="207" w:author="CMCC-0926" w:date="2025-10-20T14:30:08Z">
        <w:r>
          <w:rPr>
            <w:rFonts w:hint="eastAsia"/>
          </w:rPr>
          <w:t>。</w:t>
        </w:r>
      </w:ins>
      <w:ins w:id="208" w:author="CMCC-0926" w:date="2025-10-20T14:30:08Z">
        <w:r>
          <w:rPr/>
          <w:commentReference w:id="11"/>
        </w:r>
      </w:ins>
    </w:p>
    <w:p w14:paraId="18D0E05C">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2010" w:name="_Toc17135"/>
      <w:bookmarkStart w:id="2011" w:name="_Toc17150"/>
      <w:bookmarkStart w:id="2012" w:name="_Toc17014"/>
      <w:bookmarkStart w:id="2013" w:name="_Toc19996"/>
      <w:bookmarkStart w:id="2014" w:name="_Toc28849"/>
      <w:bookmarkStart w:id="2015" w:name="_Toc668"/>
      <w:bookmarkStart w:id="2016" w:name="_Toc1770"/>
      <w:bookmarkStart w:id="2017" w:name="_Toc29304"/>
      <w:bookmarkStart w:id="2018" w:name="_Toc29791"/>
      <w:bookmarkStart w:id="2019" w:name="_Toc625"/>
      <w:bookmarkStart w:id="2020" w:name="_Toc10863"/>
      <w:bookmarkStart w:id="2021" w:name="_Toc21852"/>
      <w:bookmarkStart w:id="2022" w:name="_Toc11039"/>
      <w:bookmarkStart w:id="2023" w:name="_Toc4694"/>
      <w:r>
        <w:rPr>
          <w:rFonts w:hint="eastAsia"/>
          <w:b w:val="0"/>
          <w:bCs w:val="0"/>
        </w:rPr>
        <w:t>操作结果</w:t>
      </w:r>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p>
    <w:p w14:paraId="4D34EE3D">
      <w:pPr>
        <w:ind w:firstLine="420" w:firstLineChars="200"/>
      </w:pPr>
      <w:r>
        <w:t>如果成功，</w:t>
      </w:r>
      <w:r>
        <w:rPr>
          <w:rFonts w:hint="eastAsia"/>
        </w:rPr>
        <w:t>意图处理能力管理功能</w:t>
      </w:r>
      <w:r>
        <w:rPr>
          <w:rFonts w:hint="eastAsia"/>
          <w:lang w:eastAsia="zh"/>
        </w:rPr>
        <w:t>应完成</w:t>
      </w:r>
      <w:r>
        <w:t>对应意图</w:t>
      </w:r>
      <w:r>
        <w:rPr>
          <w:rFonts w:hint="eastAsia"/>
        </w:rPr>
        <w:t>处理能力</w:t>
      </w:r>
      <w:r>
        <w:rPr>
          <w:rFonts w:hint="eastAsia"/>
          <w:lang w:eastAsia="zh"/>
        </w:rPr>
        <w:t>的</w:t>
      </w:r>
      <w:r>
        <w:t>更新。</w:t>
      </w:r>
    </w:p>
    <w:p w14:paraId="3212FDCB">
      <w:pPr>
        <w:ind w:firstLine="420" w:firstLineChars="200"/>
      </w:pPr>
      <w:r>
        <w:t>如果失败，</w:t>
      </w:r>
      <w:r>
        <w:rPr>
          <w:rFonts w:hint="eastAsia"/>
          <w:lang w:eastAsia="zh"/>
        </w:rPr>
        <w:t>意图处理能力管理功能应</w:t>
      </w:r>
      <w:r>
        <w:t>返回相应的错误信息以及可能的原因。</w:t>
      </w:r>
    </w:p>
    <w:p w14:paraId="64437ABF">
      <w:pPr>
        <w:pStyle w:val="4"/>
        <w:rPr>
          <w:b w:val="0"/>
          <w:bCs w:val="0"/>
        </w:rPr>
      </w:pPr>
      <w:bookmarkStart w:id="2024" w:name="_Toc30724"/>
      <w:bookmarkStart w:id="2025" w:name="_Toc20655"/>
      <w:bookmarkStart w:id="2026" w:name="_Toc12137"/>
      <w:bookmarkStart w:id="2027" w:name="_Toc30988"/>
      <w:bookmarkStart w:id="2028" w:name="_Toc20390"/>
      <w:bookmarkStart w:id="2029" w:name="_Toc12168"/>
      <w:bookmarkStart w:id="2030" w:name="_Toc12998"/>
      <w:bookmarkStart w:id="2031" w:name="_Toc1834930291"/>
      <w:bookmarkStart w:id="2032" w:name="_Toc1911427689"/>
      <w:bookmarkStart w:id="2033" w:name="_Toc13990"/>
      <w:bookmarkStart w:id="2034" w:name="_Toc1748262061"/>
      <w:bookmarkStart w:id="2035" w:name="_Toc29025"/>
      <w:bookmarkStart w:id="2036" w:name="_Toc26480"/>
      <w:bookmarkStart w:id="2037" w:name="_Toc2994"/>
      <w:bookmarkStart w:id="2038" w:name="_Toc3654"/>
      <w:bookmarkStart w:id="2039" w:name="_Toc23226"/>
      <w:bookmarkStart w:id="2040" w:name="_Toc21627"/>
      <w:bookmarkStart w:id="2041" w:name="_Toc1818977565"/>
      <w:r>
        <w:rPr>
          <w:rFonts w:hint="eastAsia"/>
          <w:b w:val="0"/>
          <w:bCs w:val="0"/>
        </w:rPr>
        <w:t>查询意图处理能力操作</w:t>
      </w:r>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p>
    <w:p w14:paraId="08585CB3">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2042" w:name="_Toc28906"/>
      <w:bookmarkStart w:id="2043" w:name="_Toc31414"/>
      <w:bookmarkStart w:id="2044" w:name="_Toc4026"/>
      <w:bookmarkStart w:id="2045" w:name="_Toc12989"/>
      <w:bookmarkStart w:id="2046" w:name="_Toc6972"/>
      <w:bookmarkStart w:id="2047" w:name="_Toc1457"/>
      <w:bookmarkStart w:id="2048" w:name="_Toc17675"/>
      <w:bookmarkStart w:id="2049" w:name="_Toc24058"/>
      <w:bookmarkStart w:id="2050" w:name="_Toc25592"/>
      <w:bookmarkStart w:id="2051" w:name="_Toc16529"/>
      <w:bookmarkStart w:id="2052" w:name="_Toc16830"/>
      <w:bookmarkStart w:id="2053" w:name="_Toc17373"/>
      <w:bookmarkStart w:id="2054" w:name="_Toc10546"/>
      <w:bookmarkStart w:id="2055" w:name="_Toc3505"/>
      <w:r>
        <w:rPr>
          <w:rFonts w:hint="eastAsia"/>
          <w:b w:val="0"/>
          <w:bCs w:val="0"/>
        </w:rPr>
        <w:t>操作描述</w:t>
      </w:r>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p>
    <w:p w14:paraId="68EA1D53">
      <w:pPr>
        <w:ind w:firstLine="420" w:firstLineChars="200"/>
      </w:pPr>
      <w:r>
        <w:t>意图</w:t>
      </w:r>
      <w:r>
        <w:rPr>
          <w:rFonts w:hint="eastAsia"/>
        </w:rPr>
        <w:t>管理功能</w:t>
      </w:r>
      <w:r>
        <w:rPr>
          <w:shd w:val="clear" w:color="auto" w:fill="FFFFFF"/>
        </w:rPr>
        <w:t>用于</w:t>
      </w:r>
      <w:r>
        <w:rPr>
          <w:rFonts w:hint="eastAsia"/>
        </w:rPr>
        <w:t>向意图处理能力管理功能请求</w:t>
      </w:r>
      <w:r>
        <w:rPr>
          <w:rFonts w:hint="eastAsia"/>
          <w:shd w:val="clear" w:color="auto" w:fill="FFFFFF"/>
        </w:rPr>
        <w:t>查询</w:t>
      </w:r>
      <w:r>
        <w:rPr>
          <w:rFonts w:hint="eastAsia"/>
          <w:shd w:val="clear" w:color="auto" w:fill="FFFFFF"/>
          <w:lang w:eastAsia="zh"/>
        </w:rPr>
        <w:t>已注册</w:t>
      </w:r>
      <w:r>
        <w:rPr>
          <w:shd w:val="clear" w:color="auto" w:fill="FFFFFF"/>
        </w:rPr>
        <w:t>意图</w:t>
      </w:r>
      <w:r>
        <w:rPr>
          <w:rFonts w:hint="eastAsia"/>
          <w:shd w:val="clear" w:color="auto" w:fill="FFFFFF"/>
        </w:rPr>
        <w:t>处理能力</w:t>
      </w:r>
      <w:r>
        <w:rPr>
          <w:shd w:val="clear" w:color="auto" w:fill="FFFFFF"/>
        </w:rPr>
        <w:t>。</w:t>
      </w:r>
    </w:p>
    <w:p w14:paraId="10499B36">
      <w:pPr>
        <w:ind w:firstLine="420" w:firstLineChars="200"/>
      </w:pPr>
      <w:r>
        <w:rPr>
          <w:rFonts w:hint="eastAsia" w:ascii="宋体" w:hAnsi="宋体"/>
        </w:rPr>
        <w:t>表25列出了</w:t>
      </w:r>
      <w:r>
        <w:rPr>
          <w:rFonts w:ascii="宋体" w:hAnsi="宋体"/>
        </w:rPr>
        <w:t>意图</w:t>
      </w:r>
      <w:r>
        <w:rPr>
          <w:rFonts w:hint="eastAsia" w:ascii="宋体" w:hAnsi="宋体"/>
        </w:rPr>
        <w:t>管</w:t>
      </w:r>
      <w:r>
        <w:rPr>
          <w:rFonts w:hint="eastAsia"/>
        </w:rPr>
        <w:t>理功能和意图处理能力管理功能之间交换的信息流。</w:t>
      </w:r>
    </w:p>
    <w:p w14:paraId="3FCE972D">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25</w:t>
      </w:r>
      <w:r>
        <w:rPr>
          <w:rFonts w:hint="eastAsia" w:ascii="黑体" w:hAnsi="黑体" w:cs="黑体"/>
          <w:sz w:val="21"/>
          <w:szCs w:val="21"/>
        </w:rPr>
        <w:fldChar w:fldCharType="end"/>
      </w:r>
      <w:r>
        <w:rPr>
          <w:rFonts w:hint="eastAsia" w:ascii="黑体" w:hAnsi="黑体" w:cs="黑体"/>
          <w:sz w:val="21"/>
          <w:szCs w:val="21"/>
        </w:rPr>
        <w:t xml:space="preserve"> 查询意图处理能力操作</w:t>
      </w:r>
    </w:p>
    <w:tbl>
      <w:tblPr>
        <w:tblStyle w:val="56"/>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4563"/>
        <w:gridCol w:w="4068"/>
      </w:tblGrid>
      <w:tr w14:paraId="0F5A8A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43"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5285583C">
            <w:pPr>
              <w:pStyle w:val="271"/>
              <w:rPr>
                <w:rFonts w:hint="eastAsia" w:ascii="宋体" w:hAnsi="宋体" w:cs="宋体"/>
                <w:b w:val="0"/>
                <w:bCs/>
                <w:lang w:bidi="ar"/>
              </w:rPr>
            </w:pPr>
            <w:r>
              <w:rPr>
                <w:rFonts w:hint="eastAsia" w:ascii="宋体" w:hAnsi="宋体" w:cs="宋体"/>
                <w:b w:val="0"/>
                <w:bCs/>
                <w:lang w:bidi="ar"/>
              </w:rPr>
              <w:t>消息</w:t>
            </w:r>
          </w:p>
        </w:tc>
        <w:tc>
          <w:tcPr>
            <w:tcW w:w="2356"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0FFD14D1">
            <w:pPr>
              <w:pStyle w:val="271"/>
              <w:rPr>
                <w:rFonts w:hint="eastAsia" w:ascii="宋体" w:hAnsi="宋体" w:cs="宋体"/>
                <w:b w:val="0"/>
                <w:bCs/>
                <w:lang w:bidi="ar"/>
              </w:rPr>
            </w:pPr>
            <w:r>
              <w:rPr>
                <w:rFonts w:hint="eastAsia" w:ascii="宋体" w:hAnsi="宋体" w:cs="宋体"/>
                <w:b w:val="0"/>
                <w:bCs/>
                <w:lang w:bidi="ar"/>
              </w:rPr>
              <w:t>方向</w:t>
            </w:r>
          </w:p>
        </w:tc>
      </w:tr>
      <w:tr w14:paraId="20DD08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43" w:type="pct"/>
            <w:tcBorders>
              <w:top w:val="single" w:color="000000" w:sz="8" w:space="0"/>
              <w:left w:val="single" w:color="000000" w:sz="8" w:space="0"/>
            </w:tcBorders>
            <w:shd w:val="clear" w:color="auto" w:fill="FFFFFF"/>
            <w:tcMar>
              <w:left w:w="28" w:type="dxa"/>
            </w:tcMar>
          </w:tcPr>
          <w:p w14:paraId="129F364F">
            <w:pPr>
              <w:jc w:val="center"/>
              <w:rPr>
                <w:rFonts w:hint="eastAsia" w:ascii="宋体" w:hAnsi="宋体" w:cs="宋体"/>
                <w:kern w:val="0"/>
                <w:sz w:val="18"/>
                <w:szCs w:val="18"/>
              </w:rPr>
            </w:pPr>
            <w:r>
              <w:rPr>
                <w:rFonts w:hint="eastAsia" w:ascii="宋体" w:hAnsi="宋体" w:cs="宋体"/>
                <w:kern w:val="0"/>
                <w:sz w:val="18"/>
                <w:szCs w:val="18"/>
              </w:rPr>
              <w:t>QueryIntentHandlingCapabilityRequest</w:t>
            </w:r>
          </w:p>
        </w:tc>
        <w:tc>
          <w:tcPr>
            <w:tcW w:w="2356" w:type="pct"/>
            <w:tcBorders>
              <w:top w:val="single" w:color="000000" w:sz="8" w:space="0"/>
              <w:right w:val="single" w:color="000000" w:sz="8" w:space="0"/>
            </w:tcBorders>
            <w:shd w:val="clear" w:color="auto" w:fill="FFFFFF"/>
            <w:tcMar>
              <w:left w:w="28" w:type="dxa"/>
            </w:tcMar>
          </w:tcPr>
          <w:p w14:paraId="4F274665">
            <w:pPr>
              <w:pStyle w:val="269"/>
              <w:autoSpaceDE/>
              <w:autoSpaceDN/>
              <w:jc w:val="center"/>
            </w:pPr>
            <w:r>
              <w:t>意图</w:t>
            </w:r>
            <w:r>
              <w:rPr>
                <w:rFonts w:hint="eastAsia"/>
              </w:rPr>
              <w:t>管理功能</w:t>
            </w:r>
            <w:r>
              <w:t xml:space="preserve"> </w:t>
            </w:r>
            <w:r>
              <w:rPr>
                <w:rFonts w:ascii="Wingdings" w:hAnsi="Wingdings"/>
              </w:rPr>
              <w:t></w:t>
            </w:r>
            <w:r>
              <w:t xml:space="preserve"> </w:t>
            </w:r>
            <w:r>
              <w:rPr>
                <w:rFonts w:hint="eastAsia"/>
              </w:rPr>
              <w:t>意图处理能力管理功能</w:t>
            </w:r>
          </w:p>
        </w:tc>
      </w:tr>
      <w:tr w14:paraId="3F5128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43" w:type="pct"/>
            <w:tcBorders>
              <w:left w:val="single" w:color="000000" w:sz="8" w:space="0"/>
              <w:bottom w:val="single" w:color="000000" w:sz="8" w:space="0"/>
            </w:tcBorders>
            <w:shd w:val="clear" w:color="auto" w:fill="FFFFFF"/>
            <w:tcMar>
              <w:left w:w="28" w:type="dxa"/>
            </w:tcMar>
          </w:tcPr>
          <w:p w14:paraId="30AE6438">
            <w:pPr>
              <w:jc w:val="center"/>
              <w:rPr>
                <w:rFonts w:hint="eastAsia" w:ascii="宋体" w:hAnsi="宋体" w:cs="宋体"/>
                <w:kern w:val="0"/>
                <w:sz w:val="18"/>
                <w:szCs w:val="18"/>
              </w:rPr>
            </w:pPr>
            <w:r>
              <w:rPr>
                <w:rFonts w:hint="eastAsia" w:ascii="宋体" w:hAnsi="宋体" w:cs="宋体"/>
                <w:kern w:val="0"/>
                <w:sz w:val="18"/>
                <w:szCs w:val="18"/>
              </w:rPr>
              <w:t>QueryIntentHandlingCapabilityResponse</w:t>
            </w:r>
          </w:p>
        </w:tc>
        <w:tc>
          <w:tcPr>
            <w:tcW w:w="2356" w:type="pct"/>
            <w:tcBorders>
              <w:bottom w:val="single" w:color="000000" w:sz="8" w:space="0"/>
              <w:right w:val="single" w:color="000000" w:sz="8" w:space="0"/>
            </w:tcBorders>
            <w:shd w:val="clear" w:color="auto" w:fill="FFFFFF"/>
            <w:tcMar>
              <w:left w:w="28" w:type="dxa"/>
            </w:tcMar>
          </w:tcPr>
          <w:p w14:paraId="3629E8A3">
            <w:pPr>
              <w:pStyle w:val="269"/>
              <w:autoSpaceDE/>
              <w:autoSpaceDN/>
              <w:jc w:val="center"/>
            </w:pPr>
            <w:r>
              <w:rPr>
                <w:rFonts w:hint="eastAsia"/>
              </w:rPr>
              <w:t>意图处理能力管理功能</w:t>
            </w:r>
            <w:r>
              <w:t xml:space="preserve"> </w:t>
            </w:r>
            <w:r>
              <w:rPr>
                <w:rFonts w:ascii="Wingdings" w:hAnsi="Wingdings"/>
              </w:rPr>
              <w:t></w:t>
            </w:r>
            <w:r>
              <w:t xml:space="preserve"> 意图</w:t>
            </w:r>
            <w:r>
              <w:rPr>
                <w:rFonts w:hint="eastAsia"/>
              </w:rPr>
              <w:t>管理功能</w:t>
            </w:r>
          </w:p>
        </w:tc>
      </w:tr>
    </w:tbl>
    <w:p w14:paraId="5FF0CCDC">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2056" w:name="_Toc23520"/>
      <w:bookmarkStart w:id="2057" w:name="_Toc30101"/>
      <w:bookmarkStart w:id="2058" w:name="_Toc5817"/>
      <w:bookmarkStart w:id="2059" w:name="_Toc405"/>
      <w:bookmarkStart w:id="2060" w:name="_Toc2413"/>
      <w:bookmarkStart w:id="2061" w:name="_Toc10648"/>
      <w:bookmarkStart w:id="2062" w:name="_Toc27188"/>
      <w:bookmarkStart w:id="2063" w:name="_Toc7781"/>
      <w:bookmarkStart w:id="2064" w:name="_Toc3286"/>
      <w:bookmarkStart w:id="2065" w:name="_Toc25098"/>
      <w:bookmarkStart w:id="2066" w:name="_Toc3800"/>
      <w:bookmarkStart w:id="2067" w:name="_Toc15476"/>
      <w:bookmarkStart w:id="2068" w:name="_Toc32705"/>
      <w:bookmarkStart w:id="2069" w:name="_Toc31683"/>
      <w:r>
        <w:rPr>
          <w:rFonts w:hint="eastAsia"/>
          <w:b w:val="0"/>
          <w:bCs w:val="0"/>
        </w:rPr>
        <w:t>输入参数</w:t>
      </w:r>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p>
    <w:p w14:paraId="7A97E7DE">
      <w:pPr>
        <w:spacing w:before="120" w:beforeLines="50" w:after="120" w:afterLines="50"/>
        <w:ind w:firstLine="420" w:firstLineChars="200"/>
        <w:jc w:val="left"/>
        <w:rPr>
          <w:rFonts w:hint="eastAsia" w:ascii="黑体" w:hAnsi="黑体" w:cs="黑体"/>
          <w:szCs w:val="21"/>
        </w:rPr>
      </w:pPr>
      <w:r>
        <w:rPr>
          <w:rFonts w:hint="eastAsia"/>
        </w:rPr>
        <w:t>调用操作时发送的输</w:t>
      </w:r>
      <w:r>
        <w:rPr>
          <w:rFonts w:hint="eastAsia" w:ascii="宋体" w:hAnsi="宋体"/>
        </w:rPr>
        <w:t>入参数应遵循表26中</w:t>
      </w:r>
      <w:r>
        <w:rPr>
          <w:rFonts w:ascii="宋体" w:hAnsi="宋体"/>
        </w:rPr>
        <w:t>指定</w:t>
      </w:r>
      <w:r>
        <w:rPr>
          <w:lang w:val="en"/>
        </w:rPr>
        <w:t>的要求</w:t>
      </w:r>
      <w:r>
        <w:rPr>
          <w:rFonts w:hint="eastAsia"/>
        </w:rPr>
        <w:t>。</w:t>
      </w:r>
    </w:p>
    <w:p w14:paraId="19FAA45C">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26</w:t>
      </w:r>
      <w:r>
        <w:rPr>
          <w:rFonts w:hint="eastAsia" w:ascii="黑体" w:hAnsi="黑体" w:cs="黑体"/>
          <w:sz w:val="21"/>
          <w:szCs w:val="21"/>
        </w:rPr>
        <w:fldChar w:fldCharType="end"/>
      </w:r>
      <w:r>
        <w:rPr>
          <w:rFonts w:hint="eastAsia" w:ascii="黑体" w:hAnsi="黑体" w:cs="黑体"/>
          <w:sz w:val="21"/>
          <w:szCs w:val="21"/>
        </w:rPr>
        <w:t xml:space="preserve"> 查询意图处理能力操作输入参数</w:t>
      </w:r>
    </w:p>
    <w:tbl>
      <w:tblPr>
        <w:tblStyle w:val="56"/>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1898"/>
        <w:gridCol w:w="1015"/>
        <w:gridCol w:w="1017"/>
        <w:gridCol w:w="1785"/>
        <w:gridCol w:w="2915"/>
      </w:tblGrid>
      <w:tr w14:paraId="79312B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1099"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179F617D">
            <w:pPr>
              <w:pStyle w:val="271"/>
              <w:rPr>
                <w:rFonts w:hint="eastAsia" w:ascii="宋体" w:hAnsi="宋体" w:cs="宋体"/>
                <w:b w:val="0"/>
                <w:bCs/>
              </w:rPr>
            </w:pPr>
            <w:r>
              <w:rPr>
                <w:rFonts w:hint="eastAsia" w:ascii="宋体" w:hAnsi="宋体" w:cs="宋体"/>
                <w:b w:val="0"/>
                <w:bCs/>
              </w:rPr>
              <w:t>参数</w:t>
            </w:r>
          </w:p>
        </w:tc>
        <w:tc>
          <w:tcPr>
            <w:tcW w:w="588" w:type="pct"/>
            <w:tcBorders>
              <w:top w:val="single" w:color="000000" w:sz="8" w:space="0"/>
              <w:bottom w:val="single" w:color="000000" w:sz="8" w:space="0"/>
            </w:tcBorders>
            <w:shd w:val="clear" w:color="auto" w:fill="FFFFFF" w:themeFill="background1"/>
            <w:tcMar>
              <w:left w:w="28" w:type="dxa"/>
            </w:tcMar>
            <w:vAlign w:val="center"/>
          </w:tcPr>
          <w:p w14:paraId="2BAEEBD0">
            <w:pPr>
              <w:pStyle w:val="271"/>
              <w:rPr>
                <w:rFonts w:hint="eastAsia" w:ascii="宋体" w:hAnsi="宋体" w:cs="宋体"/>
                <w:b w:val="0"/>
                <w:bCs/>
              </w:rPr>
            </w:pPr>
            <w:r>
              <w:rPr>
                <w:rFonts w:hint="eastAsia" w:ascii="宋体" w:hAnsi="宋体" w:cs="宋体"/>
                <w:b w:val="0"/>
                <w:bCs/>
              </w:rPr>
              <w:t>限定符</w:t>
            </w:r>
          </w:p>
        </w:tc>
        <w:tc>
          <w:tcPr>
            <w:tcW w:w="589" w:type="pct"/>
            <w:tcBorders>
              <w:top w:val="single" w:color="000000" w:sz="8" w:space="0"/>
              <w:bottom w:val="single" w:color="000000" w:sz="8" w:space="0"/>
            </w:tcBorders>
            <w:shd w:val="clear" w:color="auto" w:fill="FFFFFF" w:themeFill="background1"/>
            <w:tcMar>
              <w:left w:w="28" w:type="dxa"/>
            </w:tcMar>
            <w:vAlign w:val="center"/>
          </w:tcPr>
          <w:p w14:paraId="5A61F19C">
            <w:pPr>
              <w:pStyle w:val="271"/>
              <w:rPr>
                <w:rFonts w:hint="eastAsia" w:ascii="宋体" w:hAnsi="宋体" w:cs="宋体"/>
                <w:b w:val="0"/>
                <w:bCs/>
              </w:rPr>
            </w:pPr>
            <w:r>
              <w:rPr>
                <w:rFonts w:hint="eastAsia" w:ascii="宋体" w:hAnsi="宋体" w:cs="宋体"/>
                <w:b w:val="0"/>
                <w:bCs/>
              </w:rPr>
              <w:t>基数</w:t>
            </w:r>
          </w:p>
        </w:tc>
        <w:tc>
          <w:tcPr>
            <w:tcW w:w="1034" w:type="pct"/>
            <w:tcBorders>
              <w:top w:val="single" w:color="000000" w:sz="8" w:space="0"/>
              <w:bottom w:val="single" w:color="000000" w:sz="8" w:space="0"/>
            </w:tcBorders>
            <w:shd w:val="clear" w:color="auto" w:fill="FFFFFF" w:themeFill="background1"/>
            <w:tcMar>
              <w:left w:w="28" w:type="dxa"/>
            </w:tcMar>
            <w:vAlign w:val="center"/>
          </w:tcPr>
          <w:p w14:paraId="01880AA1">
            <w:pPr>
              <w:pStyle w:val="271"/>
              <w:rPr>
                <w:rFonts w:hint="eastAsia" w:ascii="宋体" w:hAnsi="宋体" w:cs="宋体"/>
                <w:b w:val="0"/>
                <w:bCs/>
              </w:rPr>
            </w:pPr>
            <w:r>
              <w:rPr>
                <w:rFonts w:hint="eastAsia" w:ascii="宋体" w:hAnsi="宋体" w:cs="宋体"/>
                <w:b w:val="0"/>
                <w:bCs/>
              </w:rPr>
              <w:t>内容</w:t>
            </w:r>
          </w:p>
        </w:tc>
        <w:tc>
          <w:tcPr>
            <w:tcW w:w="1688"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5A0F1298">
            <w:pPr>
              <w:pStyle w:val="271"/>
              <w:rPr>
                <w:rFonts w:hint="eastAsia" w:ascii="宋体" w:hAnsi="宋体" w:cs="宋体"/>
                <w:b w:val="0"/>
                <w:bCs/>
              </w:rPr>
            </w:pPr>
            <w:r>
              <w:rPr>
                <w:rFonts w:hint="eastAsia" w:ascii="宋体" w:hAnsi="宋体" w:cs="宋体"/>
                <w:b w:val="0"/>
                <w:bCs/>
              </w:rPr>
              <w:t>说明</w:t>
            </w:r>
          </w:p>
        </w:tc>
      </w:tr>
      <w:tr w14:paraId="4F784F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1099" w:type="pct"/>
            <w:tcBorders>
              <w:top w:val="single" w:color="000000" w:sz="8" w:space="0"/>
              <w:left w:val="single" w:color="000000" w:sz="8" w:space="0"/>
              <w:bottom w:val="single" w:color="000000" w:sz="8" w:space="0"/>
            </w:tcBorders>
            <w:shd w:val="clear" w:color="auto" w:fill="FFFFFF"/>
            <w:tcMar>
              <w:left w:w="28" w:type="dxa"/>
            </w:tcMar>
            <w:vAlign w:val="center"/>
          </w:tcPr>
          <w:p w14:paraId="5DD6D363">
            <w:pPr>
              <w:pStyle w:val="269"/>
              <w:jc w:val="center"/>
              <w:rPr>
                <w:rFonts w:hint="eastAsia" w:ascii="宋体" w:hAnsi="宋体" w:cs="宋体"/>
              </w:rPr>
            </w:pPr>
            <w:r>
              <w:rPr>
                <w:rFonts w:hint="eastAsia" w:ascii="宋体" w:hAnsi="宋体" w:cs="宋体"/>
              </w:rPr>
              <w:t>filter</w:t>
            </w:r>
          </w:p>
        </w:tc>
        <w:tc>
          <w:tcPr>
            <w:tcW w:w="588" w:type="pct"/>
            <w:tcBorders>
              <w:top w:val="single" w:color="000000" w:sz="8" w:space="0"/>
              <w:bottom w:val="single" w:color="000000" w:sz="8" w:space="0"/>
            </w:tcBorders>
            <w:shd w:val="clear" w:color="auto" w:fill="FFFFFF"/>
            <w:tcMar>
              <w:left w:w="28" w:type="dxa"/>
            </w:tcMar>
            <w:vAlign w:val="center"/>
          </w:tcPr>
          <w:p w14:paraId="76BF017F">
            <w:pPr>
              <w:pStyle w:val="269"/>
              <w:jc w:val="center"/>
              <w:rPr>
                <w:rFonts w:hint="eastAsia" w:ascii="宋体" w:hAnsi="宋体" w:cs="宋体"/>
              </w:rPr>
            </w:pPr>
            <w:r>
              <w:rPr>
                <w:rFonts w:hint="eastAsia" w:ascii="宋体" w:hAnsi="宋体" w:cs="宋体"/>
              </w:rPr>
              <w:t>M</w:t>
            </w:r>
          </w:p>
        </w:tc>
        <w:tc>
          <w:tcPr>
            <w:tcW w:w="589" w:type="pct"/>
            <w:tcBorders>
              <w:top w:val="single" w:color="000000" w:sz="8" w:space="0"/>
              <w:bottom w:val="single" w:color="000000" w:sz="8" w:space="0"/>
            </w:tcBorders>
            <w:shd w:val="clear" w:color="auto" w:fill="FFFFFF"/>
            <w:tcMar>
              <w:left w:w="28" w:type="dxa"/>
            </w:tcMar>
            <w:vAlign w:val="center"/>
          </w:tcPr>
          <w:p w14:paraId="3297DD63">
            <w:pPr>
              <w:jc w:val="center"/>
              <w:rPr>
                <w:rFonts w:hint="eastAsia" w:ascii="宋体" w:hAnsi="宋体" w:cs="宋体"/>
                <w:sz w:val="18"/>
                <w:szCs w:val="18"/>
              </w:rPr>
            </w:pPr>
            <w:r>
              <w:rPr>
                <w:rFonts w:hint="eastAsia" w:ascii="宋体" w:hAnsi="宋体" w:cs="宋体"/>
                <w:sz w:val="18"/>
                <w:szCs w:val="18"/>
              </w:rPr>
              <w:t>0..1</w:t>
            </w:r>
          </w:p>
        </w:tc>
        <w:tc>
          <w:tcPr>
            <w:tcW w:w="1034" w:type="pct"/>
            <w:tcBorders>
              <w:top w:val="single" w:color="000000" w:sz="8" w:space="0"/>
              <w:bottom w:val="single" w:color="000000" w:sz="8" w:space="0"/>
            </w:tcBorders>
            <w:shd w:val="clear" w:color="auto" w:fill="FFFFFF"/>
            <w:tcMar>
              <w:left w:w="28" w:type="dxa"/>
            </w:tcMar>
            <w:vAlign w:val="center"/>
          </w:tcPr>
          <w:p w14:paraId="4AF72709">
            <w:pPr>
              <w:pStyle w:val="269"/>
              <w:jc w:val="center"/>
              <w:rPr>
                <w:rFonts w:hint="eastAsia" w:ascii="宋体" w:hAnsi="宋体" w:cs="宋体"/>
              </w:rPr>
            </w:pPr>
            <w:r>
              <w:rPr>
                <w:rFonts w:hint="eastAsia" w:ascii="宋体" w:hAnsi="宋体" w:cs="宋体"/>
              </w:rPr>
              <w:t>Condition</w:t>
            </w:r>
          </w:p>
        </w:tc>
        <w:tc>
          <w:tcPr>
            <w:tcW w:w="1688" w:type="pct"/>
            <w:tcBorders>
              <w:top w:val="single" w:color="000000" w:sz="8" w:space="0"/>
              <w:bottom w:val="single" w:color="000000" w:sz="8" w:space="0"/>
              <w:right w:val="single" w:color="000000" w:sz="8" w:space="0"/>
            </w:tcBorders>
            <w:shd w:val="clear" w:color="auto" w:fill="FFFFFF"/>
            <w:tcMar>
              <w:left w:w="28" w:type="dxa"/>
            </w:tcMar>
          </w:tcPr>
          <w:p w14:paraId="2FB3FF9F">
            <w:pPr>
              <w:pStyle w:val="269"/>
            </w:pPr>
            <w:r>
              <w:rPr>
                <w:shd w:val="clear" w:color="auto" w:fill="FFFFFF"/>
              </w:rPr>
              <w:t>筛选条件</w:t>
            </w:r>
            <w:r>
              <w:rPr>
                <w:rFonts w:hint="eastAsia"/>
                <w:shd w:val="clear" w:color="auto" w:fill="FFFFFF"/>
              </w:rPr>
              <w:t>，用于</w:t>
            </w:r>
            <w:r>
              <w:rPr>
                <w:shd w:val="clear" w:color="auto" w:fill="FFFFFF"/>
              </w:rPr>
              <w:t>选择一个或一组意图</w:t>
            </w:r>
            <w:r>
              <w:rPr>
                <w:rFonts w:hint="eastAsia"/>
                <w:shd w:val="clear" w:color="auto" w:fill="FFFFFF"/>
              </w:rPr>
              <w:t>处理能力</w:t>
            </w:r>
            <w:r>
              <w:rPr>
                <w:shd w:val="clear" w:color="auto" w:fill="FFFFFF"/>
              </w:rPr>
              <w:t>。如果不存在，则返回由</w:t>
            </w:r>
            <w:r>
              <w:rPr>
                <w:rFonts w:hint="eastAsia"/>
                <w:shd w:val="clear" w:color="auto" w:fill="FFFFFF"/>
              </w:rPr>
              <w:t>该</w:t>
            </w:r>
            <w:r>
              <w:rPr>
                <w:shd w:val="clear" w:color="auto" w:fill="FFFFFF"/>
              </w:rPr>
              <w:t>意图</w:t>
            </w:r>
            <w:r>
              <w:rPr>
                <w:rFonts w:hint="eastAsia"/>
                <w:shd w:val="clear" w:color="auto" w:fill="FFFFFF"/>
              </w:rPr>
              <w:t>管理功能注册</w:t>
            </w:r>
            <w:r>
              <w:rPr>
                <w:shd w:val="clear" w:color="auto" w:fill="FFFFFF"/>
              </w:rPr>
              <w:t>的所有意图</w:t>
            </w:r>
            <w:r>
              <w:rPr>
                <w:rFonts w:hint="eastAsia"/>
                <w:shd w:val="clear" w:color="auto" w:fill="FFFFFF"/>
              </w:rPr>
              <w:t>处理能力相关的信息</w:t>
            </w:r>
            <w:r>
              <w:rPr>
                <w:shd w:val="clear" w:color="auto" w:fill="FFFFFF"/>
              </w:rPr>
              <w:t>。</w:t>
            </w:r>
          </w:p>
        </w:tc>
      </w:tr>
    </w:tbl>
    <w:p w14:paraId="55A7B7A4">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2070" w:name="_Toc19493"/>
      <w:bookmarkStart w:id="2071" w:name="_Toc27866"/>
      <w:bookmarkStart w:id="2072" w:name="_Toc20189"/>
      <w:bookmarkStart w:id="2073" w:name="_Toc3613"/>
      <w:bookmarkStart w:id="2074" w:name="_Toc25257"/>
      <w:bookmarkStart w:id="2075" w:name="_Toc24876"/>
      <w:bookmarkStart w:id="2076" w:name="_Toc264"/>
      <w:bookmarkStart w:id="2077" w:name="_Toc30502"/>
      <w:bookmarkStart w:id="2078" w:name="_Toc29854"/>
      <w:bookmarkStart w:id="2079" w:name="_Toc12563"/>
      <w:bookmarkStart w:id="2080" w:name="_Toc5651"/>
      <w:bookmarkStart w:id="2081" w:name="_Toc23857"/>
      <w:bookmarkStart w:id="2082" w:name="_Toc24239"/>
      <w:bookmarkStart w:id="2083" w:name="_Toc32199"/>
      <w:r>
        <w:rPr>
          <w:rFonts w:hint="eastAsia"/>
          <w:b w:val="0"/>
          <w:bCs w:val="0"/>
        </w:rPr>
        <w:t>输出参数</w:t>
      </w:r>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p>
    <w:p w14:paraId="428919D9">
      <w:pPr>
        <w:ind w:firstLine="420" w:firstLineChars="200"/>
      </w:pPr>
      <w:r>
        <w:rPr>
          <w:rFonts w:hint="eastAsia"/>
        </w:rPr>
        <w:t>调用操作时</w:t>
      </w:r>
      <w:r>
        <w:t>返回</w:t>
      </w:r>
      <w:r>
        <w:rPr>
          <w:rFonts w:hint="eastAsia"/>
        </w:rPr>
        <w:t>的输</w:t>
      </w:r>
      <w:r>
        <w:t>出</w:t>
      </w:r>
      <w:r>
        <w:rPr>
          <w:rFonts w:hint="eastAsia" w:ascii="宋体" w:hAnsi="宋体"/>
        </w:rPr>
        <w:t>参数应遵循表27中</w:t>
      </w:r>
      <w:r>
        <w:rPr>
          <w:rFonts w:ascii="宋体" w:hAnsi="宋体"/>
        </w:rPr>
        <w:t>指定的</w:t>
      </w:r>
      <w:r>
        <w:rPr>
          <w:lang w:val="en"/>
        </w:rPr>
        <w:t>要求</w:t>
      </w:r>
      <w:r>
        <w:rPr>
          <w:rFonts w:hint="eastAsia"/>
        </w:rPr>
        <w:t>。</w:t>
      </w:r>
    </w:p>
    <w:p w14:paraId="0B61B561">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27</w:t>
      </w:r>
      <w:r>
        <w:rPr>
          <w:rFonts w:hint="eastAsia" w:ascii="黑体" w:hAnsi="黑体" w:cs="黑体"/>
          <w:sz w:val="21"/>
          <w:szCs w:val="21"/>
        </w:rPr>
        <w:fldChar w:fldCharType="end"/>
      </w:r>
      <w:r>
        <w:rPr>
          <w:rFonts w:hint="eastAsia" w:ascii="黑体" w:hAnsi="黑体" w:cs="黑体"/>
          <w:sz w:val="21"/>
          <w:szCs w:val="21"/>
        </w:rPr>
        <w:t xml:space="preserve"> 查询意图处理能力操作输出参数</w:t>
      </w:r>
    </w:p>
    <w:tbl>
      <w:tblPr>
        <w:tblStyle w:val="56"/>
        <w:tblW w:w="499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1593"/>
        <w:gridCol w:w="1042"/>
        <w:gridCol w:w="877"/>
        <w:gridCol w:w="2336"/>
        <w:gridCol w:w="2776"/>
      </w:tblGrid>
      <w:tr w14:paraId="55EBCA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blHeader/>
          <w:jc w:val="center"/>
        </w:trPr>
        <w:tc>
          <w:tcPr>
            <w:tcW w:w="923" w:type="pct"/>
            <w:tcBorders>
              <w:top w:val="single" w:color="000000" w:sz="8" w:space="0"/>
              <w:left w:val="single" w:color="000000" w:sz="8" w:space="0"/>
              <w:bottom w:val="single" w:color="000000" w:sz="8" w:space="0"/>
            </w:tcBorders>
            <w:shd w:val="clear" w:color="auto" w:fill="FFFFFF" w:themeFill="background1"/>
            <w:tcMar>
              <w:left w:w="28" w:type="dxa"/>
            </w:tcMar>
            <w:vAlign w:val="center"/>
          </w:tcPr>
          <w:p w14:paraId="12E9BC90">
            <w:pPr>
              <w:pStyle w:val="271"/>
              <w:rPr>
                <w:rFonts w:hint="eastAsia" w:ascii="宋体" w:hAnsi="宋体" w:cs="宋体"/>
                <w:b w:val="0"/>
                <w:bCs/>
              </w:rPr>
            </w:pPr>
            <w:r>
              <w:rPr>
                <w:rFonts w:hint="eastAsia" w:ascii="宋体" w:hAnsi="宋体" w:cs="宋体"/>
                <w:b w:val="0"/>
                <w:bCs/>
              </w:rPr>
              <w:t>参数</w:t>
            </w:r>
          </w:p>
        </w:tc>
        <w:tc>
          <w:tcPr>
            <w:tcW w:w="604" w:type="pct"/>
            <w:tcBorders>
              <w:top w:val="single" w:color="000000" w:sz="8" w:space="0"/>
              <w:bottom w:val="single" w:color="000000" w:sz="8" w:space="0"/>
            </w:tcBorders>
            <w:shd w:val="clear" w:color="auto" w:fill="FFFFFF" w:themeFill="background1"/>
            <w:tcMar>
              <w:left w:w="28" w:type="dxa"/>
            </w:tcMar>
            <w:vAlign w:val="center"/>
          </w:tcPr>
          <w:p w14:paraId="2BD499B6">
            <w:pPr>
              <w:pStyle w:val="271"/>
              <w:rPr>
                <w:rFonts w:hint="eastAsia" w:ascii="宋体" w:hAnsi="宋体" w:cs="宋体"/>
                <w:b w:val="0"/>
                <w:bCs/>
              </w:rPr>
            </w:pPr>
            <w:r>
              <w:rPr>
                <w:rFonts w:hint="eastAsia" w:ascii="宋体" w:hAnsi="宋体" w:cs="宋体"/>
                <w:b w:val="0"/>
                <w:bCs/>
              </w:rPr>
              <w:t>限定符</w:t>
            </w:r>
          </w:p>
        </w:tc>
        <w:tc>
          <w:tcPr>
            <w:tcW w:w="508" w:type="pct"/>
            <w:tcBorders>
              <w:top w:val="single" w:color="000000" w:sz="8" w:space="0"/>
              <w:bottom w:val="single" w:color="000000" w:sz="8" w:space="0"/>
            </w:tcBorders>
            <w:shd w:val="clear" w:color="auto" w:fill="FFFFFF" w:themeFill="background1"/>
            <w:tcMar>
              <w:left w:w="28" w:type="dxa"/>
            </w:tcMar>
            <w:vAlign w:val="center"/>
          </w:tcPr>
          <w:p w14:paraId="7BC7FCAE">
            <w:pPr>
              <w:pStyle w:val="271"/>
              <w:rPr>
                <w:rFonts w:hint="eastAsia" w:ascii="宋体" w:hAnsi="宋体" w:cs="宋体"/>
                <w:b w:val="0"/>
                <w:bCs/>
              </w:rPr>
            </w:pPr>
            <w:r>
              <w:rPr>
                <w:rFonts w:hint="eastAsia" w:ascii="宋体" w:hAnsi="宋体" w:cs="宋体"/>
                <w:b w:val="0"/>
                <w:bCs/>
              </w:rPr>
              <w:t>基数</w:t>
            </w:r>
          </w:p>
        </w:tc>
        <w:tc>
          <w:tcPr>
            <w:tcW w:w="1354" w:type="pct"/>
            <w:tcBorders>
              <w:top w:val="single" w:color="000000" w:sz="8" w:space="0"/>
              <w:bottom w:val="single" w:color="000000" w:sz="8" w:space="0"/>
            </w:tcBorders>
            <w:shd w:val="clear" w:color="auto" w:fill="FFFFFF" w:themeFill="background1"/>
            <w:tcMar>
              <w:left w:w="28" w:type="dxa"/>
            </w:tcMar>
            <w:vAlign w:val="center"/>
          </w:tcPr>
          <w:p w14:paraId="390315FD">
            <w:pPr>
              <w:pStyle w:val="271"/>
              <w:rPr>
                <w:rFonts w:hint="eastAsia" w:ascii="宋体" w:hAnsi="宋体" w:cs="宋体"/>
                <w:b w:val="0"/>
                <w:bCs/>
              </w:rPr>
            </w:pPr>
            <w:r>
              <w:rPr>
                <w:rFonts w:hint="eastAsia" w:ascii="宋体" w:hAnsi="宋体" w:cs="宋体"/>
                <w:b w:val="0"/>
                <w:bCs/>
              </w:rPr>
              <w:t>内容</w:t>
            </w:r>
          </w:p>
        </w:tc>
        <w:tc>
          <w:tcPr>
            <w:tcW w:w="1609" w:type="pct"/>
            <w:tcBorders>
              <w:top w:val="single" w:color="000000" w:sz="8" w:space="0"/>
              <w:bottom w:val="single" w:color="000000" w:sz="8" w:space="0"/>
              <w:right w:val="single" w:color="000000" w:sz="8" w:space="0"/>
            </w:tcBorders>
            <w:shd w:val="clear" w:color="auto" w:fill="FFFFFF" w:themeFill="background1"/>
            <w:tcMar>
              <w:left w:w="28" w:type="dxa"/>
            </w:tcMar>
            <w:vAlign w:val="center"/>
          </w:tcPr>
          <w:p w14:paraId="379BDC10">
            <w:pPr>
              <w:pStyle w:val="271"/>
              <w:rPr>
                <w:rFonts w:hint="eastAsia" w:ascii="宋体" w:hAnsi="宋体" w:cs="宋体"/>
                <w:b w:val="0"/>
                <w:bCs/>
              </w:rPr>
            </w:pPr>
            <w:r>
              <w:rPr>
                <w:rFonts w:hint="eastAsia" w:ascii="宋体" w:hAnsi="宋体" w:cs="宋体"/>
                <w:b w:val="0"/>
                <w:bCs/>
              </w:rPr>
              <w:t>说明</w:t>
            </w:r>
          </w:p>
        </w:tc>
      </w:tr>
      <w:tr w14:paraId="6F7753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923" w:type="pct"/>
            <w:tcBorders>
              <w:top w:val="single" w:color="000000" w:sz="8" w:space="0"/>
              <w:left w:val="single" w:color="000000" w:sz="8" w:space="0"/>
              <w:bottom w:val="single" w:color="000000" w:sz="8" w:space="0"/>
            </w:tcBorders>
            <w:shd w:val="clear" w:color="auto" w:fill="FFFFFF"/>
            <w:tcMar>
              <w:left w:w="28" w:type="dxa"/>
            </w:tcMar>
            <w:vAlign w:val="center"/>
          </w:tcPr>
          <w:p w14:paraId="795E084E">
            <w:pPr>
              <w:pStyle w:val="269"/>
              <w:jc w:val="center"/>
              <w:rPr>
                <w:rFonts w:hint="eastAsia" w:ascii="宋体" w:hAnsi="宋体" w:cs="宋体"/>
              </w:rPr>
            </w:pPr>
            <w:r>
              <w:rPr>
                <w:rFonts w:hint="eastAsia" w:ascii="宋体" w:hAnsi="宋体" w:cs="宋体"/>
              </w:rPr>
              <w:t>queryResult</w:t>
            </w:r>
          </w:p>
        </w:tc>
        <w:tc>
          <w:tcPr>
            <w:tcW w:w="604" w:type="pct"/>
            <w:tcBorders>
              <w:top w:val="single" w:color="000000" w:sz="8" w:space="0"/>
              <w:bottom w:val="single" w:color="000000" w:sz="8" w:space="0"/>
            </w:tcBorders>
            <w:shd w:val="clear" w:color="auto" w:fill="FFFFFF"/>
            <w:tcMar>
              <w:left w:w="28" w:type="dxa"/>
            </w:tcMar>
            <w:vAlign w:val="center"/>
          </w:tcPr>
          <w:p w14:paraId="7DBD2D20">
            <w:pPr>
              <w:pStyle w:val="269"/>
              <w:jc w:val="center"/>
              <w:rPr>
                <w:rFonts w:hint="eastAsia" w:ascii="宋体" w:hAnsi="宋体" w:cs="宋体"/>
              </w:rPr>
            </w:pPr>
            <w:r>
              <w:rPr>
                <w:rFonts w:hint="eastAsia" w:ascii="宋体" w:hAnsi="宋体" w:cs="宋体"/>
              </w:rPr>
              <w:t>M</w:t>
            </w:r>
          </w:p>
        </w:tc>
        <w:tc>
          <w:tcPr>
            <w:tcW w:w="508" w:type="pct"/>
            <w:tcBorders>
              <w:top w:val="single" w:color="000000" w:sz="8" w:space="0"/>
              <w:bottom w:val="single" w:color="000000" w:sz="8" w:space="0"/>
            </w:tcBorders>
            <w:shd w:val="clear" w:color="auto" w:fill="FFFFFF"/>
            <w:tcMar>
              <w:left w:w="28" w:type="dxa"/>
            </w:tcMar>
            <w:vAlign w:val="center"/>
          </w:tcPr>
          <w:p w14:paraId="17CFFB49">
            <w:pPr>
              <w:pStyle w:val="269"/>
              <w:jc w:val="center"/>
              <w:rPr>
                <w:rFonts w:hint="eastAsia" w:ascii="宋体" w:hAnsi="宋体" w:cs="宋体"/>
              </w:rPr>
            </w:pPr>
            <w:r>
              <w:rPr>
                <w:rFonts w:hint="eastAsia" w:ascii="宋体" w:hAnsi="宋体" w:cs="宋体"/>
              </w:rPr>
              <w:t>0..N</w:t>
            </w:r>
          </w:p>
        </w:tc>
        <w:tc>
          <w:tcPr>
            <w:tcW w:w="1354" w:type="pct"/>
            <w:tcBorders>
              <w:top w:val="single" w:color="000000" w:sz="8" w:space="0"/>
              <w:bottom w:val="single" w:color="000000" w:sz="8" w:space="0"/>
            </w:tcBorders>
            <w:shd w:val="clear" w:color="auto" w:fill="FFFFFF"/>
            <w:tcMar>
              <w:left w:w="28" w:type="dxa"/>
            </w:tcMar>
            <w:vAlign w:val="center"/>
          </w:tcPr>
          <w:p w14:paraId="1E878816">
            <w:pPr>
              <w:pStyle w:val="269"/>
              <w:jc w:val="center"/>
              <w:rPr>
                <w:rFonts w:hint="eastAsia" w:ascii="宋体" w:hAnsi="宋体" w:cs="宋体"/>
              </w:rPr>
            </w:pPr>
            <w:r>
              <w:rPr>
                <w:rFonts w:hint="eastAsia" w:ascii="宋体" w:hAnsi="宋体" w:cs="宋体"/>
              </w:rPr>
              <w:t>IntentHandlingCapability</w:t>
            </w:r>
          </w:p>
        </w:tc>
        <w:tc>
          <w:tcPr>
            <w:tcW w:w="1609" w:type="pct"/>
            <w:tcBorders>
              <w:top w:val="single" w:color="000000" w:sz="8" w:space="0"/>
              <w:bottom w:val="single" w:color="000000" w:sz="8" w:space="0"/>
              <w:right w:val="single" w:color="000000" w:sz="8" w:space="0"/>
            </w:tcBorders>
            <w:shd w:val="clear" w:color="auto" w:fill="FFFFFF"/>
            <w:tcMar>
              <w:left w:w="28" w:type="dxa"/>
            </w:tcMar>
          </w:tcPr>
          <w:p w14:paraId="00CF2659">
            <w:pPr>
              <w:pStyle w:val="269"/>
            </w:pPr>
            <w:r>
              <w:rPr>
                <w:rFonts w:hint="eastAsia"/>
                <w:shd w:val="clear" w:color="auto" w:fill="FFFFFF"/>
              </w:rPr>
              <w:t>匹配</w:t>
            </w:r>
            <w:r>
              <w:rPr>
                <w:shd w:val="clear" w:color="auto" w:fill="FFFFFF"/>
              </w:rPr>
              <w:t>筛选条件的意图</w:t>
            </w:r>
            <w:r>
              <w:rPr>
                <w:rFonts w:hint="eastAsia"/>
                <w:shd w:val="clear" w:color="auto" w:fill="FFFFFF"/>
              </w:rPr>
              <w:t>处理能力信息</w:t>
            </w:r>
            <w:r>
              <w:rPr>
                <w:shd w:val="clear" w:color="auto" w:fill="FFFFFF"/>
              </w:rPr>
              <w:t>。</w:t>
            </w:r>
          </w:p>
        </w:tc>
      </w:tr>
    </w:tbl>
    <w:p w14:paraId="6CFBB674">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2084" w:name="_Toc17600"/>
      <w:bookmarkStart w:id="2085" w:name="_Toc32520"/>
      <w:bookmarkStart w:id="2086" w:name="_Toc23729"/>
      <w:bookmarkStart w:id="2087" w:name="_Toc24946"/>
      <w:bookmarkStart w:id="2088" w:name="_Toc15255"/>
      <w:bookmarkStart w:id="2089" w:name="_Toc12474"/>
      <w:bookmarkStart w:id="2090" w:name="_Toc27082"/>
      <w:bookmarkStart w:id="2091" w:name="_Toc20777"/>
      <w:bookmarkStart w:id="2092" w:name="_Toc21340"/>
      <w:bookmarkStart w:id="2093" w:name="_Toc2198"/>
      <w:bookmarkStart w:id="2094" w:name="_Toc21704"/>
      <w:bookmarkStart w:id="2095" w:name="_Toc21844"/>
      <w:bookmarkStart w:id="2096" w:name="_Toc27213"/>
      <w:bookmarkStart w:id="2097" w:name="_Toc17908"/>
      <w:r>
        <w:rPr>
          <w:rFonts w:hint="eastAsia"/>
          <w:b w:val="0"/>
          <w:bCs w:val="0"/>
        </w:rPr>
        <w:t>操作结果</w:t>
      </w:r>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p>
    <w:p w14:paraId="2BB6A264">
      <w:pPr>
        <w:ind w:firstLine="420" w:firstLineChars="200"/>
      </w:pPr>
      <w:r>
        <w:t>如果成功，</w:t>
      </w:r>
      <w:r>
        <w:rPr>
          <w:rFonts w:hint="eastAsia"/>
        </w:rPr>
        <w:t>意图处理能力管理功能</w:t>
      </w:r>
      <w:r>
        <w:rPr>
          <w:rFonts w:hint="eastAsia"/>
          <w:lang w:eastAsia="zh"/>
        </w:rPr>
        <w:t>应</w:t>
      </w:r>
      <w:r>
        <w:rPr>
          <w:rFonts w:hint="eastAsia"/>
        </w:rPr>
        <w:t>返回与筛选条件匹配的</w:t>
      </w:r>
      <w:r>
        <w:rPr>
          <w:rFonts w:hint="eastAsia"/>
          <w:lang w:eastAsia="zh"/>
        </w:rPr>
        <w:t>已注册</w:t>
      </w:r>
      <w:r>
        <w:t>意图</w:t>
      </w:r>
      <w:r>
        <w:rPr>
          <w:rFonts w:hint="eastAsia"/>
        </w:rPr>
        <w:t>处理能力信息。</w:t>
      </w:r>
    </w:p>
    <w:p w14:paraId="521DD102">
      <w:pPr>
        <w:ind w:firstLine="420" w:firstLineChars="200"/>
      </w:pPr>
      <w:r>
        <w:t>如果失败，</w:t>
      </w:r>
      <w:r>
        <w:rPr>
          <w:rFonts w:hint="eastAsia"/>
        </w:rPr>
        <w:t>意图处理能力管理功能</w:t>
      </w:r>
      <w:r>
        <w:rPr>
          <w:rFonts w:hint="eastAsia"/>
          <w:lang w:eastAsia="zh"/>
        </w:rPr>
        <w:t>应</w:t>
      </w:r>
      <w:r>
        <w:t>返回相应的错误信息以及可能的原因。</w:t>
      </w:r>
    </w:p>
    <w:p w14:paraId="475C1334">
      <w:pPr>
        <w:pStyle w:val="4"/>
        <w:rPr>
          <w:b w:val="0"/>
          <w:bCs w:val="0"/>
        </w:rPr>
      </w:pPr>
      <w:bookmarkStart w:id="2098" w:name="_Toc26243"/>
      <w:bookmarkStart w:id="2099" w:name="_Toc922384144"/>
      <w:bookmarkStart w:id="2100" w:name="_Toc23605"/>
      <w:bookmarkStart w:id="2101" w:name="_Toc1293"/>
      <w:bookmarkStart w:id="2102" w:name="_Toc6816"/>
      <w:bookmarkStart w:id="2103" w:name="_Toc29549"/>
      <w:bookmarkStart w:id="2104" w:name="_Toc1365840272"/>
      <w:bookmarkStart w:id="2105" w:name="_Toc22073"/>
      <w:bookmarkStart w:id="2106" w:name="_Toc767"/>
      <w:bookmarkStart w:id="2107" w:name="_Toc8849"/>
      <w:bookmarkStart w:id="2108" w:name="_Toc305116255"/>
      <w:bookmarkStart w:id="2109" w:name="_Toc11760"/>
      <w:bookmarkStart w:id="2110" w:name="_Toc1827185082"/>
      <w:bookmarkStart w:id="2111" w:name="_Toc6738"/>
      <w:bookmarkStart w:id="2112" w:name="_Toc18915"/>
      <w:bookmarkStart w:id="2113" w:name="_Toc12181"/>
      <w:bookmarkStart w:id="2114" w:name="_Toc23030"/>
      <w:bookmarkStart w:id="2115" w:name="_Toc28631"/>
      <w:r>
        <w:rPr>
          <w:rFonts w:hint="eastAsia"/>
          <w:b w:val="0"/>
          <w:bCs w:val="0"/>
        </w:rPr>
        <w:t>删除意图处理能力操作</w:t>
      </w:r>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p>
    <w:p w14:paraId="7D7D61ED">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2116" w:name="_Toc13667"/>
      <w:bookmarkStart w:id="2117" w:name="_Toc5990"/>
      <w:bookmarkStart w:id="2118" w:name="_Toc23040"/>
      <w:bookmarkStart w:id="2119" w:name="_Toc25579"/>
      <w:bookmarkStart w:id="2120" w:name="_Toc12180"/>
      <w:bookmarkStart w:id="2121" w:name="_Toc22201"/>
      <w:bookmarkStart w:id="2122" w:name="_Toc8013"/>
      <w:bookmarkStart w:id="2123" w:name="_Toc11919"/>
      <w:bookmarkStart w:id="2124" w:name="_Toc22836"/>
      <w:bookmarkStart w:id="2125" w:name="_Toc30836"/>
      <w:bookmarkStart w:id="2126" w:name="_Toc23018"/>
      <w:bookmarkStart w:id="2127" w:name="_Toc18761"/>
      <w:bookmarkStart w:id="2128" w:name="_Toc14859"/>
      <w:bookmarkStart w:id="2129" w:name="_Toc19336"/>
      <w:r>
        <w:rPr>
          <w:rFonts w:hint="eastAsia"/>
          <w:b w:val="0"/>
          <w:bCs w:val="0"/>
        </w:rPr>
        <w:t>操作描述</w:t>
      </w:r>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p>
    <w:p w14:paraId="1B33E21E">
      <w:pPr>
        <w:ind w:firstLine="420" w:firstLineChars="200"/>
        <w:rPr>
          <w:shd w:val="clear" w:color="auto" w:fill="FFFFFF"/>
        </w:rPr>
      </w:pPr>
      <w:r>
        <w:t>意图</w:t>
      </w:r>
      <w:r>
        <w:rPr>
          <w:rFonts w:hint="eastAsia"/>
        </w:rPr>
        <w:t>管理功能</w:t>
      </w:r>
      <w:r>
        <w:rPr>
          <w:shd w:val="clear" w:color="auto" w:fill="FFFFFF"/>
        </w:rPr>
        <w:t>用于</w:t>
      </w:r>
      <w:r>
        <w:rPr>
          <w:rFonts w:hint="eastAsia"/>
        </w:rPr>
        <w:t>向意图处理能力管理功能请求</w:t>
      </w:r>
      <w:r>
        <w:t>删除</w:t>
      </w:r>
      <w:r>
        <w:rPr>
          <w:rFonts w:hint="eastAsia"/>
          <w:lang w:eastAsia="zh"/>
        </w:rPr>
        <w:t>已注册</w:t>
      </w:r>
      <w:r>
        <w:rPr>
          <w:shd w:val="clear" w:color="auto" w:fill="FFFFFF"/>
        </w:rPr>
        <w:t>意图</w:t>
      </w:r>
      <w:r>
        <w:rPr>
          <w:rFonts w:hint="eastAsia"/>
          <w:shd w:val="clear" w:color="auto" w:fill="FFFFFF"/>
        </w:rPr>
        <w:t>处理能力</w:t>
      </w:r>
      <w:r>
        <w:rPr>
          <w:shd w:val="clear" w:color="auto" w:fill="FFFFFF"/>
        </w:rPr>
        <w:t>。</w:t>
      </w:r>
    </w:p>
    <w:p w14:paraId="2BA154C5">
      <w:pPr>
        <w:ind w:firstLine="420" w:firstLineChars="200"/>
        <w:rPr>
          <w:rFonts w:hint="eastAsia" w:ascii="黑体" w:hAnsi="黑体" w:cs="黑体"/>
        </w:rPr>
      </w:pPr>
      <w:r>
        <w:rPr>
          <w:rFonts w:hint="eastAsia" w:ascii="宋体" w:hAnsi="宋体"/>
        </w:rPr>
        <w:t>表28列出了</w:t>
      </w:r>
      <w:r>
        <w:rPr>
          <w:rFonts w:ascii="宋体" w:hAnsi="宋体"/>
        </w:rPr>
        <w:t>意图</w:t>
      </w:r>
      <w:r>
        <w:rPr>
          <w:rFonts w:hint="eastAsia" w:ascii="宋体" w:hAnsi="宋体"/>
        </w:rPr>
        <w:t>管理功</w:t>
      </w:r>
      <w:r>
        <w:rPr>
          <w:rFonts w:hint="eastAsia"/>
        </w:rPr>
        <w:t>能和意图处理能力管理功能之间交换的信息流。</w:t>
      </w:r>
    </w:p>
    <w:p w14:paraId="106FB4F0">
      <w:pPr>
        <w:pStyle w:val="14"/>
        <w:spacing w:before="120" w:beforeLines="50" w:after="120" w:afterLines="50"/>
        <w:jc w:val="center"/>
        <w:rPr>
          <w:rFonts w:hint="eastAsia" w:ascii="黑体" w:hAnsi="黑体" w:cs="黑体"/>
          <w:sz w:val="21"/>
          <w:szCs w:val="21"/>
        </w:rPr>
      </w:pPr>
    </w:p>
    <w:p w14:paraId="09B3340E">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28</w:t>
      </w:r>
      <w:r>
        <w:rPr>
          <w:rFonts w:hint="eastAsia" w:ascii="黑体" w:hAnsi="黑体" w:cs="黑体"/>
          <w:sz w:val="21"/>
          <w:szCs w:val="21"/>
        </w:rPr>
        <w:fldChar w:fldCharType="end"/>
      </w:r>
      <w:r>
        <w:rPr>
          <w:rFonts w:hint="eastAsia" w:ascii="黑体" w:hAnsi="黑体" w:cs="黑体"/>
          <w:sz w:val="21"/>
          <w:szCs w:val="21"/>
        </w:rPr>
        <w:t xml:space="preserve"> 删除意图处理能力操作</w:t>
      </w:r>
    </w:p>
    <w:tbl>
      <w:tblPr>
        <w:tblStyle w:val="56"/>
        <w:tblW w:w="4999" w:type="pct"/>
        <w:jc w:val="center"/>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Layout w:type="autofit"/>
        <w:tblCellMar>
          <w:top w:w="0" w:type="dxa"/>
          <w:left w:w="28" w:type="dxa"/>
          <w:bottom w:w="0" w:type="dxa"/>
          <w:right w:w="108" w:type="dxa"/>
        </w:tblCellMar>
      </w:tblPr>
      <w:tblGrid>
        <w:gridCol w:w="4993"/>
        <w:gridCol w:w="3638"/>
      </w:tblGrid>
      <w:tr w14:paraId="125FED84">
        <w:tblPrEx>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CellMar>
            <w:top w:w="0" w:type="dxa"/>
            <w:left w:w="28" w:type="dxa"/>
            <w:bottom w:w="0" w:type="dxa"/>
            <w:right w:w="108" w:type="dxa"/>
          </w:tblCellMar>
        </w:tblPrEx>
        <w:trPr>
          <w:jc w:val="center"/>
        </w:trPr>
        <w:tc>
          <w:tcPr>
            <w:tcW w:w="2892" w:type="pct"/>
            <w:tcBorders>
              <w:bottom w:val="single" w:color="000000" w:sz="8" w:space="0"/>
            </w:tcBorders>
            <w:shd w:val="clear" w:color="auto" w:fill="FFFFFF" w:themeFill="background1"/>
            <w:tcMar>
              <w:left w:w="28" w:type="dxa"/>
            </w:tcMar>
          </w:tcPr>
          <w:p w14:paraId="500B32AD">
            <w:pPr>
              <w:pStyle w:val="271"/>
              <w:rPr>
                <w:rFonts w:hint="eastAsia" w:ascii="宋体" w:hAnsi="宋体" w:cs="宋体"/>
                <w:b w:val="0"/>
                <w:bCs/>
                <w:lang w:bidi="ar"/>
              </w:rPr>
            </w:pPr>
            <w:r>
              <w:rPr>
                <w:rFonts w:hint="eastAsia" w:ascii="宋体" w:hAnsi="宋体" w:cs="宋体"/>
                <w:b w:val="0"/>
                <w:bCs/>
                <w:lang w:bidi="ar"/>
              </w:rPr>
              <w:t>消息</w:t>
            </w:r>
          </w:p>
        </w:tc>
        <w:tc>
          <w:tcPr>
            <w:tcW w:w="2107" w:type="pct"/>
            <w:tcBorders>
              <w:bottom w:val="single" w:color="000000" w:sz="8" w:space="0"/>
            </w:tcBorders>
            <w:shd w:val="clear" w:color="auto" w:fill="FFFFFF" w:themeFill="background1"/>
            <w:tcMar>
              <w:left w:w="28" w:type="dxa"/>
            </w:tcMar>
          </w:tcPr>
          <w:p w14:paraId="5729BE76">
            <w:pPr>
              <w:pStyle w:val="271"/>
              <w:rPr>
                <w:rFonts w:hint="eastAsia" w:ascii="宋体" w:hAnsi="宋体" w:cs="宋体"/>
                <w:b w:val="0"/>
                <w:bCs/>
                <w:lang w:bidi="ar"/>
              </w:rPr>
            </w:pPr>
            <w:r>
              <w:rPr>
                <w:rFonts w:hint="eastAsia" w:ascii="宋体" w:hAnsi="宋体" w:cs="宋体"/>
                <w:b w:val="0"/>
                <w:bCs/>
                <w:lang w:bidi="ar"/>
              </w:rPr>
              <w:t>方向</w:t>
            </w:r>
          </w:p>
        </w:tc>
      </w:tr>
      <w:tr w14:paraId="4B3E6AED">
        <w:tblPrEx>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CellMar>
            <w:top w:w="0" w:type="dxa"/>
            <w:left w:w="28" w:type="dxa"/>
            <w:bottom w:w="0" w:type="dxa"/>
            <w:right w:w="108" w:type="dxa"/>
          </w:tblCellMar>
        </w:tblPrEx>
        <w:trPr>
          <w:jc w:val="center"/>
        </w:trPr>
        <w:tc>
          <w:tcPr>
            <w:tcW w:w="2892" w:type="pct"/>
            <w:tcBorders>
              <w:top w:val="single" w:color="000000" w:sz="8" w:space="0"/>
            </w:tcBorders>
            <w:shd w:val="clear" w:color="auto" w:fill="FFFFFF"/>
            <w:tcMar>
              <w:left w:w="28" w:type="dxa"/>
            </w:tcMar>
          </w:tcPr>
          <w:p w14:paraId="335DB1EA">
            <w:pPr>
              <w:jc w:val="center"/>
              <w:rPr>
                <w:rFonts w:hint="eastAsia" w:ascii="宋体" w:hAnsi="宋体" w:cs="宋体"/>
                <w:kern w:val="0"/>
                <w:sz w:val="18"/>
                <w:szCs w:val="18"/>
              </w:rPr>
            </w:pPr>
            <w:r>
              <w:rPr>
                <w:rFonts w:hint="eastAsia" w:ascii="宋体" w:hAnsi="宋体" w:cs="宋体"/>
                <w:kern w:val="0"/>
                <w:sz w:val="18"/>
                <w:szCs w:val="18"/>
              </w:rPr>
              <w:t>DeleteIntentHandlingCapabilityRequest</w:t>
            </w:r>
          </w:p>
        </w:tc>
        <w:tc>
          <w:tcPr>
            <w:tcW w:w="2107" w:type="pct"/>
            <w:tcBorders>
              <w:top w:val="single" w:color="000000" w:sz="8" w:space="0"/>
            </w:tcBorders>
            <w:shd w:val="clear" w:color="auto" w:fill="FFFFFF"/>
            <w:tcMar>
              <w:left w:w="28" w:type="dxa"/>
            </w:tcMar>
          </w:tcPr>
          <w:p w14:paraId="73A0475C">
            <w:pPr>
              <w:pStyle w:val="269"/>
              <w:jc w:val="center"/>
            </w:pPr>
            <w:r>
              <w:t>意图</w:t>
            </w:r>
            <w:r>
              <w:rPr>
                <w:rFonts w:hint="eastAsia"/>
              </w:rPr>
              <w:t>管理功能</w:t>
            </w:r>
            <w:r>
              <w:t xml:space="preserve"> </w:t>
            </w:r>
            <w:r>
              <w:rPr>
                <w:rFonts w:ascii="Wingdings" w:hAnsi="Wingdings"/>
              </w:rPr>
              <w:t></w:t>
            </w:r>
            <w:r>
              <w:t xml:space="preserve"> </w:t>
            </w:r>
            <w:r>
              <w:rPr>
                <w:rFonts w:hint="eastAsia"/>
              </w:rPr>
              <w:t>意图处理能力管理功能</w:t>
            </w:r>
          </w:p>
        </w:tc>
      </w:tr>
      <w:tr w14:paraId="7DF07712">
        <w:tblPrEx>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CellMar>
            <w:top w:w="0" w:type="dxa"/>
            <w:left w:w="28" w:type="dxa"/>
            <w:bottom w:w="0" w:type="dxa"/>
            <w:right w:w="108" w:type="dxa"/>
          </w:tblCellMar>
        </w:tblPrEx>
        <w:trPr>
          <w:jc w:val="center"/>
        </w:trPr>
        <w:tc>
          <w:tcPr>
            <w:tcW w:w="2892" w:type="pct"/>
            <w:shd w:val="clear" w:color="auto" w:fill="FFFFFF"/>
            <w:tcMar>
              <w:left w:w="28" w:type="dxa"/>
            </w:tcMar>
          </w:tcPr>
          <w:p w14:paraId="21557674">
            <w:pPr>
              <w:jc w:val="center"/>
              <w:rPr>
                <w:rFonts w:hint="eastAsia" w:ascii="宋体" w:hAnsi="宋体" w:cs="宋体"/>
                <w:kern w:val="0"/>
                <w:sz w:val="18"/>
                <w:szCs w:val="18"/>
              </w:rPr>
            </w:pPr>
            <w:r>
              <w:rPr>
                <w:rFonts w:hint="eastAsia" w:ascii="宋体" w:hAnsi="宋体" w:cs="宋体"/>
                <w:kern w:val="0"/>
                <w:sz w:val="18"/>
                <w:szCs w:val="18"/>
              </w:rPr>
              <w:t>DeleteIntentHandlingCapabilityResponse</w:t>
            </w:r>
          </w:p>
        </w:tc>
        <w:tc>
          <w:tcPr>
            <w:tcW w:w="2107" w:type="pct"/>
            <w:shd w:val="clear" w:color="auto" w:fill="FFFFFF"/>
            <w:tcMar>
              <w:left w:w="28" w:type="dxa"/>
            </w:tcMar>
          </w:tcPr>
          <w:p w14:paraId="236DDA59">
            <w:pPr>
              <w:pStyle w:val="269"/>
              <w:jc w:val="center"/>
            </w:pPr>
            <w:r>
              <w:rPr>
                <w:rFonts w:hint="eastAsia"/>
              </w:rPr>
              <w:t>意图处理能力管理功能</w:t>
            </w:r>
            <w:r>
              <w:t xml:space="preserve"> </w:t>
            </w:r>
            <w:r>
              <w:rPr>
                <w:rFonts w:ascii="Wingdings" w:hAnsi="Wingdings"/>
              </w:rPr>
              <w:t></w:t>
            </w:r>
            <w:r>
              <w:t xml:space="preserve"> 意图</w:t>
            </w:r>
            <w:r>
              <w:rPr>
                <w:rFonts w:hint="eastAsia"/>
              </w:rPr>
              <w:t>管理功能</w:t>
            </w:r>
          </w:p>
        </w:tc>
      </w:tr>
    </w:tbl>
    <w:p w14:paraId="0362A8A1">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2130" w:name="_Toc2355"/>
      <w:bookmarkStart w:id="2131" w:name="_Toc32310"/>
      <w:bookmarkStart w:id="2132" w:name="_Toc24678"/>
      <w:bookmarkStart w:id="2133" w:name="_Toc26596"/>
      <w:bookmarkStart w:id="2134" w:name="_Toc19894"/>
      <w:bookmarkStart w:id="2135" w:name="_Toc6146"/>
      <w:bookmarkStart w:id="2136" w:name="_Toc29753"/>
      <w:bookmarkStart w:id="2137" w:name="_Toc28016"/>
      <w:bookmarkStart w:id="2138" w:name="_Toc4265"/>
      <w:bookmarkStart w:id="2139" w:name="_Toc32723"/>
      <w:bookmarkStart w:id="2140" w:name="_Toc4548"/>
      <w:bookmarkStart w:id="2141" w:name="_Toc13062"/>
      <w:bookmarkStart w:id="2142" w:name="_Toc20505"/>
      <w:bookmarkStart w:id="2143" w:name="_Toc13654"/>
      <w:r>
        <w:rPr>
          <w:rFonts w:hint="eastAsia"/>
          <w:b w:val="0"/>
          <w:bCs w:val="0"/>
        </w:rPr>
        <w:t>输入参数</w:t>
      </w:r>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p>
    <w:p w14:paraId="74E9D476">
      <w:pPr>
        <w:ind w:firstLine="420" w:firstLineChars="200"/>
      </w:pPr>
      <w:r>
        <w:rPr>
          <w:rFonts w:hint="eastAsia"/>
        </w:rPr>
        <w:t>调用操作时发送的输入参数</w:t>
      </w:r>
      <w:r>
        <w:rPr>
          <w:rFonts w:hint="eastAsia" w:ascii="宋体" w:hAnsi="宋体"/>
        </w:rPr>
        <w:t>应遵循表29中</w:t>
      </w:r>
      <w:r>
        <w:rPr>
          <w:rFonts w:ascii="宋体" w:hAnsi="宋体"/>
        </w:rPr>
        <w:t>指定的</w:t>
      </w:r>
      <w:r>
        <w:rPr>
          <w:lang w:val="en"/>
        </w:rPr>
        <w:t>要求</w:t>
      </w:r>
      <w:r>
        <w:rPr>
          <w:rFonts w:hint="eastAsia"/>
        </w:rPr>
        <w:t>。</w:t>
      </w:r>
    </w:p>
    <w:p w14:paraId="3F150E21">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29</w:t>
      </w:r>
      <w:r>
        <w:rPr>
          <w:rFonts w:hint="eastAsia" w:ascii="黑体" w:hAnsi="黑体" w:cs="黑体"/>
          <w:sz w:val="21"/>
          <w:szCs w:val="21"/>
        </w:rPr>
        <w:fldChar w:fldCharType="end"/>
      </w:r>
      <w:r>
        <w:rPr>
          <w:rFonts w:hint="eastAsia" w:ascii="黑体" w:hAnsi="黑体" w:cs="黑体"/>
          <w:sz w:val="21"/>
          <w:szCs w:val="21"/>
        </w:rPr>
        <w:t xml:space="preserve"> 删除意图实例操作输入参数</w:t>
      </w:r>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Layout w:type="autofit"/>
        <w:tblCellMar>
          <w:top w:w="0" w:type="dxa"/>
          <w:left w:w="28" w:type="dxa"/>
          <w:bottom w:w="0" w:type="dxa"/>
          <w:right w:w="108" w:type="dxa"/>
        </w:tblCellMar>
      </w:tblPr>
      <w:tblGrid>
        <w:gridCol w:w="2476"/>
        <w:gridCol w:w="871"/>
        <w:gridCol w:w="873"/>
        <w:gridCol w:w="1642"/>
        <w:gridCol w:w="2768"/>
      </w:tblGrid>
      <w:tr w14:paraId="3D177CDC">
        <w:tblPrEx>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CellMar>
            <w:top w:w="0" w:type="dxa"/>
            <w:left w:w="28" w:type="dxa"/>
            <w:bottom w:w="0" w:type="dxa"/>
            <w:right w:w="108" w:type="dxa"/>
          </w:tblCellMar>
        </w:tblPrEx>
        <w:trPr>
          <w:tblHeader/>
          <w:jc w:val="center"/>
        </w:trPr>
        <w:tc>
          <w:tcPr>
            <w:tcW w:w="1099" w:type="pct"/>
            <w:tcBorders>
              <w:bottom w:val="single" w:color="000000" w:sz="8" w:space="0"/>
            </w:tcBorders>
            <w:shd w:val="clear" w:color="auto" w:fill="FFFFFF" w:themeFill="background1"/>
            <w:tcMar>
              <w:left w:w="28" w:type="dxa"/>
            </w:tcMar>
            <w:vAlign w:val="center"/>
          </w:tcPr>
          <w:p w14:paraId="72FEB3A1">
            <w:pPr>
              <w:pStyle w:val="271"/>
              <w:autoSpaceDE/>
              <w:autoSpaceDN/>
              <w:rPr>
                <w:rFonts w:hint="eastAsia" w:ascii="宋体" w:hAnsi="宋体" w:cs="宋体"/>
                <w:b w:val="0"/>
                <w:bCs/>
              </w:rPr>
            </w:pPr>
            <w:r>
              <w:rPr>
                <w:rFonts w:hint="eastAsia" w:ascii="宋体" w:hAnsi="宋体" w:cs="宋体"/>
                <w:b w:val="0"/>
                <w:bCs/>
              </w:rPr>
              <w:t>参数</w:t>
            </w:r>
          </w:p>
        </w:tc>
        <w:tc>
          <w:tcPr>
            <w:tcW w:w="588" w:type="pct"/>
            <w:tcBorders>
              <w:bottom w:val="single" w:color="000000" w:sz="8" w:space="0"/>
            </w:tcBorders>
            <w:shd w:val="clear" w:color="auto" w:fill="FFFFFF" w:themeFill="background1"/>
            <w:tcMar>
              <w:left w:w="28" w:type="dxa"/>
            </w:tcMar>
            <w:vAlign w:val="center"/>
          </w:tcPr>
          <w:p w14:paraId="33C42F1F">
            <w:pPr>
              <w:pStyle w:val="271"/>
              <w:autoSpaceDE/>
              <w:autoSpaceDN/>
              <w:rPr>
                <w:rFonts w:hint="eastAsia" w:ascii="宋体" w:hAnsi="宋体" w:cs="宋体"/>
                <w:b w:val="0"/>
                <w:bCs/>
              </w:rPr>
            </w:pPr>
            <w:r>
              <w:rPr>
                <w:rFonts w:hint="eastAsia" w:ascii="宋体" w:hAnsi="宋体" w:cs="宋体"/>
                <w:b w:val="0"/>
                <w:bCs/>
              </w:rPr>
              <w:t>限定符</w:t>
            </w:r>
          </w:p>
        </w:tc>
        <w:tc>
          <w:tcPr>
            <w:tcW w:w="589" w:type="pct"/>
            <w:tcBorders>
              <w:bottom w:val="single" w:color="000000" w:sz="8" w:space="0"/>
            </w:tcBorders>
            <w:shd w:val="clear" w:color="auto" w:fill="FFFFFF" w:themeFill="background1"/>
            <w:tcMar>
              <w:left w:w="28" w:type="dxa"/>
            </w:tcMar>
            <w:vAlign w:val="center"/>
          </w:tcPr>
          <w:p w14:paraId="3738FC6B">
            <w:pPr>
              <w:pStyle w:val="271"/>
              <w:autoSpaceDE/>
              <w:autoSpaceDN/>
              <w:rPr>
                <w:rFonts w:hint="eastAsia" w:ascii="宋体" w:hAnsi="宋体" w:cs="宋体"/>
                <w:b w:val="0"/>
                <w:bCs/>
              </w:rPr>
            </w:pPr>
            <w:r>
              <w:rPr>
                <w:rFonts w:hint="eastAsia" w:ascii="宋体" w:hAnsi="宋体" w:cs="宋体"/>
                <w:b w:val="0"/>
                <w:bCs/>
              </w:rPr>
              <w:t>基数</w:t>
            </w:r>
          </w:p>
        </w:tc>
        <w:tc>
          <w:tcPr>
            <w:tcW w:w="1034" w:type="pct"/>
            <w:tcBorders>
              <w:bottom w:val="single" w:color="000000" w:sz="8" w:space="0"/>
            </w:tcBorders>
            <w:shd w:val="clear" w:color="auto" w:fill="FFFFFF" w:themeFill="background1"/>
            <w:tcMar>
              <w:left w:w="28" w:type="dxa"/>
            </w:tcMar>
            <w:vAlign w:val="center"/>
          </w:tcPr>
          <w:p w14:paraId="5F7249B3">
            <w:pPr>
              <w:pStyle w:val="271"/>
              <w:autoSpaceDE/>
              <w:autoSpaceDN/>
              <w:rPr>
                <w:rFonts w:hint="eastAsia" w:ascii="宋体" w:hAnsi="宋体" w:cs="宋体"/>
                <w:b w:val="0"/>
                <w:bCs/>
              </w:rPr>
            </w:pPr>
            <w:r>
              <w:rPr>
                <w:rFonts w:hint="eastAsia" w:ascii="宋体" w:hAnsi="宋体" w:cs="宋体"/>
                <w:b w:val="0"/>
                <w:bCs/>
              </w:rPr>
              <w:t>内容</w:t>
            </w:r>
          </w:p>
        </w:tc>
        <w:tc>
          <w:tcPr>
            <w:tcW w:w="1686" w:type="pct"/>
            <w:tcBorders>
              <w:bottom w:val="single" w:color="000000" w:sz="8" w:space="0"/>
            </w:tcBorders>
            <w:shd w:val="clear" w:color="auto" w:fill="FFFFFF" w:themeFill="background1"/>
            <w:tcMar>
              <w:left w:w="28" w:type="dxa"/>
            </w:tcMar>
            <w:vAlign w:val="center"/>
          </w:tcPr>
          <w:p w14:paraId="5C845400">
            <w:pPr>
              <w:pStyle w:val="271"/>
              <w:rPr>
                <w:rFonts w:hint="eastAsia" w:ascii="宋体" w:hAnsi="宋体" w:cs="宋体"/>
                <w:b w:val="0"/>
                <w:bCs/>
              </w:rPr>
            </w:pPr>
            <w:r>
              <w:rPr>
                <w:rFonts w:hint="eastAsia" w:ascii="宋体" w:hAnsi="宋体" w:cs="宋体"/>
                <w:b w:val="0"/>
                <w:bCs/>
              </w:rPr>
              <w:t>说明</w:t>
            </w:r>
          </w:p>
        </w:tc>
      </w:tr>
      <w:tr w14:paraId="71B8D803">
        <w:tblPrEx>
          <w:tblBorders>
            <w:top w:val="single" w:color="000000" w:sz="8" w:space="0"/>
            <w:left w:val="single" w:color="000000" w:sz="8" w:space="0"/>
            <w:bottom w:val="single" w:color="000000" w:sz="8" w:space="0"/>
            <w:right w:val="single" w:color="000000" w:sz="8" w:space="0"/>
            <w:insideH w:val="single" w:color="auto" w:sz="6" w:space="0"/>
            <w:insideV w:val="single" w:color="auto" w:sz="6" w:space="0"/>
          </w:tblBorders>
          <w:tblCellMar>
            <w:top w:w="0" w:type="dxa"/>
            <w:left w:w="28" w:type="dxa"/>
            <w:bottom w:w="0" w:type="dxa"/>
            <w:right w:w="108" w:type="dxa"/>
          </w:tblCellMar>
        </w:tblPrEx>
        <w:trPr>
          <w:jc w:val="center"/>
        </w:trPr>
        <w:tc>
          <w:tcPr>
            <w:tcW w:w="1099" w:type="pct"/>
            <w:tcBorders>
              <w:top w:val="single" w:color="000000" w:sz="8" w:space="0"/>
            </w:tcBorders>
            <w:shd w:val="clear" w:color="auto" w:fill="FFFFFF"/>
            <w:tcMar>
              <w:left w:w="28" w:type="dxa"/>
            </w:tcMar>
            <w:vAlign w:val="center"/>
          </w:tcPr>
          <w:p w14:paraId="63D82D23">
            <w:pPr>
              <w:pStyle w:val="269"/>
              <w:autoSpaceDE/>
              <w:autoSpaceDN/>
              <w:jc w:val="center"/>
              <w:rPr>
                <w:rFonts w:hint="eastAsia" w:ascii="宋体" w:hAnsi="宋体" w:cs="宋体"/>
              </w:rPr>
            </w:pPr>
            <w:r>
              <w:rPr>
                <w:rFonts w:hint="eastAsia" w:ascii="宋体" w:hAnsi="宋体" w:cs="宋体"/>
              </w:rPr>
              <w:t>intentHandlingCapabilityId</w:t>
            </w:r>
          </w:p>
        </w:tc>
        <w:tc>
          <w:tcPr>
            <w:tcW w:w="588" w:type="pct"/>
            <w:tcBorders>
              <w:top w:val="single" w:color="000000" w:sz="8" w:space="0"/>
            </w:tcBorders>
            <w:shd w:val="clear" w:color="auto" w:fill="FFFFFF"/>
            <w:tcMar>
              <w:left w:w="28" w:type="dxa"/>
            </w:tcMar>
            <w:vAlign w:val="center"/>
          </w:tcPr>
          <w:p w14:paraId="47B092D6">
            <w:pPr>
              <w:pStyle w:val="269"/>
              <w:autoSpaceDE/>
              <w:autoSpaceDN/>
              <w:jc w:val="center"/>
              <w:rPr>
                <w:rFonts w:hint="eastAsia" w:ascii="宋体" w:hAnsi="宋体" w:cs="宋体"/>
              </w:rPr>
            </w:pPr>
            <w:r>
              <w:rPr>
                <w:rFonts w:hint="eastAsia" w:ascii="宋体" w:hAnsi="宋体" w:cs="宋体"/>
              </w:rPr>
              <w:t>M</w:t>
            </w:r>
          </w:p>
        </w:tc>
        <w:tc>
          <w:tcPr>
            <w:tcW w:w="589" w:type="pct"/>
            <w:tcBorders>
              <w:top w:val="single" w:color="000000" w:sz="8" w:space="0"/>
            </w:tcBorders>
            <w:shd w:val="clear" w:color="auto" w:fill="FFFFFF"/>
            <w:tcMar>
              <w:left w:w="28" w:type="dxa"/>
            </w:tcMar>
            <w:vAlign w:val="center"/>
          </w:tcPr>
          <w:p w14:paraId="0934FBF3">
            <w:pPr>
              <w:pStyle w:val="269"/>
              <w:autoSpaceDE/>
              <w:autoSpaceDN/>
              <w:jc w:val="center"/>
              <w:rPr>
                <w:rFonts w:hint="eastAsia" w:ascii="宋体" w:hAnsi="宋体" w:cs="宋体"/>
              </w:rPr>
            </w:pPr>
            <w:r>
              <w:rPr>
                <w:rFonts w:hint="eastAsia" w:ascii="宋体" w:hAnsi="宋体" w:cs="宋体"/>
              </w:rPr>
              <w:t>1</w:t>
            </w:r>
          </w:p>
        </w:tc>
        <w:tc>
          <w:tcPr>
            <w:tcW w:w="1034" w:type="pct"/>
            <w:tcBorders>
              <w:top w:val="single" w:color="000000" w:sz="8" w:space="0"/>
            </w:tcBorders>
            <w:shd w:val="clear" w:color="auto" w:fill="FFFFFF"/>
            <w:tcMar>
              <w:left w:w="28" w:type="dxa"/>
            </w:tcMar>
            <w:vAlign w:val="center"/>
          </w:tcPr>
          <w:p w14:paraId="693D0C92">
            <w:pPr>
              <w:pStyle w:val="269"/>
              <w:autoSpaceDE/>
              <w:autoSpaceDN/>
              <w:jc w:val="center"/>
              <w:rPr>
                <w:rFonts w:hint="eastAsia" w:ascii="宋体" w:hAnsi="宋体" w:cs="宋体"/>
              </w:rPr>
            </w:pPr>
            <w:r>
              <w:rPr>
                <w:rFonts w:hint="eastAsia" w:ascii="宋体" w:hAnsi="宋体" w:cs="宋体"/>
              </w:rPr>
              <w:t>Identifier</w:t>
            </w:r>
          </w:p>
        </w:tc>
        <w:tc>
          <w:tcPr>
            <w:tcW w:w="1686" w:type="pct"/>
            <w:tcBorders>
              <w:top w:val="single" w:color="000000" w:sz="8" w:space="0"/>
            </w:tcBorders>
            <w:shd w:val="clear" w:color="auto" w:fill="FFFFFF"/>
            <w:tcMar>
              <w:left w:w="28" w:type="dxa"/>
            </w:tcMar>
          </w:tcPr>
          <w:p w14:paraId="1EC17DDA">
            <w:pPr>
              <w:pStyle w:val="269"/>
              <w:rPr>
                <w:shd w:val="clear" w:color="auto" w:fill="FFFFFF"/>
              </w:rPr>
            </w:pPr>
            <w:r>
              <w:rPr>
                <w:rFonts w:hint="eastAsia"/>
                <w:shd w:val="clear" w:color="auto" w:fill="FFFFFF"/>
              </w:rPr>
              <w:t>待删除的意图处理能力的标识符。</w:t>
            </w:r>
          </w:p>
        </w:tc>
      </w:tr>
    </w:tbl>
    <w:p w14:paraId="509DF934">
      <w:pPr>
        <w:pStyle w:val="5"/>
        <w:numPr>
          <w:ilvl w:val="3"/>
          <w:numId w:val="1"/>
        </w:numPr>
        <w:tabs>
          <w:tab w:val="left" w:pos="420"/>
          <w:tab w:val="left" w:pos="794"/>
          <w:tab w:val="left" w:pos="2127"/>
          <w:tab w:val="left" w:pos="2410"/>
          <w:tab w:val="left" w:pos="2921"/>
          <w:tab w:val="left" w:pos="3261"/>
        </w:tabs>
        <w:spacing w:before="240" w:beforeLines="100" w:line="377" w:lineRule="auto"/>
        <w:ind w:left="1071" w:hanging="1083"/>
        <w:rPr>
          <w:rFonts w:hint="eastAsia"/>
          <w:b w:val="0"/>
          <w:bCs w:val="0"/>
        </w:rPr>
      </w:pPr>
      <w:bookmarkStart w:id="2144" w:name="_Toc16140"/>
      <w:bookmarkStart w:id="2145" w:name="_Toc19683"/>
      <w:bookmarkStart w:id="2146" w:name="_Toc1184"/>
      <w:bookmarkStart w:id="2147" w:name="_Toc22774"/>
      <w:bookmarkStart w:id="2148" w:name="_Toc28915"/>
      <w:bookmarkStart w:id="2149" w:name="_Toc31415"/>
      <w:bookmarkStart w:id="2150" w:name="_Toc28904"/>
      <w:bookmarkStart w:id="2151" w:name="_Toc25885"/>
      <w:bookmarkStart w:id="2152" w:name="_Toc31709"/>
      <w:bookmarkStart w:id="2153" w:name="_Toc19010"/>
      <w:bookmarkStart w:id="2154" w:name="_Toc11661"/>
      <w:bookmarkStart w:id="2155" w:name="_Toc31049"/>
      <w:bookmarkStart w:id="2156" w:name="_Toc18678"/>
      <w:bookmarkStart w:id="2157" w:name="_Toc9289"/>
      <w:r>
        <w:rPr>
          <w:rFonts w:hint="eastAsia"/>
          <w:b w:val="0"/>
          <w:bCs w:val="0"/>
        </w:rPr>
        <w:t>输出参数</w:t>
      </w:r>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p>
    <w:p w14:paraId="691D8110">
      <w:pPr>
        <w:ind w:firstLine="420" w:firstLineChars="200"/>
        <w:rPr>
          <w:highlight w:val="yellow"/>
          <w:rPrChange w:id="209" w:author="吴泽宇" w:date="2025-09-17T09:45:43Z">
            <w:rPr/>
          </w:rPrChange>
        </w:rPr>
      </w:pPr>
      <w:del w:id="210" w:author="CMCC-0926" w:date="2025-10-20T14:30:18Z">
        <w:r>
          <w:rPr>
            <w:highlight w:val="yellow"/>
            <w:rPrChange w:id="211" w:author="吴泽宇" w:date="2025-09-17T09:45:43Z">
              <w:rPr/>
            </w:rPrChange>
          </w:rPr>
          <w:delText>无</w:delText>
        </w:r>
      </w:del>
      <w:del w:id="213" w:author="CMCC-0926" w:date="2025-10-20T14:30:18Z">
        <w:r>
          <w:rPr>
            <w:rFonts w:hint="eastAsia"/>
            <w:highlight w:val="yellow"/>
            <w:rPrChange w:id="214" w:author="吴泽宇" w:date="2025-09-17T09:45:43Z">
              <w:rPr>
                <w:rFonts w:hint="eastAsia"/>
              </w:rPr>
            </w:rPrChange>
          </w:rPr>
          <w:delText>。</w:delText>
        </w:r>
      </w:del>
      <w:ins w:id="216" w:author="CMCC-0926" w:date="2025-10-20T14:30:16Z">
        <w:r>
          <w:rPr>
            <w:rFonts w:hint="eastAsia"/>
            <w:lang w:val="en-US" w:eastAsia="zh-CN"/>
          </w:rPr>
          <w:t>该操作无输出参数</w:t>
        </w:r>
      </w:ins>
      <w:ins w:id="217" w:author="CMCC-0926" w:date="2025-10-20T14:30:16Z">
        <w:r>
          <w:rPr>
            <w:rFonts w:hint="eastAsia"/>
          </w:rPr>
          <w:t>。</w:t>
        </w:r>
      </w:ins>
      <w:ins w:id="218" w:author="CMCC-0926" w:date="2025-10-20T14:30:16Z">
        <w:r>
          <w:rPr/>
          <w:commentReference w:id="12"/>
        </w:r>
      </w:ins>
    </w:p>
    <w:p w14:paraId="37F81EBB">
      <w:pPr>
        <w:pStyle w:val="5"/>
        <w:numPr>
          <w:ilvl w:val="3"/>
          <w:numId w:val="1"/>
        </w:numPr>
        <w:tabs>
          <w:tab w:val="left" w:pos="420"/>
          <w:tab w:val="left" w:pos="794"/>
          <w:tab w:val="left" w:pos="2127"/>
          <w:tab w:val="left" w:pos="2410"/>
          <w:tab w:val="left" w:pos="2921"/>
          <w:tab w:val="left" w:pos="3261"/>
        </w:tabs>
        <w:spacing w:line="376" w:lineRule="auto"/>
        <w:rPr>
          <w:rFonts w:hint="eastAsia"/>
          <w:b w:val="0"/>
          <w:bCs w:val="0"/>
        </w:rPr>
      </w:pPr>
      <w:bookmarkStart w:id="2158" w:name="_Toc23202"/>
      <w:bookmarkStart w:id="2159" w:name="_Toc22072"/>
      <w:bookmarkStart w:id="2160" w:name="_Toc28964"/>
      <w:bookmarkStart w:id="2161" w:name="_Toc29945"/>
      <w:bookmarkStart w:id="2162" w:name="_Toc25920"/>
      <w:bookmarkStart w:id="2163" w:name="_Toc29"/>
      <w:bookmarkStart w:id="2164" w:name="_Toc31824"/>
      <w:bookmarkStart w:id="2165" w:name="_Toc22445"/>
      <w:bookmarkStart w:id="2166" w:name="_Toc4221"/>
      <w:bookmarkStart w:id="2167" w:name="_Toc18043"/>
      <w:bookmarkStart w:id="2168" w:name="_Toc15766"/>
      <w:bookmarkStart w:id="2169" w:name="_Toc20672"/>
      <w:bookmarkStart w:id="2170" w:name="_Toc6184"/>
      <w:bookmarkStart w:id="2171" w:name="_Toc4095"/>
      <w:r>
        <w:rPr>
          <w:rFonts w:hint="eastAsia"/>
          <w:b w:val="0"/>
          <w:bCs w:val="0"/>
        </w:rPr>
        <w:t>操作结果</w:t>
      </w:r>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p>
    <w:p w14:paraId="1EE81962">
      <w:pPr>
        <w:ind w:firstLine="420" w:firstLineChars="200"/>
      </w:pPr>
      <w:r>
        <w:rPr>
          <w:rFonts w:hint="eastAsia"/>
        </w:rPr>
        <w:t>如果成功，意图处理能力管理功能</w:t>
      </w:r>
      <w:r>
        <w:rPr>
          <w:rFonts w:hint="eastAsia"/>
          <w:lang w:eastAsia="zh"/>
        </w:rPr>
        <w:t>应</w:t>
      </w:r>
      <w:r>
        <w:rPr>
          <w:rFonts w:hint="eastAsia"/>
        </w:rPr>
        <w:t>删除</w:t>
      </w:r>
      <w:r>
        <w:t>对应的意图</w:t>
      </w:r>
      <w:r>
        <w:rPr>
          <w:rFonts w:hint="eastAsia"/>
        </w:rPr>
        <w:t>处理能力</w:t>
      </w:r>
      <w:r>
        <w:t>。</w:t>
      </w:r>
    </w:p>
    <w:p w14:paraId="6817EA24">
      <w:pPr>
        <w:ind w:firstLine="420" w:firstLineChars="200"/>
      </w:pPr>
      <w:r>
        <w:rPr>
          <w:rFonts w:hint="eastAsia"/>
        </w:rPr>
        <w:t>如果失败，意图处理能力管理功能</w:t>
      </w:r>
      <w:r>
        <w:rPr>
          <w:rFonts w:hint="eastAsia"/>
          <w:lang w:eastAsia="zh"/>
        </w:rPr>
        <w:t>应</w:t>
      </w:r>
      <w:r>
        <w:rPr>
          <w:rFonts w:hint="eastAsia"/>
        </w:rPr>
        <w:t>返回相应的错误信息以及可能的原因。</w:t>
      </w:r>
    </w:p>
    <w:p w14:paraId="18AB6907">
      <w:pPr>
        <w:pStyle w:val="2"/>
        <w:spacing w:before="240" w:beforeLines="100" w:after="240" w:afterLines="100" w:line="240" w:lineRule="auto"/>
        <w:rPr>
          <w:rFonts w:hint="eastAsia" w:ascii="黑体" w:hAnsi="黑体" w:cs="黑体"/>
          <w:b w:val="0"/>
          <w:bCs w:val="0"/>
          <w:szCs w:val="21"/>
        </w:rPr>
      </w:pPr>
      <w:bookmarkStart w:id="2172" w:name="_Toc157666904"/>
      <w:bookmarkStart w:id="2173" w:name="_Toc17939"/>
      <w:bookmarkStart w:id="2174" w:name="_Toc7536"/>
      <w:bookmarkStart w:id="2175" w:name="_Toc18702"/>
      <w:bookmarkStart w:id="2176" w:name="_Toc183380537"/>
      <w:bookmarkStart w:id="2177" w:name="_Toc12206"/>
      <w:bookmarkStart w:id="2178" w:name="_Toc31226"/>
      <w:bookmarkStart w:id="2179" w:name="_Toc24470"/>
      <w:bookmarkStart w:id="2180" w:name="_Toc7656"/>
      <w:bookmarkStart w:id="2181" w:name="_Toc13888"/>
      <w:bookmarkStart w:id="2182" w:name="_Toc13681"/>
      <w:bookmarkStart w:id="2183" w:name="_Toc14533"/>
      <w:bookmarkStart w:id="2184" w:name="_Toc20166"/>
      <w:bookmarkStart w:id="2185" w:name="_Toc514193825"/>
      <w:bookmarkStart w:id="2186" w:name="_Toc6999"/>
      <w:bookmarkStart w:id="2187" w:name="_Toc32215"/>
      <w:bookmarkStart w:id="2188" w:name="_Toc7623"/>
      <w:bookmarkStart w:id="2189" w:name="_Toc5236"/>
      <w:bookmarkStart w:id="2190" w:name="_Toc3762"/>
      <w:bookmarkStart w:id="2191" w:name="_Toc16670"/>
      <w:bookmarkStart w:id="2192" w:name="_Toc42"/>
      <w:bookmarkStart w:id="2193" w:name="_Toc2145523771"/>
      <w:bookmarkStart w:id="2194" w:name="_Toc25364"/>
      <w:bookmarkStart w:id="2195" w:name="_Toc19013"/>
      <w:bookmarkStart w:id="2196" w:name="_Toc13858"/>
      <w:bookmarkStart w:id="2197" w:name="_Toc17386"/>
      <w:bookmarkStart w:id="2198" w:name="_Toc183380616"/>
      <w:bookmarkStart w:id="2199" w:name="_Toc15367"/>
      <w:bookmarkStart w:id="2200" w:name="_Toc15144"/>
      <w:bookmarkStart w:id="2201" w:name="_Toc30977"/>
      <w:bookmarkStart w:id="2202" w:name="_Toc27069"/>
      <w:bookmarkStart w:id="2203" w:name="_Toc25821"/>
      <w:bookmarkStart w:id="2204" w:name="_Toc21420"/>
      <w:bookmarkStart w:id="2205" w:name="_Toc3470"/>
      <w:bookmarkStart w:id="2206" w:name="_Toc1948753226"/>
      <w:bookmarkStart w:id="2207" w:name="_Toc3472"/>
      <w:bookmarkStart w:id="2208" w:name="_Toc22838"/>
      <w:r>
        <w:rPr>
          <w:rFonts w:hint="eastAsia" w:ascii="黑体" w:hAnsi="黑体" w:cs="黑体"/>
          <w:b w:val="0"/>
          <w:bCs w:val="0"/>
          <w:szCs w:val="21"/>
        </w:rPr>
        <w:t>信息模型</w:t>
      </w:r>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p>
    <w:p w14:paraId="6F40B129">
      <w:pPr>
        <w:pStyle w:val="3"/>
        <w:rPr>
          <w:rFonts w:hint="eastAsia" w:ascii="黑体" w:hAnsi="黑体" w:cs="黑体"/>
          <w:b w:val="0"/>
          <w:bCs w:val="0"/>
          <w:szCs w:val="21"/>
        </w:rPr>
      </w:pPr>
      <w:bookmarkStart w:id="2209" w:name="_Toc29086"/>
      <w:bookmarkStart w:id="2210" w:name="_Toc4948"/>
      <w:bookmarkStart w:id="2211" w:name="_Toc13331"/>
      <w:bookmarkStart w:id="2212" w:name="_Toc20231"/>
      <w:bookmarkStart w:id="2213" w:name="_Toc19174"/>
      <w:bookmarkStart w:id="2214" w:name="_Toc29934"/>
      <w:bookmarkStart w:id="2215" w:name="_Toc24382"/>
      <w:bookmarkStart w:id="2216" w:name="_Toc12866"/>
      <w:bookmarkStart w:id="2217" w:name="_Toc14113"/>
      <w:bookmarkStart w:id="2218" w:name="_Toc15265"/>
      <w:bookmarkStart w:id="2219" w:name="_Toc358"/>
      <w:bookmarkStart w:id="2220" w:name="_Toc24209"/>
      <w:bookmarkStart w:id="2221" w:name="_Toc4674"/>
      <w:bookmarkStart w:id="2222" w:name="_Toc6970"/>
      <w:bookmarkStart w:id="2223" w:name="_Toc25079"/>
      <w:bookmarkStart w:id="2224" w:name="_Toc183380617"/>
      <w:bookmarkStart w:id="2225" w:name="_Toc27269"/>
      <w:bookmarkStart w:id="2226" w:name="_Toc26421"/>
      <w:bookmarkStart w:id="2227" w:name="_Toc25451"/>
      <w:bookmarkStart w:id="2228" w:name="_Toc10176"/>
      <w:bookmarkStart w:id="2229" w:name="_Toc21526"/>
      <w:bookmarkStart w:id="2230" w:name="_Toc23644"/>
      <w:bookmarkStart w:id="2231" w:name="_Toc1357"/>
      <w:bookmarkStart w:id="2232" w:name="_Toc27776"/>
      <w:bookmarkStart w:id="2233" w:name="_Toc183380538"/>
      <w:bookmarkStart w:id="2234" w:name="_Toc21284"/>
      <w:bookmarkStart w:id="2235" w:name="_Toc1949974259"/>
      <w:bookmarkStart w:id="2236" w:name="_Toc22818"/>
      <w:bookmarkStart w:id="2237" w:name="_Toc8413"/>
      <w:bookmarkStart w:id="2238" w:name="_Toc1220276991"/>
      <w:bookmarkStart w:id="2239" w:name="_Toc17529"/>
      <w:bookmarkStart w:id="2240" w:name="_Toc772758681"/>
      <w:bookmarkStart w:id="2241" w:name="_Toc20814"/>
      <w:bookmarkStart w:id="2242" w:name="_Toc12306"/>
      <w:bookmarkStart w:id="2243" w:name="_Toc92961055"/>
      <w:bookmarkStart w:id="2244" w:name="_Toc13959"/>
      <w:bookmarkStart w:id="2245" w:name="_Toc16089"/>
      <w:r>
        <w:rPr>
          <w:rFonts w:hint="eastAsia" w:ascii="黑体" w:hAnsi="黑体" w:cs="黑体"/>
          <w:b w:val="0"/>
          <w:bCs w:val="0"/>
          <w:szCs w:val="21"/>
        </w:rPr>
        <w:t>概述</w:t>
      </w:r>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p>
    <w:p w14:paraId="060A9688">
      <w:pPr>
        <w:ind w:firstLine="420" w:firstLineChars="200"/>
      </w:pPr>
      <w:r>
        <w:t>意图管理相关信息模型</w:t>
      </w:r>
      <w:r>
        <w:rPr>
          <w:rFonts w:hint="eastAsia"/>
          <w:lang w:eastAsia="zh"/>
        </w:rPr>
        <w:t>应</w:t>
      </w:r>
      <w:r>
        <w:rPr>
          <w:rFonts w:hint="eastAsia"/>
        </w:rPr>
        <w:t>包括</w:t>
      </w:r>
      <w:r>
        <w:t>意图管理信息模型与领域信息模型两种类型。其中，意图管理信息模型</w:t>
      </w:r>
      <w:r>
        <w:rPr>
          <w:rFonts w:hint="eastAsia"/>
          <w:lang w:eastAsia="zh"/>
        </w:rPr>
        <w:t>应</w:t>
      </w:r>
      <w:r>
        <w:rPr>
          <w:lang w:val="en"/>
        </w:rPr>
        <w:t>包含</w:t>
      </w:r>
      <w:r>
        <w:t>通用</w:t>
      </w:r>
      <w:r>
        <w:rPr>
          <w:rFonts w:hint="eastAsia"/>
        </w:rPr>
        <w:t>意图管理信息</w:t>
      </w:r>
      <w:r>
        <w:t>模型与领域扩展模型两部分。</w:t>
      </w:r>
    </w:p>
    <w:p w14:paraId="332F7CF8">
      <w:pPr>
        <w:numPr>
          <w:ilvl w:val="255"/>
          <w:numId w:val="0"/>
        </w:numPr>
        <w:ind w:firstLine="420" w:firstLineChars="200"/>
        <w:rPr>
          <w:rFonts w:hint="eastAsia" w:ascii="宋体" w:hAnsi="宋体"/>
        </w:rPr>
      </w:pPr>
      <w:r>
        <w:rPr>
          <w:rFonts w:hint="eastAsia" w:ascii="宋体" w:hAnsi="宋体"/>
          <w:lang w:bidi="ar"/>
        </w:rPr>
        <w:t xml:space="preserve">a） </w:t>
      </w:r>
      <w:r>
        <w:rPr>
          <w:rFonts w:ascii="宋体" w:hAnsi="宋体"/>
        </w:rPr>
        <w:t>通用</w:t>
      </w:r>
      <w:r>
        <w:rPr>
          <w:rFonts w:hint="eastAsia" w:ascii="宋体" w:hAnsi="宋体"/>
        </w:rPr>
        <w:t>信息</w:t>
      </w:r>
      <w:r>
        <w:rPr>
          <w:rFonts w:ascii="宋体" w:hAnsi="宋体"/>
        </w:rPr>
        <w:t>模型</w:t>
      </w:r>
      <w:r>
        <w:rPr>
          <w:rFonts w:hint="eastAsia" w:ascii="宋体" w:hAnsi="宋体"/>
        </w:rPr>
        <w:t>：</w:t>
      </w:r>
      <w:r>
        <w:rPr>
          <w:rFonts w:ascii="宋体" w:hAnsi="宋体"/>
        </w:rPr>
        <w:t>作为意图管理信息模型的基础</w:t>
      </w:r>
      <w:r>
        <w:rPr>
          <w:rFonts w:hint="eastAsia" w:ascii="宋体" w:hAnsi="宋体"/>
          <w:lang w:eastAsia="zh"/>
        </w:rPr>
        <w:t>，应</w:t>
      </w:r>
      <w:r>
        <w:rPr>
          <w:rFonts w:hint="eastAsia" w:ascii="宋体" w:hAnsi="宋体"/>
        </w:rPr>
        <w:t>指定领域无关的通用建模组件；</w:t>
      </w:r>
    </w:p>
    <w:p w14:paraId="4383C422">
      <w:pPr>
        <w:numPr>
          <w:ilvl w:val="255"/>
          <w:numId w:val="0"/>
        </w:numPr>
        <w:ind w:left="819" w:leftChars="190" w:hanging="420" w:hangingChars="200"/>
        <w:rPr>
          <w:rFonts w:hint="eastAsia" w:ascii="宋体" w:hAnsi="宋体"/>
        </w:rPr>
      </w:pPr>
      <w:r>
        <w:rPr>
          <w:rFonts w:hint="eastAsia" w:ascii="宋体" w:hAnsi="宋体"/>
          <w:lang w:bidi="ar"/>
        </w:rPr>
        <w:t xml:space="preserve">b） </w:t>
      </w:r>
      <w:r>
        <w:rPr>
          <w:rFonts w:ascii="宋体" w:hAnsi="宋体"/>
        </w:rPr>
        <w:t>领域扩展模型</w:t>
      </w:r>
      <w:r>
        <w:rPr>
          <w:rFonts w:hint="eastAsia" w:ascii="宋体" w:hAnsi="宋体"/>
        </w:rPr>
        <w:t>：基于通用信息模型中定义的通用建模组件</w:t>
      </w:r>
      <w:r>
        <w:rPr>
          <w:rFonts w:ascii="宋体" w:hAnsi="宋体"/>
          <w:lang w:val="en"/>
        </w:rPr>
        <w:t>，</w:t>
      </w:r>
      <w:r>
        <w:rPr>
          <w:rFonts w:hint="eastAsia" w:ascii="宋体" w:hAnsi="宋体"/>
          <w:lang w:val="en" w:eastAsia="zh"/>
        </w:rPr>
        <w:t>应指定</w:t>
      </w:r>
      <w:r>
        <w:rPr>
          <w:rFonts w:ascii="宋体" w:hAnsi="宋体"/>
          <w:lang w:val="en"/>
        </w:rPr>
        <w:t>根据领域应用需求</w:t>
      </w:r>
      <w:r>
        <w:rPr>
          <w:rFonts w:hint="eastAsia" w:ascii="宋体" w:hAnsi="宋体"/>
        </w:rPr>
        <w:t>引入的新建模组件（例如应用于特定领域的意图实例类型）；</w:t>
      </w:r>
    </w:p>
    <w:p w14:paraId="6815C3BE">
      <w:pPr>
        <w:numPr>
          <w:ilvl w:val="255"/>
          <w:numId w:val="0"/>
        </w:numPr>
        <w:ind w:left="819" w:leftChars="190" w:hanging="420" w:hangingChars="200"/>
        <w:rPr>
          <w:rFonts w:hint="eastAsia" w:ascii="宋体" w:hAnsi="宋体"/>
        </w:rPr>
      </w:pPr>
      <w:r>
        <w:rPr>
          <w:rFonts w:hint="eastAsia" w:ascii="宋体" w:hAnsi="宋体"/>
          <w:lang w:bidi="ar"/>
        </w:rPr>
        <w:t xml:space="preserve">c） </w:t>
      </w:r>
      <w:r>
        <w:rPr>
          <w:rFonts w:ascii="宋体" w:hAnsi="宋体"/>
        </w:rPr>
        <w:t>领域</w:t>
      </w:r>
      <w:r>
        <w:rPr>
          <w:rFonts w:hint="eastAsia" w:ascii="宋体" w:hAnsi="宋体"/>
        </w:rPr>
        <w:t>信息</w:t>
      </w:r>
      <w:r>
        <w:rPr>
          <w:rFonts w:ascii="宋体" w:hAnsi="宋体"/>
        </w:rPr>
        <w:t>模型</w:t>
      </w:r>
      <w:r>
        <w:rPr>
          <w:rFonts w:hint="eastAsia" w:ascii="宋体" w:hAnsi="宋体"/>
        </w:rPr>
        <w:t>：独立于</w:t>
      </w:r>
      <w:r>
        <w:rPr>
          <w:rFonts w:ascii="宋体" w:hAnsi="宋体"/>
        </w:rPr>
        <w:t>通用</w:t>
      </w:r>
      <w:r>
        <w:rPr>
          <w:rFonts w:hint="eastAsia" w:ascii="宋体" w:hAnsi="宋体"/>
        </w:rPr>
        <w:t>信息</w:t>
      </w:r>
      <w:r>
        <w:rPr>
          <w:rFonts w:ascii="宋体" w:hAnsi="宋体"/>
        </w:rPr>
        <w:t>模型</w:t>
      </w:r>
      <w:r>
        <w:rPr>
          <w:rFonts w:ascii="宋体" w:hAnsi="宋体"/>
          <w:lang w:val="en"/>
        </w:rPr>
        <w:t>，</w:t>
      </w:r>
      <w:r>
        <w:rPr>
          <w:rFonts w:hint="eastAsia" w:ascii="宋体" w:hAnsi="宋体"/>
        </w:rPr>
        <w:t>能</w:t>
      </w:r>
      <w:r>
        <w:rPr>
          <w:rFonts w:ascii="宋体" w:hAnsi="宋体"/>
          <w:lang w:val="en"/>
        </w:rPr>
        <w:t>用于意图表达的</w:t>
      </w:r>
      <w:r>
        <w:rPr>
          <w:rFonts w:hint="eastAsia" w:ascii="宋体" w:hAnsi="宋体"/>
        </w:rPr>
        <w:t>现有领域已有信息模型。例如</w:t>
      </w:r>
      <w:r>
        <w:rPr>
          <w:rFonts w:ascii="宋体" w:hAnsi="宋体"/>
          <w:lang w:val="en"/>
        </w:rPr>
        <w:t>，</w:t>
      </w:r>
      <w:r>
        <w:rPr>
          <w:rFonts w:ascii="宋体" w:hAnsi="宋体"/>
        </w:rPr>
        <w:t>使用</w:t>
      </w:r>
      <w:r>
        <w:rPr>
          <w:rFonts w:hint="eastAsia" w:ascii="宋体" w:hAnsi="宋体"/>
        </w:rPr>
        <w:t>领域</w:t>
      </w:r>
      <w:r>
        <w:rPr>
          <w:rFonts w:ascii="宋体" w:hAnsi="宋体"/>
          <w:lang w:val="en"/>
        </w:rPr>
        <w:t>已有</w:t>
      </w:r>
      <w:r>
        <w:rPr>
          <w:rFonts w:ascii="宋体" w:hAnsi="宋体"/>
        </w:rPr>
        <w:t>业务模型、资源模型、指标模型等</w:t>
      </w:r>
      <w:r>
        <w:rPr>
          <w:rFonts w:ascii="宋体" w:hAnsi="宋体"/>
          <w:lang w:val="en"/>
        </w:rPr>
        <w:t>，来</w:t>
      </w:r>
      <w:r>
        <w:rPr>
          <w:rFonts w:hint="eastAsia" w:ascii="宋体" w:hAnsi="宋体"/>
        </w:rPr>
        <w:t>具体定义</w:t>
      </w:r>
      <w:r>
        <w:rPr>
          <w:rFonts w:ascii="宋体" w:hAnsi="宋体"/>
          <w:lang w:val="en"/>
        </w:rPr>
        <w:t>意图</w:t>
      </w:r>
      <w:r>
        <w:rPr>
          <w:rFonts w:hint="eastAsia" w:ascii="宋体" w:hAnsi="宋体"/>
        </w:rPr>
        <w:t>期望达到的状态。</w:t>
      </w:r>
    </w:p>
    <w:p w14:paraId="560F428C">
      <w:pPr>
        <w:pStyle w:val="3"/>
        <w:rPr>
          <w:rFonts w:hint="eastAsia" w:ascii="黑体" w:hAnsi="黑体" w:cs="黑体"/>
          <w:b w:val="0"/>
          <w:bCs w:val="0"/>
        </w:rPr>
      </w:pPr>
      <w:bookmarkStart w:id="2246" w:name="_Toc10353"/>
      <w:bookmarkStart w:id="2247" w:name="_Toc3460"/>
      <w:bookmarkStart w:id="2248" w:name="_Toc17356"/>
      <w:bookmarkStart w:id="2249" w:name="_Toc436"/>
      <w:bookmarkStart w:id="2250" w:name="_Toc26381"/>
      <w:bookmarkStart w:id="2251" w:name="_Toc20424"/>
      <w:bookmarkStart w:id="2252" w:name="_Toc26219"/>
      <w:bookmarkStart w:id="2253" w:name="_Toc26944"/>
      <w:bookmarkStart w:id="2254" w:name="_Toc247165278"/>
      <w:bookmarkStart w:id="2255" w:name="_Toc78"/>
      <w:bookmarkStart w:id="2256" w:name="_Toc1019476916"/>
      <w:bookmarkStart w:id="2257" w:name="_Toc1612171189"/>
      <w:bookmarkStart w:id="2258" w:name="_Toc30111"/>
      <w:bookmarkStart w:id="2259" w:name="_Toc31073"/>
      <w:bookmarkStart w:id="2260" w:name="_Toc25366"/>
      <w:bookmarkStart w:id="2261" w:name="_Toc183380539"/>
      <w:bookmarkStart w:id="2262" w:name="_Toc16422"/>
      <w:bookmarkStart w:id="2263" w:name="_Toc183380618"/>
      <w:bookmarkStart w:id="2264" w:name="_Toc16722"/>
      <w:bookmarkStart w:id="2265" w:name="_Toc2817"/>
      <w:bookmarkStart w:id="2266" w:name="_Toc24419"/>
      <w:bookmarkStart w:id="2267" w:name="_Toc12662"/>
      <w:bookmarkStart w:id="2268" w:name="_Toc20463"/>
      <w:bookmarkStart w:id="2269" w:name="_Toc3126"/>
      <w:bookmarkStart w:id="2270" w:name="_Toc677749569"/>
      <w:bookmarkStart w:id="2271" w:name="_Toc23376"/>
      <w:bookmarkStart w:id="2272" w:name="_Toc9978"/>
      <w:bookmarkStart w:id="2273" w:name="_Toc31334"/>
      <w:bookmarkStart w:id="2274" w:name="_Toc16547"/>
      <w:bookmarkStart w:id="2275" w:name="_Toc17174"/>
      <w:bookmarkStart w:id="2276" w:name="_Toc29480"/>
      <w:bookmarkStart w:id="2277" w:name="_Toc26032"/>
      <w:bookmarkStart w:id="2278" w:name="_Toc13251"/>
      <w:bookmarkStart w:id="2279" w:name="_Toc15810"/>
      <w:bookmarkStart w:id="2280" w:name="_Toc18172"/>
      <w:bookmarkStart w:id="2281" w:name="_Toc10990"/>
      <w:bookmarkStart w:id="2282" w:name="_Toc12912"/>
      <w:r>
        <w:rPr>
          <w:rFonts w:hint="eastAsia" w:ascii="黑体" w:hAnsi="黑体" w:cs="黑体"/>
          <w:b w:val="0"/>
          <w:bCs w:val="0"/>
        </w:rPr>
        <w:t>建模技术要求</w:t>
      </w:r>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p>
    <w:p w14:paraId="40450AD2">
      <w:pPr>
        <w:ind w:firstLine="420" w:firstLineChars="200"/>
        <w:rPr>
          <w:rFonts w:hint="eastAsia" w:ascii="宋体" w:hAnsi="宋体"/>
          <w:lang w:bidi="ar"/>
        </w:rPr>
      </w:pPr>
      <w:r>
        <w:rPr>
          <w:rFonts w:ascii="宋体" w:hAnsi="宋体"/>
        </w:rPr>
        <w:t>通用</w:t>
      </w:r>
      <w:r>
        <w:rPr>
          <w:rFonts w:hint="eastAsia" w:ascii="宋体" w:hAnsi="宋体"/>
        </w:rPr>
        <w:t>信息</w:t>
      </w:r>
      <w:r>
        <w:rPr>
          <w:rFonts w:ascii="宋体" w:hAnsi="宋体"/>
        </w:rPr>
        <w:t>模型</w:t>
      </w:r>
      <w:r>
        <w:rPr>
          <w:rFonts w:ascii="宋体" w:hAnsi="宋体"/>
          <w:lang w:bidi="ar"/>
        </w:rPr>
        <w:t>的建模技术</w:t>
      </w:r>
      <w:r>
        <w:rPr>
          <w:rFonts w:hint="eastAsia" w:ascii="宋体" w:hAnsi="宋体"/>
          <w:lang w:eastAsia="zh" w:bidi="ar"/>
        </w:rPr>
        <w:t>应满足</w:t>
      </w:r>
      <w:r>
        <w:rPr>
          <w:rFonts w:ascii="宋体" w:hAnsi="宋体"/>
          <w:lang w:bidi="ar"/>
        </w:rPr>
        <w:t>如下</w:t>
      </w:r>
      <w:r>
        <w:rPr>
          <w:rFonts w:hint="eastAsia" w:ascii="宋体" w:hAnsi="宋体"/>
          <w:lang w:eastAsia="zh" w:bidi="ar"/>
        </w:rPr>
        <w:t>要求</w:t>
      </w:r>
      <w:r>
        <w:rPr>
          <w:rFonts w:ascii="宋体" w:hAnsi="宋体"/>
          <w:lang w:bidi="ar"/>
        </w:rPr>
        <w:t>：</w:t>
      </w:r>
    </w:p>
    <w:p w14:paraId="75BFCCE4">
      <w:pPr>
        <w:numPr>
          <w:ilvl w:val="255"/>
          <w:numId w:val="0"/>
        </w:numPr>
        <w:ind w:left="819" w:leftChars="190" w:hanging="420" w:hangingChars="200"/>
        <w:rPr>
          <w:rFonts w:hint="eastAsia" w:ascii="宋体" w:hAnsi="宋体"/>
        </w:rPr>
      </w:pPr>
      <w:r>
        <w:rPr>
          <w:rFonts w:hint="eastAsia" w:ascii="宋体" w:hAnsi="宋体"/>
          <w:lang w:bidi="ar"/>
        </w:rPr>
        <w:t xml:space="preserve">a） </w:t>
      </w:r>
      <w:r>
        <w:rPr>
          <w:rFonts w:hint="eastAsia" w:ascii="宋体" w:hAnsi="宋体"/>
        </w:rPr>
        <w:t>通用意图管理信息模型是自智网络中各领域共同遵循的模型，各领域扩展模型</w:t>
      </w:r>
      <w:r>
        <w:rPr>
          <w:rFonts w:ascii="宋体" w:hAnsi="宋体"/>
          <w:lang w:val="en"/>
        </w:rPr>
        <w:t>应与</w:t>
      </w:r>
      <w:r>
        <w:rPr>
          <w:rFonts w:hint="eastAsia" w:ascii="宋体" w:hAnsi="宋体"/>
        </w:rPr>
        <w:t>通用意图管理信息模型进行有效结合；</w:t>
      </w:r>
    </w:p>
    <w:p w14:paraId="643CA1BB">
      <w:pPr>
        <w:numPr>
          <w:ilvl w:val="255"/>
          <w:numId w:val="0"/>
        </w:numPr>
        <w:ind w:left="819" w:leftChars="190" w:hanging="420" w:hangingChars="200"/>
        <w:rPr>
          <w:rFonts w:hint="eastAsia" w:ascii="宋体" w:hAnsi="宋体"/>
        </w:rPr>
      </w:pPr>
      <w:r>
        <w:rPr>
          <w:rFonts w:hint="eastAsia" w:ascii="宋体" w:hAnsi="宋体"/>
          <w:lang w:bidi="ar"/>
        </w:rPr>
        <w:t xml:space="preserve">b） </w:t>
      </w:r>
      <w:r>
        <w:rPr>
          <w:rFonts w:hint="eastAsia" w:ascii="宋体" w:hAnsi="宋体"/>
        </w:rPr>
        <w:t>如果某个领域采用的非本文件定义的通用意图模型，应通过</w:t>
      </w:r>
      <w:r>
        <w:rPr>
          <w:rFonts w:ascii="宋体" w:hAnsi="宋体"/>
          <w:lang w:val="en"/>
        </w:rPr>
        <w:t>意图转译</w:t>
      </w:r>
      <w:r>
        <w:rPr>
          <w:rFonts w:hint="eastAsia" w:ascii="宋体" w:hAnsi="宋体"/>
        </w:rPr>
        <w:t>功能实现对不同意图模型的转换。</w:t>
      </w:r>
    </w:p>
    <w:p w14:paraId="53F4C634">
      <w:pPr>
        <w:numPr>
          <w:ilvl w:val="255"/>
          <w:numId w:val="0"/>
        </w:numPr>
        <w:ind w:firstLine="420" w:firstLineChars="200"/>
      </w:pPr>
      <w:r>
        <w:t>领域扩展模型的</w:t>
      </w:r>
      <w:r>
        <w:rPr>
          <w:lang w:bidi="ar"/>
        </w:rPr>
        <w:t>建模技术</w:t>
      </w:r>
      <w:r>
        <w:rPr>
          <w:rFonts w:hint="eastAsia"/>
          <w:lang w:eastAsia="zh" w:bidi="ar"/>
        </w:rPr>
        <w:t>应满足</w:t>
      </w:r>
      <w:r>
        <w:rPr>
          <w:lang w:bidi="ar"/>
        </w:rPr>
        <w:t>如下</w:t>
      </w:r>
      <w:r>
        <w:rPr>
          <w:rFonts w:hint="eastAsia"/>
          <w:lang w:eastAsia="zh" w:bidi="ar"/>
        </w:rPr>
        <w:t>要求</w:t>
      </w:r>
      <w:r>
        <w:rPr>
          <w:lang w:bidi="ar"/>
        </w:rPr>
        <w:t>：</w:t>
      </w:r>
    </w:p>
    <w:p w14:paraId="246251AD">
      <w:pPr>
        <w:pStyle w:val="179"/>
        <w:numPr>
          <w:ilvl w:val="0"/>
          <w:numId w:val="26"/>
        </w:numPr>
        <w:ind w:left="819" w:leftChars="190" w:hanging="420" w:hangingChars="200"/>
        <w:rPr>
          <w:rFonts w:hint="eastAsia" w:ascii="宋体" w:hAnsi="宋体"/>
        </w:rPr>
      </w:pPr>
      <w:r>
        <w:rPr>
          <w:rFonts w:hint="eastAsia" w:ascii="宋体" w:hAnsi="宋体"/>
        </w:rPr>
        <w:t>保持与通用信息模型的兼容性，具体包括：</w:t>
      </w:r>
    </w:p>
    <w:p w14:paraId="1A522FEA">
      <w:pPr>
        <w:pStyle w:val="179"/>
        <w:numPr>
          <w:ilvl w:val="0"/>
          <w:numId w:val="27"/>
        </w:numPr>
        <w:ind w:leftChars="400" w:hanging="420" w:hangingChars="200"/>
        <w:rPr>
          <w:rFonts w:hint="eastAsia" w:ascii="宋体" w:hAnsi="宋体"/>
          <w:lang w:bidi="ar"/>
        </w:rPr>
      </w:pPr>
      <w:r>
        <w:rPr>
          <w:rFonts w:hint="eastAsia" w:ascii="宋体" w:hAnsi="宋体"/>
          <w:lang w:bidi="ar"/>
        </w:rPr>
        <w:t>IntentInstance（意图实例）、Intent（意图对象）、IntentExpectation（意图期望）应遵从通用意图管理信息模型的定义；</w:t>
      </w:r>
    </w:p>
    <w:p w14:paraId="4D41E33D">
      <w:pPr>
        <w:pStyle w:val="179"/>
        <w:numPr>
          <w:ilvl w:val="0"/>
          <w:numId w:val="27"/>
        </w:numPr>
        <w:ind w:leftChars="400" w:hanging="420" w:hangingChars="200"/>
        <w:rPr>
          <w:rFonts w:hint="eastAsia" w:ascii="宋体" w:hAnsi="宋体"/>
          <w:lang w:bidi="ar"/>
        </w:rPr>
      </w:pPr>
      <w:r>
        <w:rPr>
          <w:rFonts w:hint="eastAsia" w:ascii="宋体" w:hAnsi="宋体"/>
          <w:lang w:bidi="ar"/>
        </w:rPr>
        <w:t>ExpectationTarget（期望目标）、ExpectationObject（期望对象）、FulfilmentInfo（实现状态信息）、IntentReport（意图报告）、Context（上下文）、Condition（条件），宜遵从通用信息模型的定义；</w:t>
      </w:r>
    </w:p>
    <w:p w14:paraId="49B30B93">
      <w:pPr>
        <w:pStyle w:val="179"/>
        <w:numPr>
          <w:ilvl w:val="255"/>
          <w:numId w:val="0"/>
        </w:numPr>
        <w:ind w:left="840" w:leftChars="200" w:hanging="420" w:hangingChars="200"/>
        <w:rPr>
          <w:rFonts w:hint="eastAsia" w:ascii="宋体" w:hAnsi="宋体"/>
        </w:rPr>
      </w:pPr>
      <w:r>
        <w:rPr>
          <w:rFonts w:hint="eastAsia" w:ascii="宋体" w:hAnsi="宋体"/>
          <w:lang w:bidi="ar"/>
        </w:rPr>
        <w:t xml:space="preserve">b） </w:t>
      </w:r>
      <w:r>
        <w:rPr>
          <w:rFonts w:hint="eastAsia" w:ascii="宋体" w:hAnsi="宋体"/>
        </w:rPr>
        <w:t>支持属性扩展：可在通用信息模型的基础上提供额外的属性和关系，以准确反映各领域内的业务需求和用户意图；</w:t>
      </w:r>
    </w:p>
    <w:p w14:paraId="19595E3C">
      <w:pPr>
        <w:pStyle w:val="179"/>
        <w:numPr>
          <w:ilvl w:val="255"/>
          <w:numId w:val="0"/>
        </w:numPr>
        <w:ind w:left="819" w:leftChars="190" w:hanging="420" w:hangingChars="200"/>
        <w:rPr>
          <w:rFonts w:hint="eastAsia" w:ascii="宋体" w:hAnsi="宋体"/>
        </w:rPr>
      </w:pPr>
      <w:r>
        <w:rPr>
          <w:rFonts w:hint="eastAsia" w:ascii="宋体" w:hAnsi="宋体"/>
          <w:lang w:bidi="ar"/>
        </w:rPr>
        <w:t xml:space="preserve">c） </w:t>
      </w:r>
      <w:r>
        <w:rPr>
          <w:rFonts w:hint="eastAsia" w:ascii="宋体" w:hAnsi="宋体"/>
        </w:rPr>
        <w:t>利用领域信息模型进行期望描述：</w:t>
      </w:r>
      <w:r>
        <w:rPr>
          <w:rFonts w:hint="eastAsia" w:ascii="宋体" w:hAnsi="宋体"/>
          <w:lang w:eastAsia="zh"/>
        </w:rPr>
        <w:t>宜</w:t>
      </w:r>
      <w:r>
        <w:rPr>
          <w:rFonts w:hint="eastAsia" w:ascii="宋体" w:hAnsi="宋体"/>
        </w:rPr>
        <w:t>使用领域信息模型（如业务模型、资源模型、指标模型等）对各领域内具体期望达到的状态列表进行精确描述。</w:t>
      </w:r>
    </w:p>
    <w:p w14:paraId="10FCD588">
      <w:pPr>
        <w:pStyle w:val="3"/>
        <w:rPr>
          <w:rFonts w:hint="eastAsia" w:ascii="黑体" w:hAnsi="黑体" w:cs="黑体"/>
          <w:b w:val="0"/>
          <w:bCs w:val="0"/>
        </w:rPr>
      </w:pPr>
      <w:bookmarkStart w:id="2283" w:name="_Toc5562"/>
      <w:bookmarkStart w:id="2284" w:name="_Toc19924"/>
      <w:bookmarkStart w:id="2285" w:name="_Toc29052"/>
      <w:bookmarkStart w:id="2286" w:name="_Toc27156"/>
      <w:bookmarkStart w:id="2287" w:name="_Toc24611"/>
      <w:bookmarkStart w:id="2288" w:name="_Toc21299"/>
      <w:bookmarkStart w:id="2289" w:name="_Toc26986"/>
      <w:bookmarkStart w:id="2290" w:name="_Toc183380619"/>
      <w:bookmarkStart w:id="2291" w:name="_Toc1110"/>
      <w:bookmarkStart w:id="2292" w:name="_Toc17451"/>
      <w:bookmarkStart w:id="2293" w:name="_Toc30789"/>
      <w:bookmarkStart w:id="2294" w:name="_Toc26703"/>
      <w:bookmarkStart w:id="2295" w:name="_Toc12207"/>
      <w:bookmarkStart w:id="2296" w:name="_Toc31430"/>
      <w:bookmarkStart w:id="2297" w:name="_Toc18807"/>
      <w:bookmarkStart w:id="2298" w:name="_Toc1878735548"/>
      <w:bookmarkStart w:id="2299" w:name="_Toc8614"/>
      <w:bookmarkStart w:id="2300" w:name="_Toc27028"/>
      <w:bookmarkStart w:id="2301" w:name="_Toc432678783"/>
      <w:bookmarkStart w:id="2302" w:name="_Toc4603"/>
      <w:bookmarkStart w:id="2303" w:name="_Toc2695"/>
      <w:bookmarkStart w:id="2304" w:name="_Toc32422"/>
      <w:bookmarkStart w:id="2305" w:name="_Toc24360"/>
      <w:bookmarkStart w:id="2306" w:name="_Toc17811"/>
      <w:bookmarkStart w:id="2307" w:name="_Toc183380540"/>
      <w:bookmarkStart w:id="2308" w:name="_Toc15980"/>
      <w:bookmarkStart w:id="2309" w:name="_Toc31641"/>
      <w:bookmarkStart w:id="2310" w:name="_Toc6299"/>
      <w:bookmarkStart w:id="2311" w:name="_Toc20637"/>
      <w:bookmarkStart w:id="2312" w:name="_Toc3659"/>
      <w:bookmarkStart w:id="2313" w:name="_Toc6402"/>
      <w:bookmarkStart w:id="2314" w:name="_Toc25999"/>
      <w:bookmarkStart w:id="2315" w:name="_Toc30616"/>
      <w:bookmarkStart w:id="2316" w:name="_Toc211464230"/>
      <w:bookmarkStart w:id="2317" w:name="_Toc813677168"/>
      <w:bookmarkStart w:id="2318" w:name="_Toc4741"/>
      <w:bookmarkStart w:id="2319" w:name="_Toc20626"/>
      <w:r>
        <w:rPr>
          <w:rFonts w:hint="eastAsia" w:ascii="黑体" w:hAnsi="黑体" w:cs="黑体"/>
          <w:b w:val="0"/>
          <w:bCs w:val="0"/>
        </w:rPr>
        <w:t>通用信息模型</w:t>
      </w:r>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p>
    <w:p w14:paraId="0BE09BA2">
      <w:pPr>
        <w:pStyle w:val="4"/>
        <w:rPr>
          <w:rFonts w:hint="eastAsia" w:hAnsi="黑体" w:cs="黑体"/>
          <w:b w:val="0"/>
          <w:bCs w:val="0"/>
        </w:rPr>
      </w:pPr>
      <w:bookmarkStart w:id="2320" w:name="_Toc10482"/>
      <w:bookmarkStart w:id="2321" w:name="_Toc117"/>
      <w:bookmarkStart w:id="2322" w:name="_Toc24625"/>
      <w:bookmarkStart w:id="2323" w:name="_Toc2758"/>
      <w:bookmarkStart w:id="2324" w:name="_Toc11814"/>
      <w:bookmarkStart w:id="2325" w:name="_Toc27279"/>
      <w:bookmarkStart w:id="2326" w:name="_Toc13903"/>
      <w:bookmarkStart w:id="2327" w:name="_Toc11092"/>
      <w:bookmarkStart w:id="2328" w:name="_Toc20575"/>
      <w:bookmarkStart w:id="2329" w:name="_Toc240258928"/>
      <w:bookmarkStart w:id="2330" w:name="_Toc12355"/>
      <w:bookmarkStart w:id="2331" w:name="_Toc31470"/>
      <w:bookmarkStart w:id="2332" w:name="_Toc23761"/>
      <w:bookmarkStart w:id="2333" w:name="_Toc22741"/>
      <w:bookmarkStart w:id="2334" w:name="_Toc17516"/>
      <w:bookmarkStart w:id="2335" w:name="_Toc13686"/>
      <w:bookmarkStart w:id="2336" w:name="_Toc183380541"/>
      <w:bookmarkStart w:id="2337" w:name="_Toc23126"/>
      <w:bookmarkStart w:id="2338" w:name="_Toc5647"/>
      <w:bookmarkStart w:id="2339" w:name="_Toc6563"/>
      <w:bookmarkStart w:id="2340" w:name="_Toc18412"/>
      <w:bookmarkStart w:id="2341" w:name="_Toc2024634335"/>
      <w:bookmarkStart w:id="2342" w:name="_Toc10051"/>
      <w:bookmarkStart w:id="2343" w:name="_Toc11908"/>
      <w:bookmarkStart w:id="2344" w:name="_Toc183380620"/>
      <w:bookmarkStart w:id="2345" w:name="_Toc4293"/>
      <w:bookmarkStart w:id="2346" w:name="_Toc14491"/>
      <w:bookmarkStart w:id="2347" w:name="_Toc31365"/>
      <w:bookmarkStart w:id="2348" w:name="_Toc15251"/>
      <w:bookmarkStart w:id="2349" w:name="_Toc14421"/>
      <w:bookmarkStart w:id="2350" w:name="_Toc18645"/>
      <w:bookmarkStart w:id="2351" w:name="_Toc5746"/>
      <w:bookmarkStart w:id="2352" w:name="_Toc27296"/>
      <w:bookmarkStart w:id="2353" w:name="_Toc1159998911"/>
      <w:bookmarkStart w:id="2354" w:name="_Toc16957"/>
      <w:bookmarkStart w:id="2355" w:name="_Toc819443547"/>
      <w:bookmarkStart w:id="2356" w:name="_Toc6575"/>
      <w:r>
        <w:rPr>
          <w:rFonts w:hint="eastAsia" w:hAnsi="黑体" w:cs="黑体"/>
          <w:b w:val="0"/>
          <w:bCs w:val="0"/>
        </w:rPr>
        <w:t>概述</w:t>
      </w:r>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p>
    <w:p w14:paraId="0EA0F8F0">
      <w:pPr>
        <w:ind w:firstLine="420" w:firstLineChars="200"/>
        <w:rPr>
          <w:rFonts w:hint="eastAsia" w:ascii="宋体" w:hAnsi="宋体"/>
          <w:shd w:val="clear" w:color="auto" w:fill="FFFFFF"/>
        </w:rPr>
      </w:pPr>
      <w:r>
        <w:rPr>
          <w:rFonts w:ascii="宋体" w:hAnsi="宋体"/>
          <w:shd w:val="clear" w:color="auto" w:fill="FFFFFF"/>
        </w:rPr>
        <w:t>如图</w:t>
      </w:r>
      <w:r>
        <w:rPr>
          <w:rFonts w:ascii="宋体" w:hAnsi="宋体"/>
          <w:shd w:val="clear" w:color="auto" w:fill="FFFFFF"/>
          <w:lang w:val="en"/>
        </w:rPr>
        <w:t>4</w:t>
      </w:r>
      <w:r>
        <w:rPr>
          <w:rFonts w:ascii="宋体" w:hAnsi="宋体"/>
          <w:shd w:val="clear" w:color="auto" w:fill="FFFFFF"/>
        </w:rPr>
        <w:t>所示，</w:t>
      </w:r>
      <w:r>
        <w:rPr>
          <w:rFonts w:ascii="宋体" w:hAnsi="宋体"/>
          <w:shd w:val="clear" w:color="auto" w:fill="FFFFFF"/>
          <w:lang w:val="en"/>
        </w:rPr>
        <w:t>意图管理</w:t>
      </w:r>
      <w:r>
        <w:rPr>
          <w:rFonts w:hint="eastAsia" w:ascii="宋体" w:hAnsi="宋体"/>
        </w:rPr>
        <w:t>通用信息模型</w:t>
      </w:r>
      <w:r>
        <w:rPr>
          <w:rFonts w:hint="eastAsia" w:ascii="宋体" w:hAnsi="宋体"/>
          <w:shd w:val="clear" w:color="auto" w:fill="FFFFFF"/>
        </w:rPr>
        <w:t>包含</w:t>
      </w:r>
      <w:r>
        <w:rPr>
          <w:rFonts w:ascii="宋体" w:hAnsi="宋体"/>
          <w:shd w:val="clear" w:color="auto" w:fill="FFFFFF"/>
        </w:rPr>
        <w:t>领域无关的意图对象、意图期望、期望目标、条件、上下文、实现状态信息、意图报告和意图实例信息元素建模组件。</w:t>
      </w:r>
    </w:p>
    <w:p w14:paraId="4C2822E1">
      <w:r>
        <w:rPr>
          <w:rFonts w:hint="eastAsia"/>
        </w:rPr>
        <w:drawing>
          <wp:inline distT="0" distB="0" distL="114300" distR="114300">
            <wp:extent cx="5334000" cy="4582160"/>
            <wp:effectExtent l="0" t="0" r="0" b="2540"/>
            <wp:docPr id="34" name="图片 34" descr="b23f5db73a1a469eb8db6a5f20f9b61d_5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23f5db73a1a469eb8db6a5f20f9b61d_50835"/>
                    <pic:cNvPicPr>
                      <a:picLocks noChangeAspect="1"/>
                    </pic:cNvPicPr>
                  </pic:nvPicPr>
                  <pic:blipFill>
                    <a:blip r:embed="rId23"/>
                    <a:stretch>
                      <a:fillRect/>
                    </a:stretch>
                  </pic:blipFill>
                  <pic:spPr>
                    <a:xfrm>
                      <a:off x="0" y="0"/>
                      <a:ext cx="5334000" cy="4582160"/>
                    </a:xfrm>
                    <a:prstGeom prst="rect">
                      <a:avLst/>
                    </a:prstGeom>
                  </pic:spPr>
                </pic:pic>
              </a:graphicData>
            </a:graphic>
          </wp:inline>
        </w:drawing>
      </w:r>
    </w:p>
    <w:p w14:paraId="4AF72FFA">
      <w:pPr>
        <w:pStyle w:val="14"/>
        <w:spacing w:before="120" w:beforeLines="50" w:after="120" w:afterLines="50"/>
        <w:ind w:firstLine="403"/>
        <w:jc w:val="center"/>
        <w:rPr>
          <w:sz w:val="21"/>
          <w:szCs w:val="21"/>
        </w:rPr>
      </w:pPr>
      <w:r>
        <w:rPr>
          <w:rFonts w:hint="eastAsia"/>
          <w:sz w:val="21"/>
          <w:szCs w:val="21"/>
        </w:rPr>
        <w:t xml:space="preserve">图 </w:t>
      </w:r>
      <w:r>
        <w:rPr>
          <w:sz w:val="21"/>
          <w:szCs w:val="21"/>
        </w:rPr>
        <w:t>4</w:t>
      </w:r>
      <w:r>
        <w:rPr>
          <w:rFonts w:hint="eastAsia"/>
          <w:sz w:val="21"/>
          <w:szCs w:val="21"/>
        </w:rPr>
        <w:t xml:space="preserve"> 意图管理通用信息模型</w:t>
      </w:r>
    </w:p>
    <w:p w14:paraId="6950B9FF">
      <w:pPr>
        <w:jc w:val="center"/>
        <w:rPr>
          <w:sz w:val="18"/>
          <w:szCs w:val="18"/>
          <w:lang w:bidi="ar"/>
        </w:rPr>
      </w:pPr>
      <w:r>
        <w:rPr>
          <w:rFonts w:hint="eastAsia" w:ascii="黑体" w:hAnsi="黑体" w:eastAsia="黑体" w:cs="黑体"/>
          <w:b/>
          <w:bCs/>
          <w:sz w:val="18"/>
          <w:szCs w:val="18"/>
          <w:lang w:bidi="ar"/>
        </w:rPr>
        <w:t>注：</w:t>
      </w:r>
      <w:r>
        <w:rPr>
          <w:rFonts w:hint="eastAsia"/>
          <w:sz w:val="18"/>
          <w:szCs w:val="18"/>
          <w:lang w:bidi="ar"/>
        </w:rPr>
        <w:t>本图</w:t>
      </w:r>
      <w:r>
        <w:rPr>
          <w:sz w:val="18"/>
          <w:szCs w:val="18"/>
          <w:lang w:bidi="ar"/>
        </w:rPr>
        <w:t>以类图形式</w:t>
      </w:r>
      <w:r>
        <w:rPr>
          <w:rFonts w:hint="eastAsia"/>
          <w:sz w:val="18"/>
          <w:szCs w:val="18"/>
          <w:lang w:bidi="ar"/>
        </w:rPr>
        <w:t>描述意图信息</w:t>
      </w:r>
      <w:r>
        <w:rPr>
          <w:sz w:val="18"/>
          <w:szCs w:val="18"/>
          <w:lang w:bidi="ar"/>
        </w:rPr>
        <w:t>，</w:t>
      </w:r>
      <w:r>
        <w:rPr>
          <w:rFonts w:hint="eastAsia"/>
          <w:sz w:val="18"/>
          <w:szCs w:val="18"/>
          <w:lang w:bidi="ar"/>
        </w:rPr>
        <w:t>各领域</w:t>
      </w:r>
      <w:del w:id="219" w:author="CMCC-0926" w:date="2025-09-28T16:38:54Z">
        <w:commentRangeStart w:id="13"/>
        <w:r>
          <w:rPr>
            <w:rFonts w:hint="eastAsia"/>
            <w:sz w:val="18"/>
            <w:szCs w:val="18"/>
            <w:lang w:eastAsia="zh" w:bidi="ar"/>
          </w:rPr>
          <w:delText>可</w:delText>
        </w:r>
        <w:commentRangeEnd w:id="13"/>
      </w:del>
      <w:r>
        <w:commentReference w:id="13"/>
      </w:r>
      <w:r>
        <w:rPr>
          <w:rFonts w:hint="eastAsia"/>
          <w:sz w:val="18"/>
          <w:szCs w:val="18"/>
          <w:lang w:bidi="ar"/>
        </w:rPr>
        <w:t>使用对象类或数据类型的方式来实现。</w:t>
      </w:r>
    </w:p>
    <w:p w14:paraId="07D1F8DB">
      <w:pPr>
        <w:jc w:val="center"/>
        <w:rPr>
          <w:sz w:val="18"/>
          <w:szCs w:val="18"/>
          <w:lang w:bidi="ar"/>
        </w:rPr>
      </w:pPr>
    </w:p>
    <w:p w14:paraId="2238402B">
      <w:pPr>
        <w:pStyle w:val="4"/>
        <w:rPr>
          <w:rFonts w:hint="eastAsia" w:hAnsi="黑体" w:cs="黑体"/>
          <w:b w:val="0"/>
          <w:bCs w:val="0"/>
        </w:rPr>
      </w:pPr>
      <w:bookmarkStart w:id="2357" w:name="_Toc16251"/>
      <w:bookmarkStart w:id="2358" w:name="_Toc12777"/>
      <w:bookmarkStart w:id="2359" w:name="_Toc25902"/>
      <w:bookmarkStart w:id="2360" w:name="_Toc29510"/>
      <w:bookmarkStart w:id="2361" w:name="_Toc7082"/>
      <w:bookmarkStart w:id="2362" w:name="_Toc26261"/>
      <w:bookmarkStart w:id="2363" w:name="_Toc22560"/>
      <w:bookmarkStart w:id="2364" w:name="_Toc287"/>
      <w:bookmarkStart w:id="2365" w:name="_Toc2810"/>
      <w:bookmarkStart w:id="2366" w:name="_Toc31986"/>
      <w:bookmarkStart w:id="2367" w:name="_Toc183380542"/>
      <w:bookmarkStart w:id="2368" w:name="_Toc183380621"/>
      <w:bookmarkStart w:id="2369" w:name="_Toc8338"/>
      <w:bookmarkStart w:id="2370" w:name="_Toc6730"/>
      <w:bookmarkStart w:id="2371" w:name="_Toc22047"/>
      <w:bookmarkStart w:id="2372" w:name="_Toc12392"/>
      <w:bookmarkStart w:id="2373" w:name="_Toc1236180770"/>
      <w:bookmarkStart w:id="2374" w:name="_Toc6194"/>
      <w:bookmarkStart w:id="2375" w:name="_Toc29843"/>
      <w:bookmarkStart w:id="2376" w:name="_Toc23364"/>
      <w:bookmarkStart w:id="2377" w:name="_Toc14995"/>
      <w:bookmarkStart w:id="2378" w:name="_Toc25522"/>
      <w:bookmarkStart w:id="2379" w:name="_Toc26977"/>
      <w:bookmarkStart w:id="2380" w:name="_Toc1552107708"/>
      <w:bookmarkStart w:id="2381" w:name="_Toc7442"/>
      <w:bookmarkStart w:id="2382" w:name="_Toc12059"/>
      <w:bookmarkStart w:id="2383" w:name="_Toc9838"/>
      <w:bookmarkStart w:id="2384" w:name="_Toc31929"/>
      <w:bookmarkStart w:id="2385" w:name="_Toc17856"/>
      <w:bookmarkStart w:id="2386" w:name="_Toc6939"/>
      <w:bookmarkStart w:id="2387" w:name="_Toc17905"/>
      <w:bookmarkStart w:id="2388" w:name="_Toc141944507"/>
      <w:bookmarkStart w:id="2389" w:name="_Toc1910920956"/>
      <w:bookmarkStart w:id="2390" w:name="_Toc13994"/>
      <w:bookmarkStart w:id="2391" w:name="_Toc32118"/>
      <w:bookmarkStart w:id="2392" w:name="_Toc16513"/>
      <w:bookmarkStart w:id="2393" w:name="_Toc12527"/>
      <w:r>
        <w:rPr>
          <w:rFonts w:hint="eastAsia" w:hAnsi="黑体" w:cs="黑体"/>
          <w:b w:val="0"/>
          <w:bCs w:val="0"/>
        </w:rPr>
        <w:t>IntentHandlingCapability 意图处理能力</w:t>
      </w:r>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p>
    <w:p w14:paraId="593A0FB7">
      <w:pPr>
        <w:ind w:firstLine="420"/>
        <w:rPr>
          <w:lang w:eastAsia="zh"/>
        </w:rPr>
      </w:pPr>
      <w:r>
        <w:rPr>
          <w:rFonts w:hint="eastAsia"/>
          <w:lang w:eastAsia="zh"/>
        </w:rPr>
        <w:t>意图处理能力信息元素</w:t>
      </w:r>
      <w:r>
        <w:rPr>
          <w:rFonts w:hint="eastAsia" w:ascii="宋体" w:hAnsi="宋体"/>
          <w:lang w:eastAsia="zh"/>
        </w:rPr>
        <w:t>建模应满足表30所</w:t>
      </w:r>
      <w:r>
        <w:rPr>
          <w:rFonts w:hint="eastAsia"/>
          <w:lang w:eastAsia="zh"/>
        </w:rPr>
        <w:t>示属性要求。</w:t>
      </w:r>
    </w:p>
    <w:p w14:paraId="144A7319">
      <w:pPr>
        <w:pStyle w:val="14"/>
        <w:spacing w:before="120" w:beforeLines="50" w:after="120" w:afterLines="50"/>
        <w:ind w:firstLine="403"/>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30</w:t>
      </w:r>
      <w:r>
        <w:rPr>
          <w:rFonts w:hint="eastAsia" w:ascii="黑体" w:hAnsi="黑体" w:cs="黑体"/>
          <w:sz w:val="21"/>
          <w:szCs w:val="21"/>
        </w:rPr>
        <w:fldChar w:fldCharType="end"/>
      </w:r>
      <w:r>
        <w:rPr>
          <w:rFonts w:hint="eastAsia" w:ascii="黑体" w:hAnsi="黑体" w:cs="黑体"/>
          <w:sz w:val="21"/>
          <w:szCs w:val="21"/>
        </w:rPr>
        <w:t xml:space="preserve"> IntentHandlingCapability 意图处理能力</w:t>
      </w:r>
    </w:p>
    <w:tbl>
      <w:tblPr>
        <w:tblStyle w:val="5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917"/>
        <w:gridCol w:w="1116"/>
        <w:gridCol w:w="3671"/>
      </w:tblGrid>
      <w:tr w14:paraId="39CB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8" w:space="0"/>
              <w:left w:val="single" w:color="000000" w:sz="8" w:space="0"/>
              <w:bottom w:val="single" w:color="000000" w:sz="8" w:space="0"/>
            </w:tcBorders>
            <w:shd w:val="clear" w:color="auto" w:fill="FFFFFF" w:themeFill="background1"/>
            <w:vAlign w:val="center"/>
          </w:tcPr>
          <w:p w14:paraId="1B7B98FF">
            <w:pPr>
              <w:pStyle w:val="271"/>
              <w:autoSpaceDE/>
              <w:autoSpaceDN/>
              <w:rPr>
                <w:rFonts w:hint="eastAsia" w:ascii="宋体" w:hAnsi="宋体" w:cs="宋体"/>
                <w:b w:val="0"/>
                <w:bCs/>
              </w:rPr>
            </w:pPr>
            <w:r>
              <w:rPr>
                <w:rFonts w:hint="eastAsia" w:ascii="宋体" w:hAnsi="宋体" w:cs="宋体"/>
                <w:b w:val="0"/>
                <w:bCs/>
              </w:rPr>
              <w:t>属性</w:t>
            </w:r>
          </w:p>
        </w:tc>
        <w:tc>
          <w:tcPr>
            <w:tcW w:w="798" w:type="pct"/>
            <w:tcBorders>
              <w:top w:val="single" w:color="000000" w:sz="8" w:space="0"/>
              <w:bottom w:val="single" w:color="000000" w:sz="8" w:space="0"/>
            </w:tcBorders>
            <w:shd w:val="clear" w:color="auto" w:fill="FFFFFF" w:themeFill="background1"/>
            <w:vAlign w:val="center"/>
          </w:tcPr>
          <w:p w14:paraId="2581D856">
            <w:pPr>
              <w:pStyle w:val="271"/>
              <w:autoSpaceDE/>
              <w:autoSpaceDN/>
              <w:rPr>
                <w:rFonts w:hint="eastAsia" w:ascii="宋体" w:hAnsi="宋体" w:cs="宋体"/>
                <w:b w:val="0"/>
                <w:bCs/>
              </w:rPr>
            </w:pPr>
            <w:r>
              <w:rPr>
                <w:rFonts w:hint="eastAsia" w:ascii="宋体" w:hAnsi="宋体" w:cs="宋体"/>
                <w:b w:val="0"/>
                <w:bCs/>
              </w:rPr>
              <w:t>基数</w:t>
            </w:r>
          </w:p>
        </w:tc>
        <w:tc>
          <w:tcPr>
            <w:tcW w:w="728" w:type="pct"/>
            <w:tcBorders>
              <w:top w:val="single" w:color="000000" w:sz="8" w:space="0"/>
              <w:bottom w:val="single" w:color="000000" w:sz="8" w:space="0"/>
            </w:tcBorders>
            <w:shd w:val="clear" w:color="auto" w:fill="FFFFFF" w:themeFill="background1"/>
            <w:vAlign w:val="center"/>
          </w:tcPr>
          <w:p w14:paraId="438907CD">
            <w:pPr>
              <w:pStyle w:val="271"/>
              <w:autoSpaceDE/>
              <w:autoSpaceDN/>
              <w:rPr>
                <w:rFonts w:hint="eastAsia" w:ascii="宋体" w:hAnsi="宋体" w:cs="宋体"/>
                <w:b w:val="0"/>
                <w:bCs/>
              </w:rPr>
            </w:pPr>
            <w:r>
              <w:rPr>
                <w:rFonts w:hint="eastAsia" w:ascii="宋体" w:hAnsi="宋体" w:cs="宋体"/>
                <w:b w:val="0"/>
                <w:bCs/>
              </w:rPr>
              <w:t>类型</w:t>
            </w:r>
          </w:p>
        </w:tc>
        <w:tc>
          <w:tcPr>
            <w:tcW w:w="2563" w:type="pct"/>
            <w:tcBorders>
              <w:top w:val="single" w:color="000000" w:sz="8" w:space="0"/>
              <w:bottom w:val="single" w:color="000000" w:sz="8" w:space="0"/>
              <w:right w:val="single" w:color="000000" w:sz="8" w:space="0"/>
            </w:tcBorders>
            <w:shd w:val="clear" w:color="auto" w:fill="FFFFFF" w:themeFill="background1"/>
            <w:vAlign w:val="center"/>
          </w:tcPr>
          <w:p w14:paraId="505BF784">
            <w:pPr>
              <w:pStyle w:val="271"/>
              <w:autoSpaceDE/>
              <w:autoSpaceDN/>
              <w:rPr>
                <w:rFonts w:hint="eastAsia" w:ascii="宋体" w:hAnsi="宋体" w:cs="宋体"/>
                <w:b w:val="0"/>
                <w:bCs/>
              </w:rPr>
            </w:pPr>
            <w:r>
              <w:rPr>
                <w:rFonts w:hint="eastAsia" w:ascii="宋体" w:hAnsi="宋体" w:cs="宋体"/>
                <w:b w:val="0"/>
                <w:bCs/>
              </w:rPr>
              <w:t>描述</w:t>
            </w:r>
          </w:p>
        </w:tc>
      </w:tr>
      <w:tr w14:paraId="7D69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8" w:space="0"/>
              <w:left w:val="single" w:color="000000" w:sz="8" w:space="0"/>
            </w:tcBorders>
            <w:vAlign w:val="center"/>
          </w:tcPr>
          <w:p w14:paraId="246EE6E9">
            <w:pPr>
              <w:pStyle w:val="271"/>
              <w:rPr>
                <w:rFonts w:hint="eastAsia" w:ascii="宋体" w:hAnsi="宋体" w:cs="宋体"/>
                <w:b w:val="0"/>
                <w:bCs/>
              </w:rPr>
            </w:pPr>
            <w:r>
              <w:rPr>
                <w:rFonts w:hint="eastAsia" w:ascii="宋体" w:hAnsi="宋体" w:cs="宋体"/>
                <w:b w:val="0"/>
                <w:bCs/>
              </w:rPr>
              <w:t>intentHandlingCapabilityId</w:t>
            </w:r>
          </w:p>
        </w:tc>
        <w:tc>
          <w:tcPr>
            <w:tcW w:w="798" w:type="pct"/>
            <w:tcBorders>
              <w:top w:val="single" w:color="000000" w:sz="8" w:space="0"/>
            </w:tcBorders>
            <w:vAlign w:val="center"/>
          </w:tcPr>
          <w:p w14:paraId="54E1E66D">
            <w:pPr>
              <w:pStyle w:val="271"/>
              <w:rPr>
                <w:rFonts w:hint="eastAsia" w:ascii="宋体" w:hAnsi="宋体" w:cs="宋体"/>
                <w:b w:val="0"/>
                <w:bCs/>
              </w:rPr>
            </w:pPr>
            <w:r>
              <w:rPr>
                <w:rFonts w:hint="eastAsia" w:ascii="宋体" w:hAnsi="宋体" w:cs="宋体"/>
                <w:b w:val="0"/>
                <w:bCs/>
              </w:rPr>
              <w:t>1</w:t>
            </w:r>
          </w:p>
        </w:tc>
        <w:tc>
          <w:tcPr>
            <w:tcW w:w="728" w:type="pct"/>
            <w:tcBorders>
              <w:top w:val="single" w:color="000000" w:sz="8" w:space="0"/>
            </w:tcBorders>
            <w:vAlign w:val="center"/>
          </w:tcPr>
          <w:p w14:paraId="3583FCC9">
            <w:pPr>
              <w:pStyle w:val="271"/>
              <w:rPr>
                <w:rFonts w:hint="eastAsia" w:ascii="宋体" w:hAnsi="宋体" w:cs="宋体"/>
                <w:b w:val="0"/>
                <w:bCs/>
              </w:rPr>
            </w:pPr>
            <w:r>
              <w:rPr>
                <w:rFonts w:hint="eastAsia" w:ascii="宋体" w:hAnsi="宋体" w:cs="宋体"/>
                <w:b w:val="0"/>
                <w:bCs/>
                <w:lang w:bidi="ar"/>
              </w:rPr>
              <w:t>Identifier</w:t>
            </w:r>
          </w:p>
        </w:tc>
        <w:tc>
          <w:tcPr>
            <w:tcW w:w="2563" w:type="pct"/>
            <w:tcBorders>
              <w:top w:val="single" w:color="000000" w:sz="8" w:space="0"/>
              <w:right w:val="single" w:color="000000" w:sz="8" w:space="0"/>
            </w:tcBorders>
          </w:tcPr>
          <w:p w14:paraId="383D16B4">
            <w:pPr>
              <w:pStyle w:val="271"/>
              <w:jc w:val="left"/>
              <w:rPr>
                <w:rFonts w:hint="eastAsia" w:ascii="宋体" w:hAnsi="宋体" w:cs="宋体"/>
                <w:b w:val="0"/>
                <w:bCs/>
              </w:rPr>
            </w:pPr>
            <w:r>
              <w:rPr>
                <w:rFonts w:hint="eastAsia" w:ascii="宋体" w:hAnsi="宋体" w:cs="宋体"/>
                <w:b w:val="0"/>
                <w:bCs/>
              </w:rPr>
              <w:t>意图处理能力的标识符。</w:t>
            </w:r>
          </w:p>
        </w:tc>
      </w:tr>
      <w:tr w14:paraId="3997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9" w:type="pct"/>
            <w:tcBorders>
              <w:left w:val="single" w:color="000000" w:sz="8" w:space="0"/>
            </w:tcBorders>
            <w:vAlign w:val="center"/>
          </w:tcPr>
          <w:p w14:paraId="197C7E6C">
            <w:pPr>
              <w:pStyle w:val="271"/>
              <w:rPr>
                <w:rFonts w:hint="eastAsia" w:ascii="宋体" w:hAnsi="宋体" w:cs="宋体"/>
                <w:b w:val="0"/>
                <w:bCs/>
              </w:rPr>
            </w:pPr>
            <w:r>
              <w:rPr>
                <w:rFonts w:hint="eastAsia" w:ascii="宋体" w:hAnsi="宋体" w:cs="宋体"/>
                <w:b w:val="0"/>
                <w:bCs/>
              </w:rPr>
              <w:t>supportedExpectationType</w:t>
            </w:r>
          </w:p>
        </w:tc>
        <w:tc>
          <w:tcPr>
            <w:tcW w:w="798" w:type="pct"/>
            <w:vAlign w:val="center"/>
          </w:tcPr>
          <w:p w14:paraId="6BF30F74">
            <w:pPr>
              <w:pStyle w:val="271"/>
              <w:rPr>
                <w:rFonts w:hint="eastAsia" w:ascii="宋体" w:hAnsi="宋体" w:cs="宋体"/>
                <w:b w:val="0"/>
                <w:bCs/>
              </w:rPr>
            </w:pPr>
            <w:r>
              <w:rPr>
                <w:rFonts w:hint="eastAsia" w:ascii="宋体" w:hAnsi="宋体" w:cs="宋体"/>
                <w:b w:val="0"/>
                <w:bCs/>
              </w:rPr>
              <w:t>1</w:t>
            </w:r>
          </w:p>
        </w:tc>
        <w:tc>
          <w:tcPr>
            <w:tcW w:w="728" w:type="pct"/>
            <w:vAlign w:val="center"/>
          </w:tcPr>
          <w:p w14:paraId="292180A9">
            <w:pPr>
              <w:pStyle w:val="271"/>
              <w:rPr>
                <w:rFonts w:hint="eastAsia" w:ascii="宋体" w:hAnsi="宋体" w:cs="宋体"/>
                <w:b w:val="0"/>
                <w:bCs/>
                <w:lang w:bidi="ar"/>
              </w:rPr>
            </w:pPr>
            <w:r>
              <w:rPr>
                <w:rFonts w:hint="eastAsia" w:ascii="宋体" w:hAnsi="宋体" w:cs="宋体"/>
                <w:b w:val="0"/>
                <w:bCs/>
                <w:lang w:bidi="ar"/>
              </w:rPr>
              <w:t>Enum</w:t>
            </w:r>
          </w:p>
        </w:tc>
        <w:tc>
          <w:tcPr>
            <w:tcW w:w="2563" w:type="pct"/>
            <w:tcBorders>
              <w:right w:val="single" w:color="000000" w:sz="8" w:space="0"/>
            </w:tcBorders>
          </w:tcPr>
          <w:p w14:paraId="71D2359C">
            <w:pPr>
              <w:pStyle w:val="271"/>
              <w:jc w:val="left"/>
              <w:rPr>
                <w:rFonts w:hint="eastAsia" w:ascii="宋体" w:hAnsi="宋体" w:cs="宋体"/>
                <w:b w:val="0"/>
                <w:bCs/>
              </w:rPr>
            </w:pPr>
            <w:r>
              <w:rPr>
                <w:rFonts w:hint="eastAsia" w:ascii="宋体" w:hAnsi="宋体" w:cs="宋体"/>
                <w:b w:val="0"/>
                <w:bCs/>
              </w:rPr>
              <w:t>支持的期望类型。</w:t>
            </w:r>
          </w:p>
        </w:tc>
      </w:tr>
      <w:tr w14:paraId="164D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9" w:type="pct"/>
            <w:tcBorders>
              <w:left w:val="single" w:color="000000" w:sz="8" w:space="0"/>
            </w:tcBorders>
            <w:vAlign w:val="center"/>
          </w:tcPr>
          <w:p w14:paraId="6491A203">
            <w:pPr>
              <w:pStyle w:val="271"/>
              <w:rPr>
                <w:rFonts w:hint="eastAsia" w:ascii="宋体" w:hAnsi="宋体" w:cs="宋体"/>
                <w:b w:val="0"/>
                <w:bCs/>
              </w:rPr>
            </w:pPr>
            <w:r>
              <w:rPr>
                <w:rFonts w:hint="eastAsia" w:ascii="宋体" w:hAnsi="宋体" w:cs="宋体"/>
                <w:b w:val="0"/>
                <w:bCs/>
              </w:rPr>
              <w:t>supportedExpectationObjectType</w:t>
            </w:r>
          </w:p>
        </w:tc>
        <w:tc>
          <w:tcPr>
            <w:tcW w:w="798" w:type="pct"/>
            <w:vAlign w:val="center"/>
          </w:tcPr>
          <w:p w14:paraId="08D237BF">
            <w:pPr>
              <w:pStyle w:val="271"/>
              <w:rPr>
                <w:rFonts w:hint="eastAsia" w:ascii="宋体" w:hAnsi="宋体" w:cs="宋体"/>
                <w:b w:val="0"/>
                <w:bCs/>
              </w:rPr>
            </w:pPr>
            <w:r>
              <w:rPr>
                <w:rFonts w:hint="eastAsia" w:ascii="宋体" w:hAnsi="宋体" w:cs="宋体"/>
                <w:b w:val="0"/>
                <w:bCs/>
              </w:rPr>
              <w:t>1</w:t>
            </w:r>
          </w:p>
        </w:tc>
        <w:tc>
          <w:tcPr>
            <w:tcW w:w="728" w:type="pct"/>
            <w:vAlign w:val="center"/>
          </w:tcPr>
          <w:p w14:paraId="3002C117">
            <w:pPr>
              <w:pStyle w:val="271"/>
              <w:rPr>
                <w:rFonts w:hint="eastAsia" w:ascii="宋体" w:hAnsi="宋体" w:cs="宋体"/>
                <w:b w:val="0"/>
                <w:bCs/>
              </w:rPr>
            </w:pPr>
            <w:r>
              <w:rPr>
                <w:rFonts w:hint="eastAsia" w:ascii="宋体" w:hAnsi="宋体" w:cs="宋体"/>
                <w:b w:val="0"/>
                <w:bCs/>
                <w:lang w:bidi="ar"/>
              </w:rPr>
              <w:t>Enum</w:t>
            </w:r>
          </w:p>
        </w:tc>
        <w:tc>
          <w:tcPr>
            <w:tcW w:w="2563" w:type="pct"/>
            <w:tcBorders>
              <w:right w:val="single" w:color="000000" w:sz="8" w:space="0"/>
            </w:tcBorders>
          </w:tcPr>
          <w:p w14:paraId="2B4327F4">
            <w:pPr>
              <w:pStyle w:val="271"/>
              <w:jc w:val="left"/>
              <w:rPr>
                <w:rFonts w:hint="eastAsia" w:ascii="宋体" w:hAnsi="宋体" w:cs="宋体"/>
                <w:b w:val="0"/>
                <w:bCs/>
              </w:rPr>
            </w:pPr>
            <w:r>
              <w:rPr>
                <w:rFonts w:hint="eastAsia" w:ascii="宋体" w:hAnsi="宋体" w:cs="宋体"/>
                <w:b w:val="0"/>
                <w:bCs/>
              </w:rPr>
              <w:t>支持的期望对象类型。</w:t>
            </w:r>
          </w:p>
        </w:tc>
      </w:tr>
      <w:tr w14:paraId="76C5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left w:val="single" w:color="000000" w:sz="8" w:space="0"/>
              <w:bottom w:val="single" w:color="000000" w:sz="8" w:space="0"/>
            </w:tcBorders>
            <w:vAlign w:val="center"/>
          </w:tcPr>
          <w:p w14:paraId="48ABAC43">
            <w:pPr>
              <w:pStyle w:val="271"/>
              <w:rPr>
                <w:rFonts w:hint="eastAsia" w:ascii="宋体" w:hAnsi="宋体" w:cs="宋体"/>
                <w:b w:val="0"/>
                <w:bCs/>
              </w:rPr>
            </w:pPr>
            <w:r>
              <w:rPr>
                <w:rFonts w:hint="eastAsia" w:ascii="宋体" w:hAnsi="宋体" w:cs="宋体"/>
                <w:b w:val="0"/>
                <w:bCs/>
              </w:rPr>
              <w:t>supportedExpectationTargetNames</w:t>
            </w:r>
          </w:p>
        </w:tc>
        <w:tc>
          <w:tcPr>
            <w:tcW w:w="798" w:type="pct"/>
            <w:tcBorders>
              <w:bottom w:val="single" w:color="000000" w:sz="8" w:space="0"/>
            </w:tcBorders>
            <w:vAlign w:val="center"/>
          </w:tcPr>
          <w:p w14:paraId="344488D1">
            <w:pPr>
              <w:pStyle w:val="271"/>
              <w:rPr>
                <w:rFonts w:hint="eastAsia" w:ascii="宋体" w:hAnsi="宋体" w:cs="宋体"/>
                <w:b w:val="0"/>
                <w:bCs/>
              </w:rPr>
            </w:pPr>
            <w:r>
              <w:rPr>
                <w:rFonts w:hint="eastAsia" w:ascii="宋体" w:hAnsi="宋体" w:cs="宋体"/>
                <w:b w:val="0"/>
                <w:bCs/>
              </w:rPr>
              <w:t>1..N</w:t>
            </w:r>
          </w:p>
        </w:tc>
        <w:tc>
          <w:tcPr>
            <w:tcW w:w="728" w:type="pct"/>
            <w:tcBorders>
              <w:bottom w:val="single" w:color="000000" w:sz="8" w:space="0"/>
            </w:tcBorders>
            <w:vAlign w:val="center"/>
          </w:tcPr>
          <w:p w14:paraId="500BCAFA">
            <w:pPr>
              <w:pStyle w:val="271"/>
              <w:rPr>
                <w:rFonts w:hint="eastAsia" w:ascii="宋体" w:hAnsi="宋体" w:cs="宋体"/>
                <w:b w:val="0"/>
                <w:bCs/>
              </w:rPr>
            </w:pPr>
            <w:r>
              <w:rPr>
                <w:rFonts w:hint="eastAsia" w:ascii="宋体" w:hAnsi="宋体" w:cs="宋体"/>
                <w:b w:val="0"/>
                <w:bCs/>
                <w:lang w:bidi="ar"/>
              </w:rPr>
              <w:t>String</w:t>
            </w:r>
          </w:p>
        </w:tc>
        <w:tc>
          <w:tcPr>
            <w:tcW w:w="2563" w:type="pct"/>
            <w:tcBorders>
              <w:bottom w:val="single" w:color="000000" w:sz="8" w:space="0"/>
              <w:right w:val="single" w:color="000000" w:sz="8" w:space="0"/>
            </w:tcBorders>
          </w:tcPr>
          <w:p w14:paraId="1220E08A">
            <w:pPr>
              <w:pStyle w:val="271"/>
              <w:jc w:val="left"/>
              <w:rPr>
                <w:rFonts w:hint="eastAsia" w:ascii="宋体" w:hAnsi="宋体" w:cs="宋体"/>
                <w:b w:val="0"/>
                <w:bCs/>
              </w:rPr>
            </w:pPr>
            <w:r>
              <w:rPr>
                <w:rFonts w:hint="eastAsia" w:ascii="宋体" w:hAnsi="宋体" w:cs="宋体"/>
                <w:b w:val="0"/>
                <w:bCs/>
              </w:rPr>
              <w:t>支持的期望对象类型对应的期望目标。</w:t>
            </w:r>
          </w:p>
        </w:tc>
      </w:tr>
    </w:tbl>
    <w:p w14:paraId="5C8F2998">
      <w:pPr>
        <w:pStyle w:val="4"/>
        <w:spacing w:before="240" w:beforeLines="100"/>
        <w:ind w:left="709"/>
        <w:rPr>
          <w:b w:val="0"/>
          <w:bCs w:val="0"/>
        </w:rPr>
      </w:pPr>
      <w:bookmarkStart w:id="2394" w:name="_Toc30159"/>
      <w:bookmarkStart w:id="2395" w:name="_Toc27174"/>
      <w:bookmarkStart w:id="2396" w:name="_Toc183380622"/>
      <w:bookmarkStart w:id="2397" w:name="_Toc13830"/>
      <w:bookmarkStart w:id="2398" w:name="_Toc32069"/>
      <w:bookmarkStart w:id="2399" w:name="_Toc27611"/>
      <w:bookmarkStart w:id="2400" w:name="_Toc7844"/>
      <w:bookmarkStart w:id="2401" w:name="_Toc32192"/>
      <w:bookmarkStart w:id="2402" w:name="_Toc28542"/>
      <w:bookmarkStart w:id="2403" w:name="_Toc32529"/>
      <w:bookmarkStart w:id="2404" w:name="_Toc11572"/>
      <w:bookmarkStart w:id="2405" w:name="_Toc4553"/>
      <w:bookmarkStart w:id="2406" w:name="_Toc5129"/>
      <w:bookmarkStart w:id="2407" w:name="_Toc29547"/>
      <w:bookmarkStart w:id="2408" w:name="_Toc31722"/>
      <w:bookmarkStart w:id="2409" w:name="_Toc183380543"/>
      <w:bookmarkStart w:id="2410" w:name="_Toc758490394"/>
      <w:bookmarkStart w:id="2411" w:name="_Toc32396"/>
      <w:bookmarkStart w:id="2412" w:name="_Toc21557"/>
      <w:bookmarkStart w:id="2413" w:name="_Toc7605"/>
      <w:bookmarkStart w:id="2414" w:name="_Toc1425683881"/>
      <w:bookmarkStart w:id="2415" w:name="_Toc1495508041"/>
      <w:bookmarkStart w:id="2416" w:name="_Toc20107"/>
      <w:bookmarkStart w:id="2417" w:name="_Toc26028"/>
      <w:bookmarkStart w:id="2418" w:name="_Toc26833"/>
      <w:bookmarkStart w:id="2419" w:name="_Toc4833"/>
      <w:bookmarkStart w:id="2420" w:name="_Toc938279276"/>
      <w:bookmarkStart w:id="2421" w:name="_Toc18272"/>
      <w:bookmarkStart w:id="2422" w:name="_Toc5497"/>
      <w:bookmarkStart w:id="2423" w:name="_Toc7846"/>
      <w:bookmarkStart w:id="2424" w:name="_Toc18816"/>
      <w:bookmarkStart w:id="2425" w:name="_Toc24326"/>
      <w:bookmarkStart w:id="2426" w:name="_Toc14245"/>
      <w:bookmarkStart w:id="2427" w:name="_Toc27315"/>
      <w:r>
        <w:rPr>
          <w:rFonts w:hint="eastAsia"/>
          <w:b w:val="0"/>
          <w:bCs w:val="0"/>
        </w:rPr>
        <w:t>Intent 意图</w:t>
      </w:r>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p>
    <w:p w14:paraId="623DCD68">
      <w:pPr>
        <w:ind w:firstLine="420" w:firstLineChars="200"/>
        <w:jc w:val="left"/>
        <w:rPr>
          <w:rFonts w:hint="eastAsia" w:ascii="黑体" w:hAnsi="黑体" w:cs="黑体"/>
          <w:szCs w:val="21"/>
        </w:rPr>
      </w:pPr>
      <w:r>
        <w:rPr>
          <w:rFonts w:hint="eastAsia" w:ascii="黑体" w:hAnsi="黑体" w:cs="黑体"/>
          <w:szCs w:val="21"/>
        </w:rPr>
        <w:t>意图信息元素建模应</w:t>
      </w:r>
      <w:r>
        <w:rPr>
          <w:rFonts w:hint="eastAsia" w:ascii="宋体" w:hAnsi="宋体"/>
          <w:lang w:eastAsia="zh"/>
        </w:rPr>
        <w:t>满足表31所示属</w:t>
      </w:r>
      <w:r>
        <w:rPr>
          <w:rFonts w:hint="eastAsia" w:ascii="黑体" w:hAnsi="黑体" w:cs="黑体"/>
          <w:szCs w:val="21"/>
        </w:rPr>
        <w:t>性要求。</w:t>
      </w:r>
    </w:p>
    <w:p w14:paraId="04A545AE">
      <w:pPr>
        <w:spacing w:before="120" w:beforeLines="50" w:after="120" w:afterLines="50"/>
        <w:ind w:firstLine="420" w:firstLineChars="200"/>
        <w:jc w:val="center"/>
        <w:rPr>
          <w:rFonts w:hint="eastAsia" w:ascii="黑体" w:hAnsi="黑体" w:eastAsia="黑体" w:cs="黑体"/>
          <w:szCs w:val="21"/>
        </w:rPr>
      </w:pPr>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31</w:t>
      </w:r>
      <w:r>
        <w:rPr>
          <w:rFonts w:hint="eastAsia" w:ascii="黑体" w:hAnsi="黑体" w:cs="黑体"/>
          <w:szCs w:val="21"/>
        </w:rPr>
        <w:fldChar w:fldCharType="end"/>
      </w:r>
      <w:r>
        <w:rPr>
          <w:rFonts w:hint="eastAsia" w:ascii="黑体" w:hAnsi="黑体" w:cs="黑体"/>
          <w:szCs w:val="21"/>
        </w:rPr>
        <w:t xml:space="preserve"> Intent意图</w:t>
      </w:r>
    </w:p>
    <w:tbl>
      <w:tblPr>
        <w:tblStyle w:val="57"/>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026"/>
        <w:gridCol w:w="1746"/>
        <w:gridCol w:w="4102"/>
      </w:tblGrid>
      <w:tr w14:paraId="7906A37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bottom w:val="single" w:color="000000" w:sz="8" w:space="0"/>
            </w:tcBorders>
            <w:shd w:val="clear" w:color="auto" w:fill="FFFFFF" w:themeFill="background1"/>
            <w:vAlign w:val="center"/>
          </w:tcPr>
          <w:p w14:paraId="4685DA6D">
            <w:pPr>
              <w:pStyle w:val="271"/>
              <w:rPr>
                <w:rFonts w:hint="eastAsia" w:ascii="宋体" w:hAnsi="宋体" w:cs="宋体"/>
                <w:b w:val="0"/>
                <w:bCs/>
              </w:rPr>
            </w:pPr>
            <w:r>
              <w:rPr>
                <w:rFonts w:hint="eastAsia" w:ascii="宋体" w:hAnsi="宋体" w:cs="宋体"/>
                <w:b w:val="0"/>
                <w:bCs/>
              </w:rPr>
              <w:t>属性</w:t>
            </w:r>
          </w:p>
        </w:tc>
        <w:tc>
          <w:tcPr>
            <w:tcW w:w="798" w:type="pct"/>
            <w:tcBorders>
              <w:bottom w:val="single" w:color="000000" w:sz="8" w:space="0"/>
            </w:tcBorders>
            <w:shd w:val="clear" w:color="auto" w:fill="FFFFFF" w:themeFill="background1"/>
            <w:vAlign w:val="center"/>
          </w:tcPr>
          <w:p w14:paraId="0003DDAD">
            <w:pPr>
              <w:pStyle w:val="271"/>
              <w:rPr>
                <w:rFonts w:hint="eastAsia" w:ascii="宋体" w:hAnsi="宋体" w:cs="宋体"/>
                <w:b w:val="0"/>
                <w:bCs/>
              </w:rPr>
            </w:pPr>
            <w:r>
              <w:rPr>
                <w:rFonts w:hint="eastAsia" w:ascii="宋体" w:hAnsi="宋体" w:cs="宋体"/>
                <w:b w:val="0"/>
                <w:bCs/>
              </w:rPr>
              <w:t>基数</w:t>
            </w:r>
          </w:p>
        </w:tc>
        <w:tc>
          <w:tcPr>
            <w:tcW w:w="728" w:type="pct"/>
            <w:tcBorders>
              <w:bottom w:val="single" w:color="000000" w:sz="8" w:space="0"/>
            </w:tcBorders>
            <w:shd w:val="clear" w:color="auto" w:fill="FFFFFF" w:themeFill="background1"/>
            <w:vAlign w:val="center"/>
          </w:tcPr>
          <w:p w14:paraId="31420CE2">
            <w:pPr>
              <w:pStyle w:val="271"/>
              <w:rPr>
                <w:rFonts w:hint="eastAsia" w:ascii="宋体" w:hAnsi="宋体" w:cs="宋体"/>
                <w:b w:val="0"/>
                <w:bCs/>
              </w:rPr>
            </w:pPr>
            <w:r>
              <w:rPr>
                <w:rFonts w:hint="eastAsia" w:ascii="宋体" w:hAnsi="宋体" w:cs="宋体"/>
                <w:b w:val="0"/>
                <w:bCs/>
              </w:rPr>
              <w:t>类型</w:t>
            </w:r>
          </w:p>
        </w:tc>
        <w:tc>
          <w:tcPr>
            <w:tcW w:w="2563" w:type="pct"/>
            <w:tcBorders>
              <w:bottom w:val="single" w:color="000000" w:sz="8" w:space="0"/>
            </w:tcBorders>
            <w:shd w:val="clear" w:color="auto" w:fill="FFFFFF" w:themeFill="background1"/>
            <w:vAlign w:val="center"/>
          </w:tcPr>
          <w:p w14:paraId="3B7C6323">
            <w:pPr>
              <w:pStyle w:val="271"/>
              <w:rPr>
                <w:rFonts w:hint="eastAsia" w:ascii="宋体" w:hAnsi="宋体" w:cs="宋体"/>
                <w:b w:val="0"/>
                <w:bCs/>
              </w:rPr>
            </w:pPr>
            <w:r>
              <w:rPr>
                <w:rFonts w:hint="eastAsia" w:ascii="宋体" w:hAnsi="宋体" w:cs="宋体"/>
                <w:b w:val="0"/>
                <w:bCs/>
              </w:rPr>
              <w:t>描述</w:t>
            </w:r>
          </w:p>
        </w:tc>
      </w:tr>
      <w:tr w14:paraId="0BC5D642">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8" w:space="0"/>
            </w:tcBorders>
            <w:vAlign w:val="center"/>
          </w:tcPr>
          <w:p w14:paraId="129C23B5">
            <w:pPr>
              <w:jc w:val="center"/>
              <w:rPr>
                <w:rFonts w:hint="eastAsia" w:ascii="宋体" w:hAnsi="宋体" w:cs="宋体"/>
                <w:bCs/>
                <w:kern w:val="0"/>
                <w:sz w:val="18"/>
                <w:szCs w:val="18"/>
              </w:rPr>
            </w:pPr>
            <w:r>
              <w:rPr>
                <w:rFonts w:hint="eastAsia" w:ascii="宋体" w:hAnsi="宋体" w:cs="宋体"/>
                <w:bCs/>
                <w:kern w:val="0"/>
                <w:sz w:val="18"/>
                <w:szCs w:val="18"/>
              </w:rPr>
              <w:t>intentId</w:t>
            </w:r>
          </w:p>
        </w:tc>
        <w:tc>
          <w:tcPr>
            <w:tcW w:w="798" w:type="pct"/>
            <w:tcBorders>
              <w:top w:val="single" w:color="000000" w:sz="8" w:space="0"/>
            </w:tcBorders>
            <w:vAlign w:val="center"/>
          </w:tcPr>
          <w:p w14:paraId="1EC17711">
            <w:pPr>
              <w:jc w:val="center"/>
              <w:rPr>
                <w:rFonts w:hint="eastAsia" w:ascii="宋体" w:hAnsi="宋体" w:cs="宋体"/>
                <w:bCs/>
                <w:kern w:val="0"/>
                <w:sz w:val="18"/>
                <w:szCs w:val="18"/>
              </w:rPr>
            </w:pPr>
            <w:r>
              <w:rPr>
                <w:rFonts w:ascii="宋体" w:hAnsi="宋体" w:cs="宋体"/>
                <w:bCs/>
                <w:kern w:val="0"/>
                <w:sz w:val="18"/>
                <w:szCs w:val="18"/>
              </w:rPr>
              <w:t>1</w:t>
            </w:r>
          </w:p>
        </w:tc>
        <w:tc>
          <w:tcPr>
            <w:tcW w:w="728" w:type="pct"/>
            <w:tcBorders>
              <w:top w:val="single" w:color="000000" w:sz="8" w:space="0"/>
            </w:tcBorders>
            <w:vAlign w:val="center"/>
          </w:tcPr>
          <w:p w14:paraId="0DBA2CB7">
            <w:pPr>
              <w:jc w:val="center"/>
              <w:rPr>
                <w:rFonts w:hint="eastAsia" w:ascii="宋体" w:hAnsi="宋体" w:cs="宋体"/>
                <w:bCs/>
                <w:kern w:val="0"/>
                <w:sz w:val="18"/>
                <w:szCs w:val="18"/>
              </w:rPr>
            </w:pPr>
            <w:r>
              <w:rPr>
                <w:rFonts w:hint="eastAsia" w:ascii="宋体" w:hAnsi="宋体" w:cs="宋体"/>
                <w:bCs/>
                <w:kern w:val="0"/>
                <w:sz w:val="18"/>
                <w:szCs w:val="18"/>
              </w:rPr>
              <w:t>Identifier</w:t>
            </w:r>
          </w:p>
        </w:tc>
        <w:tc>
          <w:tcPr>
            <w:tcW w:w="2563" w:type="pct"/>
            <w:tcBorders>
              <w:top w:val="single" w:color="000000" w:sz="8" w:space="0"/>
            </w:tcBorders>
          </w:tcPr>
          <w:p w14:paraId="35E663C8">
            <w:pPr>
              <w:jc w:val="left"/>
              <w:rPr>
                <w:rFonts w:hint="eastAsia" w:ascii="宋体" w:hAnsi="宋体" w:cs="宋体"/>
                <w:bCs/>
                <w:kern w:val="0"/>
                <w:sz w:val="18"/>
                <w:szCs w:val="18"/>
              </w:rPr>
            </w:pPr>
            <w:r>
              <w:rPr>
                <w:rFonts w:hint="eastAsia" w:ascii="宋体" w:hAnsi="宋体" w:cs="宋体"/>
                <w:bCs/>
                <w:kern w:val="0"/>
                <w:sz w:val="18"/>
                <w:szCs w:val="18"/>
              </w:rPr>
              <w:t>意图标识符。</w:t>
            </w:r>
          </w:p>
        </w:tc>
      </w:tr>
      <w:tr w14:paraId="7FE257B8">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9" w:type="pct"/>
            <w:vAlign w:val="center"/>
          </w:tcPr>
          <w:p w14:paraId="6B81B9C6">
            <w:pPr>
              <w:jc w:val="center"/>
              <w:rPr>
                <w:rFonts w:hint="eastAsia" w:ascii="宋体" w:hAnsi="宋体" w:cs="宋体"/>
                <w:bCs/>
                <w:kern w:val="0"/>
                <w:sz w:val="18"/>
                <w:szCs w:val="18"/>
              </w:rPr>
            </w:pPr>
            <w:r>
              <w:rPr>
                <w:rFonts w:hint="eastAsia" w:ascii="宋体" w:hAnsi="宋体" w:cs="宋体"/>
                <w:bCs/>
                <w:kern w:val="0"/>
                <w:sz w:val="18"/>
                <w:szCs w:val="18"/>
              </w:rPr>
              <w:t>intentName</w:t>
            </w:r>
          </w:p>
        </w:tc>
        <w:tc>
          <w:tcPr>
            <w:tcW w:w="798" w:type="pct"/>
            <w:vAlign w:val="center"/>
          </w:tcPr>
          <w:p w14:paraId="5B52869E">
            <w:pPr>
              <w:jc w:val="center"/>
              <w:rPr>
                <w:rFonts w:hint="eastAsia" w:ascii="宋体" w:hAnsi="宋体" w:cs="宋体"/>
                <w:bCs/>
                <w:kern w:val="0"/>
                <w:sz w:val="18"/>
                <w:szCs w:val="18"/>
              </w:rPr>
            </w:pPr>
            <w:r>
              <w:rPr>
                <w:rFonts w:ascii="宋体" w:hAnsi="宋体" w:cs="宋体"/>
                <w:bCs/>
                <w:kern w:val="0"/>
                <w:sz w:val="18"/>
                <w:szCs w:val="18"/>
              </w:rPr>
              <w:t>1</w:t>
            </w:r>
          </w:p>
        </w:tc>
        <w:tc>
          <w:tcPr>
            <w:tcW w:w="728" w:type="pct"/>
            <w:vAlign w:val="center"/>
          </w:tcPr>
          <w:p w14:paraId="5EC64FD8">
            <w:pPr>
              <w:jc w:val="center"/>
              <w:rPr>
                <w:rFonts w:hint="eastAsia" w:ascii="宋体" w:hAnsi="宋体" w:cs="宋体"/>
                <w:bCs/>
                <w:kern w:val="0"/>
                <w:sz w:val="18"/>
                <w:szCs w:val="18"/>
              </w:rPr>
            </w:pPr>
            <w:r>
              <w:rPr>
                <w:rFonts w:hint="eastAsia" w:ascii="宋体" w:hAnsi="宋体" w:cs="宋体"/>
                <w:bCs/>
                <w:kern w:val="0"/>
                <w:sz w:val="18"/>
                <w:szCs w:val="18"/>
              </w:rPr>
              <w:t>String</w:t>
            </w:r>
          </w:p>
        </w:tc>
        <w:tc>
          <w:tcPr>
            <w:tcW w:w="2563" w:type="pct"/>
          </w:tcPr>
          <w:p w14:paraId="0463E474">
            <w:pPr>
              <w:jc w:val="left"/>
              <w:rPr>
                <w:rFonts w:hint="eastAsia" w:ascii="宋体" w:hAnsi="宋体" w:cs="宋体"/>
                <w:bCs/>
                <w:kern w:val="0"/>
                <w:sz w:val="18"/>
                <w:szCs w:val="18"/>
              </w:rPr>
            </w:pPr>
            <w:r>
              <w:rPr>
                <w:rFonts w:hint="eastAsia" w:ascii="宋体" w:hAnsi="宋体" w:cs="宋体"/>
                <w:bCs/>
                <w:kern w:val="0"/>
                <w:sz w:val="18"/>
                <w:szCs w:val="18"/>
              </w:rPr>
              <w:t>意图名称。</w:t>
            </w:r>
          </w:p>
        </w:tc>
      </w:tr>
      <w:tr w14:paraId="06C0D1B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vAlign w:val="center"/>
          </w:tcPr>
          <w:p w14:paraId="0592295A">
            <w:pPr>
              <w:jc w:val="center"/>
              <w:rPr>
                <w:rFonts w:hint="eastAsia" w:ascii="宋体" w:hAnsi="宋体" w:cs="宋体"/>
                <w:bCs/>
                <w:kern w:val="0"/>
                <w:sz w:val="18"/>
                <w:szCs w:val="18"/>
              </w:rPr>
            </w:pPr>
            <w:r>
              <w:rPr>
                <w:rFonts w:hint="eastAsia" w:ascii="宋体" w:hAnsi="宋体" w:cs="宋体"/>
                <w:bCs/>
                <w:kern w:val="0"/>
                <w:sz w:val="18"/>
                <w:szCs w:val="18"/>
              </w:rPr>
              <w:t>intentExpectations</w:t>
            </w:r>
          </w:p>
        </w:tc>
        <w:tc>
          <w:tcPr>
            <w:tcW w:w="798" w:type="pct"/>
            <w:vAlign w:val="center"/>
          </w:tcPr>
          <w:p w14:paraId="578E93CB">
            <w:pPr>
              <w:jc w:val="center"/>
              <w:rPr>
                <w:rFonts w:hint="eastAsia" w:ascii="宋体" w:hAnsi="宋体" w:cs="宋体"/>
                <w:bCs/>
                <w:kern w:val="0"/>
                <w:sz w:val="18"/>
                <w:szCs w:val="18"/>
              </w:rPr>
            </w:pPr>
            <w:r>
              <w:rPr>
                <w:rFonts w:ascii="宋体" w:hAnsi="宋体" w:cs="宋体"/>
                <w:bCs/>
                <w:kern w:val="0"/>
                <w:sz w:val="18"/>
                <w:szCs w:val="18"/>
              </w:rPr>
              <w:t>1..N</w:t>
            </w:r>
          </w:p>
        </w:tc>
        <w:tc>
          <w:tcPr>
            <w:tcW w:w="728" w:type="pct"/>
            <w:vAlign w:val="center"/>
          </w:tcPr>
          <w:p w14:paraId="27676EF6">
            <w:pPr>
              <w:jc w:val="center"/>
              <w:rPr>
                <w:rFonts w:hint="eastAsia" w:ascii="宋体" w:hAnsi="宋体" w:cs="宋体"/>
                <w:bCs/>
                <w:kern w:val="0"/>
                <w:sz w:val="18"/>
                <w:szCs w:val="18"/>
              </w:rPr>
            </w:pPr>
            <w:r>
              <w:rPr>
                <w:rFonts w:hint="eastAsia" w:ascii="宋体" w:hAnsi="宋体" w:cs="宋体"/>
                <w:bCs/>
                <w:kern w:val="0"/>
                <w:sz w:val="18"/>
                <w:szCs w:val="18"/>
              </w:rPr>
              <w:t>IntentExpectation</w:t>
            </w:r>
          </w:p>
        </w:tc>
        <w:tc>
          <w:tcPr>
            <w:tcW w:w="2563" w:type="pct"/>
          </w:tcPr>
          <w:p w14:paraId="094F2541">
            <w:pPr>
              <w:jc w:val="left"/>
              <w:rPr>
                <w:rFonts w:hint="eastAsia" w:ascii="宋体" w:hAnsi="宋体" w:cs="宋体"/>
                <w:bCs/>
                <w:kern w:val="0"/>
                <w:sz w:val="18"/>
                <w:szCs w:val="18"/>
              </w:rPr>
            </w:pPr>
            <w:r>
              <w:rPr>
                <w:rFonts w:hint="eastAsia" w:ascii="宋体" w:hAnsi="宋体" w:cs="宋体"/>
                <w:bCs/>
                <w:kern w:val="0"/>
                <w:sz w:val="18"/>
                <w:szCs w:val="18"/>
              </w:rPr>
              <w:t>意图期望列表。</w:t>
            </w:r>
          </w:p>
        </w:tc>
      </w:tr>
      <w:tr w14:paraId="57DAF502">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vAlign w:val="center"/>
          </w:tcPr>
          <w:p w14:paraId="19EFEC2B">
            <w:pPr>
              <w:jc w:val="center"/>
              <w:rPr>
                <w:rFonts w:hint="eastAsia" w:ascii="宋体" w:hAnsi="宋体" w:cs="宋体"/>
                <w:bCs/>
                <w:kern w:val="0"/>
                <w:sz w:val="18"/>
                <w:szCs w:val="18"/>
              </w:rPr>
            </w:pPr>
            <w:r>
              <w:rPr>
                <w:rFonts w:hint="eastAsia" w:ascii="宋体" w:hAnsi="宋体" w:cs="宋体"/>
                <w:bCs/>
                <w:kern w:val="0"/>
                <w:sz w:val="18"/>
                <w:szCs w:val="18"/>
              </w:rPr>
              <w:t>intentContexts</w:t>
            </w:r>
          </w:p>
        </w:tc>
        <w:tc>
          <w:tcPr>
            <w:tcW w:w="798" w:type="pct"/>
            <w:vAlign w:val="center"/>
          </w:tcPr>
          <w:p w14:paraId="369F29A3">
            <w:pPr>
              <w:jc w:val="center"/>
              <w:rPr>
                <w:rFonts w:hint="eastAsia" w:ascii="宋体" w:hAnsi="宋体" w:cs="宋体"/>
                <w:bCs/>
                <w:kern w:val="0"/>
                <w:sz w:val="18"/>
                <w:szCs w:val="18"/>
              </w:rPr>
            </w:pPr>
            <w:r>
              <w:rPr>
                <w:rFonts w:ascii="宋体" w:hAnsi="宋体" w:cs="宋体"/>
                <w:bCs/>
                <w:kern w:val="0"/>
                <w:sz w:val="18"/>
                <w:szCs w:val="18"/>
              </w:rPr>
              <w:t>0..N</w:t>
            </w:r>
          </w:p>
        </w:tc>
        <w:tc>
          <w:tcPr>
            <w:tcW w:w="728" w:type="pct"/>
            <w:vAlign w:val="center"/>
          </w:tcPr>
          <w:p w14:paraId="5F9CC3D3">
            <w:pPr>
              <w:jc w:val="center"/>
              <w:rPr>
                <w:rFonts w:hint="eastAsia" w:ascii="宋体" w:hAnsi="宋体" w:cs="宋体"/>
                <w:bCs/>
                <w:kern w:val="0"/>
                <w:sz w:val="18"/>
                <w:szCs w:val="18"/>
              </w:rPr>
            </w:pPr>
            <w:r>
              <w:rPr>
                <w:rFonts w:hint="eastAsia" w:ascii="宋体" w:hAnsi="宋体" w:cs="宋体"/>
                <w:bCs/>
                <w:kern w:val="0"/>
                <w:sz w:val="18"/>
                <w:szCs w:val="18"/>
              </w:rPr>
              <w:t>Context</w:t>
            </w:r>
          </w:p>
        </w:tc>
        <w:tc>
          <w:tcPr>
            <w:tcW w:w="2563" w:type="pct"/>
          </w:tcPr>
          <w:p w14:paraId="3A5B1C3C">
            <w:pPr>
              <w:jc w:val="left"/>
              <w:rPr>
                <w:rFonts w:hint="eastAsia" w:ascii="宋体" w:hAnsi="宋体" w:cs="宋体"/>
                <w:bCs/>
                <w:kern w:val="0"/>
                <w:sz w:val="18"/>
                <w:szCs w:val="18"/>
              </w:rPr>
            </w:pPr>
            <w:r>
              <w:rPr>
                <w:rFonts w:hint="eastAsia" w:ascii="宋体" w:hAnsi="宋体" w:cs="宋体"/>
                <w:bCs/>
                <w:kern w:val="0"/>
                <w:sz w:val="18"/>
                <w:szCs w:val="18"/>
              </w:rPr>
              <w:t>意图上下文列表，代表应用于整个意图的约束和条件。</w:t>
            </w:r>
          </w:p>
        </w:tc>
      </w:tr>
    </w:tbl>
    <w:p w14:paraId="6531AC73">
      <w:pPr>
        <w:pStyle w:val="4"/>
        <w:spacing w:before="240" w:beforeLines="100"/>
        <w:ind w:left="709"/>
        <w:rPr>
          <w:b w:val="0"/>
          <w:bCs w:val="0"/>
        </w:rPr>
      </w:pPr>
      <w:bookmarkStart w:id="2428" w:name="_Toc2100213853"/>
      <w:bookmarkStart w:id="2429" w:name="_Toc1444"/>
      <w:bookmarkStart w:id="2430" w:name="_Toc8046"/>
      <w:bookmarkStart w:id="2431" w:name="_Toc12724"/>
      <w:bookmarkStart w:id="2432" w:name="_Toc27995"/>
      <w:bookmarkStart w:id="2433" w:name="_Toc767313869"/>
      <w:bookmarkStart w:id="2434" w:name="_Toc11049"/>
      <w:bookmarkStart w:id="2435" w:name="_Toc19381"/>
      <w:bookmarkStart w:id="2436" w:name="_Toc14738"/>
      <w:bookmarkStart w:id="2437" w:name="_Toc32560"/>
      <w:bookmarkStart w:id="2438" w:name="_Toc9337"/>
      <w:bookmarkStart w:id="2439" w:name="_Toc2363"/>
      <w:bookmarkStart w:id="2440" w:name="_Toc183380544"/>
      <w:bookmarkStart w:id="2441" w:name="_Toc183380623"/>
      <w:bookmarkStart w:id="2442" w:name="_Toc30992"/>
      <w:bookmarkStart w:id="2443" w:name="_Toc21452"/>
      <w:bookmarkStart w:id="2444" w:name="_Toc6790"/>
      <w:bookmarkStart w:id="2445" w:name="_Toc8564"/>
      <w:bookmarkStart w:id="2446" w:name="_Toc1368"/>
      <w:bookmarkStart w:id="2447" w:name="_Toc742"/>
      <w:bookmarkStart w:id="2448" w:name="_Toc28177"/>
      <w:bookmarkStart w:id="2449" w:name="_Toc12107"/>
      <w:bookmarkStart w:id="2450" w:name="_Toc3742"/>
      <w:bookmarkStart w:id="2451" w:name="_Toc28279"/>
      <w:bookmarkStart w:id="2452" w:name="_Toc11456"/>
      <w:bookmarkStart w:id="2453" w:name="_Toc959524590"/>
      <w:bookmarkStart w:id="2454" w:name="_Toc1945"/>
      <w:bookmarkStart w:id="2455" w:name="_Toc16294"/>
      <w:bookmarkStart w:id="2456" w:name="_Toc19217"/>
      <w:bookmarkStart w:id="2457" w:name="_Toc14435"/>
      <w:bookmarkStart w:id="2458" w:name="_Toc19615"/>
      <w:bookmarkStart w:id="2459" w:name="_Toc182407948"/>
      <w:bookmarkStart w:id="2460" w:name="_Toc20456"/>
      <w:bookmarkStart w:id="2461" w:name="_Toc24849"/>
      <w:bookmarkStart w:id="2462" w:name="_Toc8528"/>
      <w:bookmarkStart w:id="2463" w:name="_Toc23694"/>
      <w:bookmarkStart w:id="2464" w:name="_Toc5186"/>
      <w:r>
        <w:rPr>
          <w:rFonts w:hint="eastAsia"/>
          <w:b w:val="0"/>
          <w:bCs w:val="0"/>
        </w:rPr>
        <w:t>IntentExpectation 意图期望</w:t>
      </w:r>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p>
    <w:p w14:paraId="1B440786">
      <w:pPr>
        <w:ind w:firstLine="420" w:firstLineChars="200"/>
        <w:jc w:val="left"/>
        <w:rPr>
          <w:rFonts w:hint="eastAsia" w:ascii="黑体" w:hAnsi="黑体" w:cs="黑体"/>
          <w:szCs w:val="21"/>
        </w:rPr>
      </w:pPr>
      <w:r>
        <w:rPr>
          <w:rFonts w:hint="eastAsia" w:ascii="黑体" w:hAnsi="黑体" w:cs="黑体"/>
          <w:szCs w:val="21"/>
        </w:rPr>
        <w:t>意图期望信息元素建模应满</w:t>
      </w:r>
      <w:r>
        <w:rPr>
          <w:rFonts w:hint="eastAsia" w:ascii="宋体" w:hAnsi="宋体"/>
          <w:lang w:eastAsia="zh"/>
        </w:rPr>
        <w:t>足表32所示属</w:t>
      </w:r>
      <w:r>
        <w:rPr>
          <w:rFonts w:hint="eastAsia" w:ascii="黑体" w:hAnsi="黑体" w:cs="黑体"/>
          <w:szCs w:val="21"/>
        </w:rPr>
        <w:t>性要求。</w:t>
      </w:r>
    </w:p>
    <w:p w14:paraId="2F4F179C">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32</w:t>
      </w:r>
      <w:r>
        <w:rPr>
          <w:rFonts w:hint="eastAsia" w:ascii="黑体" w:hAnsi="黑体" w:cs="黑体"/>
          <w:sz w:val="21"/>
          <w:szCs w:val="21"/>
        </w:rPr>
        <w:fldChar w:fldCharType="end"/>
      </w:r>
      <w:r>
        <w:rPr>
          <w:rFonts w:hint="eastAsia" w:ascii="黑体" w:hAnsi="黑体" w:cs="黑体"/>
          <w:sz w:val="21"/>
          <w:szCs w:val="21"/>
        </w:rPr>
        <w:t xml:space="preserve"> IntentExpectation 意图期望</w:t>
      </w:r>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901"/>
        <w:gridCol w:w="1793"/>
        <w:gridCol w:w="4035"/>
      </w:tblGrid>
      <w:tr w14:paraId="6A06992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tcBorders>
              <w:bottom w:val="single" w:color="000000" w:sz="8" w:space="0"/>
            </w:tcBorders>
            <w:shd w:val="clear" w:color="auto" w:fill="FFFFFF" w:themeFill="background1"/>
            <w:vAlign w:val="center"/>
          </w:tcPr>
          <w:p w14:paraId="35926EDF">
            <w:pPr>
              <w:spacing w:before="40" w:after="40"/>
              <w:jc w:val="center"/>
              <w:rPr>
                <w:rFonts w:hint="eastAsia" w:ascii="宋体" w:hAnsi="宋体" w:cs="宋体"/>
                <w:bCs/>
                <w:kern w:val="0"/>
                <w:sz w:val="18"/>
                <w:szCs w:val="18"/>
              </w:rPr>
            </w:pPr>
            <w:r>
              <w:rPr>
                <w:rFonts w:hint="eastAsia" w:ascii="宋体" w:hAnsi="宋体" w:cs="宋体"/>
                <w:bCs/>
                <w:kern w:val="0"/>
                <w:sz w:val="18"/>
                <w:szCs w:val="18"/>
              </w:rPr>
              <w:t>属性</w:t>
            </w:r>
          </w:p>
        </w:tc>
        <w:tc>
          <w:tcPr>
            <w:tcW w:w="517" w:type="pct"/>
            <w:tcBorders>
              <w:bottom w:val="single" w:color="000000" w:sz="8" w:space="0"/>
            </w:tcBorders>
            <w:shd w:val="clear" w:color="auto" w:fill="FFFFFF" w:themeFill="background1"/>
            <w:vAlign w:val="center"/>
          </w:tcPr>
          <w:p w14:paraId="3DD730AE">
            <w:pPr>
              <w:spacing w:before="40" w:after="40"/>
              <w:jc w:val="center"/>
              <w:rPr>
                <w:rFonts w:hint="eastAsia" w:ascii="宋体" w:hAnsi="宋体" w:cs="宋体"/>
                <w:bCs/>
                <w:kern w:val="0"/>
                <w:sz w:val="18"/>
                <w:szCs w:val="18"/>
              </w:rPr>
            </w:pPr>
            <w:r>
              <w:rPr>
                <w:rFonts w:hint="eastAsia" w:ascii="宋体" w:hAnsi="宋体" w:cs="宋体"/>
                <w:bCs/>
                <w:kern w:val="0"/>
                <w:sz w:val="18"/>
                <w:szCs w:val="18"/>
              </w:rPr>
              <w:t>基数</w:t>
            </w:r>
          </w:p>
        </w:tc>
        <w:tc>
          <w:tcPr>
            <w:tcW w:w="1029" w:type="pct"/>
            <w:tcBorders>
              <w:bottom w:val="single" w:color="000000" w:sz="8" w:space="0"/>
            </w:tcBorders>
            <w:shd w:val="clear" w:color="auto" w:fill="FFFFFF" w:themeFill="background1"/>
            <w:vAlign w:val="center"/>
          </w:tcPr>
          <w:p w14:paraId="515D177D">
            <w:pPr>
              <w:spacing w:before="40" w:after="40"/>
              <w:jc w:val="center"/>
              <w:rPr>
                <w:rFonts w:hint="eastAsia" w:ascii="宋体" w:hAnsi="宋体" w:cs="宋体"/>
                <w:bCs/>
                <w:kern w:val="0"/>
                <w:sz w:val="18"/>
                <w:szCs w:val="18"/>
              </w:rPr>
            </w:pPr>
            <w:r>
              <w:rPr>
                <w:rFonts w:hint="eastAsia" w:ascii="宋体" w:hAnsi="宋体" w:cs="宋体"/>
                <w:bCs/>
                <w:kern w:val="0"/>
                <w:sz w:val="18"/>
                <w:szCs w:val="18"/>
              </w:rPr>
              <w:t>类型</w:t>
            </w:r>
          </w:p>
        </w:tc>
        <w:tc>
          <w:tcPr>
            <w:tcW w:w="2315" w:type="pct"/>
            <w:tcBorders>
              <w:bottom w:val="single" w:color="000000" w:sz="8" w:space="0"/>
            </w:tcBorders>
            <w:shd w:val="clear" w:color="auto" w:fill="FFFFFF" w:themeFill="background1"/>
            <w:vAlign w:val="center"/>
          </w:tcPr>
          <w:p w14:paraId="25DDFECB">
            <w:pPr>
              <w:spacing w:before="40" w:after="40"/>
              <w:jc w:val="center"/>
              <w:rPr>
                <w:rFonts w:hint="eastAsia" w:ascii="宋体" w:hAnsi="宋体" w:cs="宋体"/>
                <w:bCs/>
                <w:kern w:val="0"/>
                <w:sz w:val="18"/>
                <w:szCs w:val="18"/>
              </w:rPr>
            </w:pPr>
            <w:r>
              <w:rPr>
                <w:rFonts w:hint="eastAsia" w:ascii="宋体" w:hAnsi="宋体" w:cs="宋体"/>
                <w:bCs/>
                <w:kern w:val="0"/>
                <w:sz w:val="18"/>
                <w:szCs w:val="18"/>
              </w:rPr>
              <w:t>描述</w:t>
            </w:r>
          </w:p>
        </w:tc>
      </w:tr>
      <w:tr w14:paraId="1B500C7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tcBorders>
              <w:top w:val="single" w:color="000000" w:sz="8" w:space="0"/>
            </w:tcBorders>
            <w:vAlign w:val="center"/>
          </w:tcPr>
          <w:p w14:paraId="12B6A565">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expectationId</w:t>
            </w:r>
          </w:p>
        </w:tc>
        <w:tc>
          <w:tcPr>
            <w:tcW w:w="517" w:type="pct"/>
            <w:tcBorders>
              <w:top w:val="single" w:color="000000" w:sz="8" w:space="0"/>
            </w:tcBorders>
            <w:vAlign w:val="center"/>
          </w:tcPr>
          <w:p w14:paraId="64D31C32">
            <w:pPr>
              <w:spacing w:before="40" w:after="40"/>
              <w:jc w:val="center"/>
              <w:rPr>
                <w:rFonts w:hint="eastAsia" w:ascii="宋体" w:hAnsi="宋体" w:cs="宋体"/>
                <w:bCs/>
                <w:kern w:val="0"/>
                <w:sz w:val="18"/>
                <w:szCs w:val="18"/>
              </w:rPr>
            </w:pPr>
            <w:r>
              <w:rPr>
                <w:rFonts w:hint="eastAsia" w:ascii="宋体" w:hAnsi="宋体" w:cs="宋体"/>
                <w:bCs/>
                <w:kern w:val="0"/>
                <w:sz w:val="18"/>
                <w:szCs w:val="18"/>
              </w:rPr>
              <w:t>1</w:t>
            </w:r>
          </w:p>
        </w:tc>
        <w:tc>
          <w:tcPr>
            <w:tcW w:w="1029" w:type="pct"/>
            <w:tcBorders>
              <w:top w:val="single" w:color="000000" w:sz="8" w:space="0"/>
            </w:tcBorders>
            <w:vAlign w:val="center"/>
          </w:tcPr>
          <w:p w14:paraId="106D017A">
            <w:pPr>
              <w:spacing w:before="40" w:after="40"/>
              <w:jc w:val="center"/>
              <w:rPr>
                <w:rFonts w:hint="eastAsia" w:ascii="宋体" w:hAnsi="宋体" w:cs="宋体"/>
                <w:bCs/>
                <w:kern w:val="0"/>
                <w:sz w:val="18"/>
                <w:szCs w:val="18"/>
              </w:rPr>
            </w:pPr>
            <w:r>
              <w:rPr>
                <w:rFonts w:hint="eastAsia" w:ascii="宋体" w:hAnsi="宋体" w:cs="宋体"/>
                <w:bCs/>
                <w:kern w:val="0"/>
                <w:sz w:val="18"/>
                <w:szCs w:val="18"/>
              </w:rPr>
              <w:t>Identifier</w:t>
            </w:r>
          </w:p>
        </w:tc>
        <w:tc>
          <w:tcPr>
            <w:tcW w:w="2315" w:type="pct"/>
            <w:tcBorders>
              <w:top w:val="single" w:color="000000" w:sz="8" w:space="0"/>
            </w:tcBorders>
          </w:tcPr>
          <w:p w14:paraId="62763C1A">
            <w:pPr>
              <w:spacing w:before="40" w:after="40"/>
              <w:rPr>
                <w:rFonts w:hint="eastAsia" w:ascii="宋体" w:hAnsi="宋体" w:cs="宋体"/>
                <w:bCs/>
                <w:kern w:val="0"/>
                <w:sz w:val="18"/>
                <w:szCs w:val="18"/>
              </w:rPr>
            </w:pPr>
            <w:r>
              <w:rPr>
                <w:rFonts w:hint="eastAsia" w:ascii="宋体" w:hAnsi="宋体" w:cs="宋体"/>
                <w:bCs/>
                <w:kern w:val="0"/>
                <w:sz w:val="18"/>
                <w:szCs w:val="18"/>
              </w:rPr>
              <w:t>期望标识符。</w:t>
            </w:r>
          </w:p>
        </w:tc>
      </w:tr>
      <w:tr w14:paraId="0B665AC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vAlign w:val="center"/>
          </w:tcPr>
          <w:p w14:paraId="49E38511">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expectationName</w:t>
            </w:r>
          </w:p>
        </w:tc>
        <w:tc>
          <w:tcPr>
            <w:tcW w:w="517" w:type="pct"/>
            <w:vAlign w:val="center"/>
          </w:tcPr>
          <w:p w14:paraId="3585514D">
            <w:pPr>
              <w:spacing w:before="40" w:after="40"/>
              <w:jc w:val="center"/>
              <w:rPr>
                <w:rFonts w:hint="eastAsia" w:ascii="宋体" w:hAnsi="宋体" w:cs="宋体"/>
                <w:bCs/>
                <w:kern w:val="0"/>
                <w:sz w:val="18"/>
                <w:szCs w:val="18"/>
              </w:rPr>
            </w:pPr>
            <w:r>
              <w:rPr>
                <w:rFonts w:hint="eastAsia" w:ascii="宋体" w:hAnsi="宋体" w:cs="宋体"/>
                <w:bCs/>
                <w:kern w:val="0"/>
                <w:sz w:val="18"/>
                <w:szCs w:val="18"/>
              </w:rPr>
              <w:t>1</w:t>
            </w:r>
          </w:p>
        </w:tc>
        <w:tc>
          <w:tcPr>
            <w:tcW w:w="1029" w:type="pct"/>
            <w:vAlign w:val="center"/>
          </w:tcPr>
          <w:p w14:paraId="3802230E">
            <w:pPr>
              <w:spacing w:before="40" w:after="40"/>
              <w:jc w:val="center"/>
              <w:rPr>
                <w:rFonts w:hint="eastAsia" w:ascii="宋体" w:hAnsi="宋体" w:cs="宋体"/>
                <w:bCs/>
                <w:kern w:val="0"/>
                <w:sz w:val="18"/>
                <w:szCs w:val="18"/>
              </w:rPr>
            </w:pPr>
            <w:r>
              <w:rPr>
                <w:rFonts w:hint="eastAsia" w:ascii="宋体" w:hAnsi="宋体" w:cs="宋体"/>
                <w:bCs/>
                <w:kern w:val="0"/>
                <w:sz w:val="18"/>
                <w:szCs w:val="18"/>
              </w:rPr>
              <w:t>String</w:t>
            </w:r>
          </w:p>
        </w:tc>
        <w:tc>
          <w:tcPr>
            <w:tcW w:w="2315" w:type="pct"/>
          </w:tcPr>
          <w:p w14:paraId="7FF2640C">
            <w:pPr>
              <w:spacing w:before="40" w:after="40"/>
              <w:rPr>
                <w:rFonts w:hint="eastAsia" w:ascii="宋体" w:hAnsi="宋体" w:cs="宋体"/>
                <w:bCs/>
                <w:kern w:val="0"/>
                <w:sz w:val="18"/>
                <w:szCs w:val="18"/>
              </w:rPr>
            </w:pPr>
            <w:r>
              <w:rPr>
                <w:rFonts w:hint="eastAsia" w:ascii="宋体" w:hAnsi="宋体" w:cs="宋体"/>
                <w:bCs/>
                <w:kern w:val="0"/>
                <w:sz w:val="18"/>
                <w:szCs w:val="18"/>
              </w:rPr>
              <w:t>期望名称。</w:t>
            </w:r>
          </w:p>
        </w:tc>
      </w:tr>
      <w:tr w14:paraId="78F1AF2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vAlign w:val="center"/>
          </w:tcPr>
          <w:p w14:paraId="6910C657">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expectationType</w:t>
            </w:r>
          </w:p>
        </w:tc>
        <w:tc>
          <w:tcPr>
            <w:tcW w:w="517" w:type="pct"/>
            <w:vAlign w:val="center"/>
          </w:tcPr>
          <w:p w14:paraId="4997CC2C">
            <w:pPr>
              <w:spacing w:before="40" w:after="40"/>
              <w:jc w:val="center"/>
              <w:rPr>
                <w:rFonts w:hint="eastAsia" w:ascii="宋体" w:hAnsi="宋体" w:cs="宋体"/>
                <w:bCs/>
                <w:kern w:val="0"/>
                <w:sz w:val="18"/>
                <w:szCs w:val="18"/>
              </w:rPr>
            </w:pPr>
            <w:r>
              <w:rPr>
                <w:rFonts w:hint="eastAsia" w:ascii="宋体" w:hAnsi="宋体" w:cs="宋体"/>
                <w:bCs/>
                <w:kern w:val="0"/>
                <w:sz w:val="18"/>
                <w:szCs w:val="18"/>
              </w:rPr>
              <w:t>0..1</w:t>
            </w:r>
          </w:p>
        </w:tc>
        <w:tc>
          <w:tcPr>
            <w:tcW w:w="1029" w:type="pct"/>
            <w:vAlign w:val="center"/>
          </w:tcPr>
          <w:p w14:paraId="46FCD693">
            <w:pPr>
              <w:spacing w:before="40" w:after="40"/>
              <w:jc w:val="center"/>
              <w:rPr>
                <w:rFonts w:hint="eastAsia" w:ascii="宋体" w:hAnsi="宋体" w:cs="宋体"/>
                <w:bCs/>
                <w:kern w:val="0"/>
                <w:sz w:val="18"/>
                <w:szCs w:val="18"/>
              </w:rPr>
            </w:pPr>
            <w:r>
              <w:rPr>
                <w:rFonts w:hint="eastAsia" w:ascii="宋体" w:hAnsi="宋体" w:cs="宋体"/>
                <w:bCs/>
                <w:kern w:val="0"/>
                <w:sz w:val="18"/>
                <w:szCs w:val="18"/>
              </w:rPr>
              <w:t>Enum</w:t>
            </w:r>
          </w:p>
        </w:tc>
        <w:tc>
          <w:tcPr>
            <w:tcW w:w="2315" w:type="pct"/>
          </w:tcPr>
          <w:p w14:paraId="303B6218">
            <w:pPr>
              <w:spacing w:before="40" w:after="40"/>
              <w:rPr>
                <w:rFonts w:hint="eastAsia" w:ascii="宋体" w:hAnsi="宋体" w:cs="宋体"/>
                <w:bCs/>
                <w:kern w:val="0"/>
                <w:sz w:val="18"/>
                <w:szCs w:val="18"/>
              </w:rPr>
            </w:pPr>
            <w:r>
              <w:rPr>
                <w:rFonts w:hint="eastAsia" w:ascii="宋体" w:hAnsi="宋体" w:cs="宋体"/>
                <w:bCs/>
                <w:kern w:val="0"/>
                <w:sz w:val="18"/>
                <w:szCs w:val="18"/>
              </w:rPr>
              <w:t>意图期望类型。</w:t>
            </w:r>
          </w:p>
          <w:p w14:paraId="00EB59DB">
            <w:pPr>
              <w:spacing w:before="40" w:after="40"/>
              <w:rPr>
                <w:rFonts w:hint="eastAsia" w:ascii="宋体" w:hAnsi="宋体" w:cs="宋体"/>
                <w:bCs/>
                <w:kern w:val="0"/>
                <w:sz w:val="18"/>
                <w:szCs w:val="18"/>
              </w:rPr>
            </w:pPr>
            <w:r>
              <w:rPr>
                <w:rFonts w:hint="eastAsia" w:ascii="宋体" w:hAnsi="宋体" w:cs="宋体"/>
                <w:bCs/>
                <w:kern w:val="0"/>
                <w:sz w:val="18"/>
                <w:szCs w:val="18"/>
              </w:rPr>
              <w:t>值：</w:t>
            </w:r>
          </w:p>
          <w:p w14:paraId="42D508B9">
            <w:pPr>
              <w:pStyle w:val="179"/>
              <w:numPr>
                <w:ilvl w:val="0"/>
                <w:numId w:val="29"/>
                <w:ins w:id="221" w:author="CMCC-0926" w:date="2025-09-28T14:51:34Z"/>
              </w:numPr>
              <w:spacing w:before="40" w:after="40"/>
              <w:ind w:left="425" w:hanging="425" w:firstLineChars="0"/>
              <w:rPr>
                <w:rFonts w:hint="eastAsia" w:ascii="宋体" w:hAnsi="宋体" w:cs="宋体"/>
                <w:bCs/>
                <w:kern w:val="0"/>
                <w:sz w:val="18"/>
                <w:szCs w:val="18"/>
              </w:rPr>
              <w:pPrChange w:id="220" w:author="CMCC-0926" w:date="2025-09-28T14:51:34Z">
                <w:pPr>
                  <w:pStyle w:val="179"/>
                  <w:numPr>
                    <w:ilvl w:val="0"/>
                    <w:numId w:val="28"/>
                  </w:numPr>
                  <w:spacing w:before="40" w:after="40"/>
                  <w:ind w:firstLineChars="0"/>
                </w:pPr>
              </w:pPrChange>
            </w:pPr>
            <w:commentRangeStart w:id="14"/>
            <w:r>
              <w:rPr>
                <w:rFonts w:hint="eastAsia" w:ascii="宋体" w:hAnsi="宋体" w:cs="宋体"/>
                <w:bCs/>
                <w:kern w:val="0"/>
                <w:sz w:val="18"/>
                <w:szCs w:val="18"/>
              </w:rPr>
              <w:t>交付</w:t>
            </w:r>
            <w:ins w:id="222" w:author="CMCC-0926" w:date="2025-09-28T14:54:55Z">
              <w:r>
                <w:rPr>
                  <w:rFonts w:hint="eastAsia" w:ascii="宋体" w:hAnsi="宋体" w:cs="宋体"/>
                  <w:bCs/>
                  <w:kern w:val="0"/>
                  <w:sz w:val="18"/>
                  <w:szCs w:val="18"/>
                  <w:lang w:eastAsia="zh-CN"/>
                </w:rPr>
                <w:t>，</w:t>
              </w:r>
            </w:ins>
          </w:p>
          <w:p w14:paraId="4D870A25">
            <w:pPr>
              <w:pStyle w:val="179"/>
              <w:numPr>
                <w:ilvl w:val="0"/>
                <w:numId w:val="29"/>
                <w:ins w:id="224" w:author="CMCC-0926" w:date="2025-09-28T14:51:34Z"/>
              </w:numPr>
              <w:spacing w:before="40" w:after="40"/>
              <w:ind w:left="425" w:hanging="425" w:firstLineChars="0"/>
              <w:rPr>
                <w:rFonts w:hint="eastAsia" w:ascii="宋体" w:hAnsi="宋体" w:cs="宋体"/>
                <w:bCs/>
                <w:kern w:val="0"/>
                <w:sz w:val="18"/>
                <w:szCs w:val="18"/>
              </w:rPr>
              <w:pPrChange w:id="223" w:author="CMCC-0926" w:date="2025-09-28T14:51:34Z">
                <w:pPr>
                  <w:pStyle w:val="179"/>
                  <w:numPr>
                    <w:ilvl w:val="0"/>
                    <w:numId w:val="28"/>
                  </w:numPr>
                  <w:spacing w:before="40" w:after="40"/>
                  <w:ind w:firstLineChars="0"/>
                </w:pPr>
              </w:pPrChange>
            </w:pPr>
            <w:r>
              <w:rPr>
                <w:rFonts w:hint="eastAsia" w:ascii="宋体" w:hAnsi="宋体" w:cs="宋体"/>
                <w:bCs/>
                <w:kern w:val="0"/>
                <w:sz w:val="18"/>
                <w:szCs w:val="18"/>
              </w:rPr>
              <w:t>保障</w:t>
            </w:r>
            <w:ins w:id="225" w:author="CMCC-0926" w:date="2025-09-28T14:54:56Z">
              <w:r>
                <w:rPr>
                  <w:rFonts w:hint="eastAsia" w:ascii="宋体" w:hAnsi="宋体" w:cs="宋体"/>
                  <w:bCs/>
                  <w:kern w:val="0"/>
                  <w:sz w:val="18"/>
                  <w:szCs w:val="18"/>
                  <w:lang w:eastAsia="zh-CN"/>
                </w:rPr>
                <w:t>，</w:t>
              </w:r>
            </w:ins>
          </w:p>
          <w:p w14:paraId="16E2796B">
            <w:pPr>
              <w:pStyle w:val="179"/>
              <w:numPr>
                <w:ilvl w:val="0"/>
                <w:numId w:val="29"/>
                <w:ins w:id="227" w:author="CMCC-0926" w:date="2025-09-28T14:51:34Z"/>
              </w:numPr>
              <w:spacing w:before="40" w:after="40"/>
              <w:ind w:left="425" w:hanging="425" w:firstLineChars="0"/>
              <w:rPr>
                <w:rFonts w:hint="eastAsia" w:ascii="宋体" w:hAnsi="宋体" w:cs="宋体"/>
                <w:bCs/>
                <w:kern w:val="0"/>
                <w:sz w:val="18"/>
                <w:szCs w:val="18"/>
              </w:rPr>
              <w:pPrChange w:id="226" w:author="CMCC-0926" w:date="2025-09-28T14:51:34Z">
                <w:pPr>
                  <w:pStyle w:val="179"/>
                  <w:numPr>
                    <w:ilvl w:val="0"/>
                    <w:numId w:val="28"/>
                  </w:numPr>
                  <w:spacing w:before="40" w:after="40"/>
                  <w:ind w:firstLineChars="0"/>
                </w:pPr>
              </w:pPrChange>
            </w:pPr>
            <w:r>
              <w:rPr>
                <w:rFonts w:hint="eastAsia" w:ascii="宋体" w:hAnsi="宋体" w:cs="宋体"/>
                <w:bCs/>
                <w:kern w:val="0"/>
                <w:sz w:val="18"/>
                <w:szCs w:val="18"/>
              </w:rPr>
              <w:t>报告</w:t>
            </w:r>
            <w:ins w:id="228" w:author="CMCC-0926" w:date="2025-09-28T14:54:57Z">
              <w:r>
                <w:rPr>
                  <w:rFonts w:hint="eastAsia" w:ascii="宋体" w:hAnsi="宋体" w:cs="宋体"/>
                  <w:bCs/>
                  <w:kern w:val="0"/>
                  <w:sz w:val="18"/>
                  <w:szCs w:val="18"/>
                  <w:lang w:eastAsia="zh-CN"/>
                </w:rPr>
                <w:t>，</w:t>
              </w:r>
            </w:ins>
          </w:p>
          <w:p w14:paraId="3CC79F92">
            <w:pPr>
              <w:pStyle w:val="179"/>
              <w:numPr>
                <w:ilvl w:val="0"/>
                <w:numId w:val="29"/>
                <w:ins w:id="230" w:author="CMCC-0926" w:date="2025-09-28T14:51:34Z"/>
              </w:numPr>
              <w:spacing w:before="40" w:after="40"/>
              <w:ind w:left="425" w:hanging="425" w:firstLineChars="0"/>
              <w:rPr>
                <w:rFonts w:hint="eastAsia" w:ascii="宋体" w:hAnsi="宋体" w:cs="宋体"/>
                <w:bCs/>
                <w:kern w:val="0"/>
                <w:sz w:val="18"/>
                <w:szCs w:val="18"/>
              </w:rPr>
              <w:pPrChange w:id="229" w:author="CMCC-0926" w:date="2025-09-28T14:51:34Z">
                <w:pPr>
                  <w:pStyle w:val="179"/>
                  <w:numPr>
                    <w:ilvl w:val="0"/>
                    <w:numId w:val="28"/>
                  </w:numPr>
                  <w:spacing w:before="40" w:after="40"/>
                  <w:ind w:firstLineChars="0"/>
                </w:pPr>
              </w:pPrChange>
            </w:pPr>
            <w:r>
              <w:rPr>
                <w:rFonts w:hint="eastAsia" w:ascii="宋体" w:hAnsi="宋体" w:cs="宋体"/>
                <w:bCs/>
                <w:kern w:val="0"/>
                <w:sz w:val="18"/>
                <w:szCs w:val="18"/>
              </w:rPr>
              <w:t>属性</w:t>
            </w:r>
            <w:commentRangeEnd w:id="14"/>
            <w:r>
              <w:commentReference w:id="14"/>
            </w:r>
            <w:ins w:id="231" w:author="CMCC-0926" w:date="2025-10-20T14:30:41Z">
              <w:r>
                <w:rPr>
                  <w:rFonts w:hint="eastAsia"/>
                  <w:lang w:eastAsia="zh-CN"/>
                </w:rPr>
                <w:t>。</w:t>
              </w:r>
            </w:ins>
          </w:p>
        </w:tc>
      </w:tr>
      <w:tr w14:paraId="5284E818">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vAlign w:val="center"/>
          </w:tcPr>
          <w:p w14:paraId="70338B18">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expectationObject</w:t>
            </w:r>
          </w:p>
        </w:tc>
        <w:tc>
          <w:tcPr>
            <w:tcW w:w="517" w:type="pct"/>
            <w:vAlign w:val="center"/>
          </w:tcPr>
          <w:p w14:paraId="162728E3">
            <w:pPr>
              <w:spacing w:before="40" w:after="40"/>
              <w:jc w:val="center"/>
              <w:rPr>
                <w:rFonts w:hint="eastAsia" w:ascii="宋体" w:hAnsi="宋体" w:cs="宋体"/>
                <w:bCs/>
                <w:kern w:val="0"/>
                <w:sz w:val="18"/>
                <w:szCs w:val="18"/>
              </w:rPr>
            </w:pPr>
            <w:r>
              <w:rPr>
                <w:rFonts w:hint="eastAsia" w:ascii="宋体" w:hAnsi="宋体" w:cs="宋体"/>
                <w:bCs/>
                <w:kern w:val="0"/>
                <w:sz w:val="18"/>
                <w:szCs w:val="18"/>
              </w:rPr>
              <w:t>0..1</w:t>
            </w:r>
          </w:p>
        </w:tc>
        <w:tc>
          <w:tcPr>
            <w:tcW w:w="1029" w:type="pct"/>
            <w:vAlign w:val="center"/>
          </w:tcPr>
          <w:p w14:paraId="4813DB31">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ExpectationObject</w:t>
            </w:r>
          </w:p>
        </w:tc>
        <w:tc>
          <w:tcPr>
            <w:tcW w:w="2315" w:type="pct"/>
          </w:tcPr>
          <w:p w14:paraId="40C9700C">
            <w:pPr>
              <w:spacing w:before="40" w:after="40"/>
              <w:rPr>
                <w:rFonts w:hint="eastAsia" w:ascii="宋体" w:hAnsi="宋体" w:cs="宋体"/>
                <w:bCs/>
                <w:kern w:val="0"/>
                <w:sz w:val="18"/>
                <w:szCs w:val="18"/>
              </w:rPr>
            </w:pPr>
            <w:r>
              <w:rPr>
                <w:rFonts w:hint="eastAsia" w:ascii="宋体" w:hAnsi="宋体" w:cs="宋体"/>
                <w:bCs/>
                <w:kern w:val="0"/>
                <w:sz w:val="18"/>
                <w:szCs w:val="18"/>
              </w:rPr>
              <w:t>意图期望作用对象。</w:t>
            </w:r>
          </w:p>
        </w:tc>
      </w:tr>
      <w:tr w14:paraId="1998F5D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vAlign w:val="center"/>
          </w:tcPr>
          <w:p w14:paraId="6A00F429">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expectationTargets</w:t>
            </w:r>
          </w:p>
        </w:tc>
        <w:tc>
          <w:tcPr>
            <w:tcW w:w="517" w:type="pct"/>
            <w:vAlign w:val="center"/>
          </w:tcPr>
          <w:p w14:paraId="7FDCFBAC">
            <w:pPr>
              <w:spacing w:before="40" w:after="40"/>
              <w:jc w:val="center"/>
              <w:rPr>
                <w:rFonts w:hint="eastAsia" w:ascii="宋体" w:hAnsi="宋体" w:cs="宋体"/>
                <w:bCs/>
                <w:kern w:val="0"/>
                <w:sz w:val="18"/>
                <w:szCs w:val="18"/>
              </w:rPr>
            </w:pPr>
            <w:r>
              <w:rPr>
                <w:rFonts w:hint="eastAsia" w:ascii="宋体" w:hAnsi="宋体" w:cs="宋体"/>
                <w:bCs/>
                <w:kern w:val="0"/>
                <w:sz w:val="18"/>
                <w:szCs w:val="18"/>
              </w:rPr>
              <w:t>1..N</w:t>
            </w:r>
          </w:p>
        </w:tc>
        <w:tc>
          <w:tcPr>
            <w:tcW w:w="1029" w:type="pct"/>
            <w:vAlign w:val="center"/>
          </w:tcPr>
          <w:p w14:paraId="1DE9285A">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ExpectationTarget</w:t>
            </w:r>
          </w:p>
        </w:tc>
        <w:tc>
          <w:tcPr>
            <w:tcW w:w="2315" w:type="pct"/>
          </w:tcPr>
          <w:p w14:paraId="3FBD80F6">
            <w:pPr>
              <w:spacing w:before="40" w:after="40"/>
              <w:rPr>
                <w:rFonts w:hint="eastAsia" w:ascii="宋体" w:hAnsi="宋体" w:cs="宋体"/>
                <w:bCs/>
                <w:kern w:val="0"/>
                <w:sz w:val="18"/>
                <w:szCs w:val="18"/>
              </w:rPr>
            </w:pPr>
            <w:r>
              <w:rPr>
                <w:rFonts w:hint="eastAsia" w:ascii="宋体" w:hAnsi="宋体" w:cs="宋体"/>
                <w:bCs/>
                <w:kern w:val="0"/>
                <w:sz w:val="18"/>
                <w:szCs w:val="18"/>
              </w:rPr>
              <w:t>期望目标列表，描述系统达到期望所需满足的状态。</w:t>
            </w:r>
          </w:p>
          <w:p w14:paraId="7FCBD1D3">
            <w:pPr>
              <w:spacing w:before="40" w:after="40"/>
              <w:rPr>
                <w:rFonts w:hint="eastAsia" w:ascii="宋体" w:hAnsi="宋体" w:cs="宋体"/>
                <w:bCs/>
                <w:kern w:val="0"/>
                <w:sz w:val="18"/>
                <w:szCs w:val="18"/>
              </w:rPr>
            </w:pPr>
            <w:r>
              <w:rPr>
                <w:rFonts w:hint="eastAsia" w:ascii="宋体" w:hAnsi="宋体" w:cs="宋体"/>
                <w:bCs/>
                <w:kern w:val="0"/>
                <w:sz w:val="18"/>
                <w:szCs w:val="18"/>
              </w:rPr>
              <w:t>例如，系统根据带有目标值的指标来达成某个目标，或者系统达到某个目标配置等。</w:t>
            </w:r>
          </w:p>
        </w:tc>
      </w:tr>
    </w:tbl>
    <w:p w14:paraId="6238FAAC">
      <w:pPr>
        <w:pStyle w:val="14"/>
        <w:spacing w:before="120" w:beforeLines="50" w:after="120" w:afterLines="50"/>
        <w:jc w:val="center"/>
        <w:rPr>
          <w:del w:id="232" w:author="CMCC-0926" w:date="2025-09-28T11:34:20Z"/>
          <w:rFonts w:hint="eastAsia" w:ascii="黑体" w:hAnsi="黑体" w:cs="黑体"/>
          <w:sz w:val="21"/>
          <w:szCs w:val="21"/>
          <w:highlight w:val="yellow"/>
          <w:rPrChange w:id="233" w:author="吴泽宇" w:date="2025-09-17T09:49:27Z">
            <w:rPr>
              <w:del w:id="234" w:author="CMCC-0926" w:date="2025-09-28T11:34:20Z"/>
              <w:rFonts w:hint="eastAsia" w:ascii="黑体" w:hAnsi="黑体" w:cs="黑体"/>
              <w:sz w:val="21"/>
              <w:szCs w:val="21"/>
            </w:rPr>
          </w:rPrChange>
        </w:rPr>
      </w:pPr>
      <w:del w:id="235" w:author="CMCC-0926" w:date="2025-09-28T11:34:20Z">
        <w:bookmarkStart w:id="2465" w:name="_Toc7998"/>
        <w:bookmarkStart w:id="2466" w:name="_Toc28828"/>
        <w:bookmarkStart w:id="2467" w:name="_Toc9756"/>
        <w:bookmarkStart w:id="2468" w:name="_Toc24915"/>
        <w:bookmarkStart w:id="2469" w:name="_Toc3017"/>
        <w:bookmarkStart w:id="2470" w:name="_Toc183380624"/>
        <w:bookmarkStart w:id="2471" w:name="_Toc2025823655"/>
        <w:bookmarkStart w:id="2472" w:name="_Toc705386645"/>
        <w:bookmarkStart w:id="2473" w:name="_Toc27300"/>
        <w:bookmarkStart w:id="2474" w:name="_Toc26081"/>
        <w:bookmarkStart w:id="2475" w:name="_Toc15217"/>
        <w:bookmarkStart w:id="2476" w:name="_Toc183380545"/>
        <w:bookmarkStart w:id="2477" w:name="_Toc1816673570"/>
        <w:bookmarkStart w:id="2478" w:name="_Toc3169"/>
        <w:bookmarkStart w:id="2479" w:name="_Toc6995"/>
        <w:bookmarkStart w:id="2480" w:name="_Toc24453"/>
        <w:bookmarkStart w:id="2481" w:name="_Toc2820"/>
        <w:bookmarkStart w:id="2482" w:name="_Toc19789"/>
        <w:bookmarkStart w:id="2483" w:name="_Toc1417"/>
        <w:bookmarkStart w:id="2484" w:name="_Toc23572"/>
        <w:bookmarkStart w:id="2485" w:name="_Toc8879"/>
        <w:bookmarkStart w:id="2486" w:name="_Toc23344"/>
        <w:bookmarkStart w:id="2487" w:name="_Toc32071"/>
        <w:bookmarkStart w:id="2488" w:name="_Toc5243"/>
        <w:bookmarkStart w:id="2489" w:name="_Toc24152"/>
        <w:bookmarkStart w:id="2490" w:name="_Toc18786"/>
        <w:bookmarkStart w:id="2491" w:name="_Toc5946"/>
        <w:bookmarkStart w:id="2492" w:name="_Toc16404"/>
        <w:bookmarkStart w:id="2493" w:name="_Toc1425"/>
        <w:bookmarkStart w:id="2494" w:name="_Toc513390939"/>
        <w:bookmarkStart w:id="2495" w:name="_Toc30500"/>
        <w:bookmarkStart w:id="2496" w:name="_Toc3875"/>
        <w:bookmarkStart w:id="2497" w:name="_Toc2096"/>
        <w:bookmarkStart w:id="2498" w:name="_Toc15935"/>
        <w:bookmarkStart w:id="2499" w:name="_Toc22087"/>
        <w:bookmarkStart w:id="2500" w:name="_Toc5558"/>
        <w:bookmarkStart w:id="2501" w:name="_Toc21940"/>
        <w:r>
          <w:rPr>
            <w:rFonts w:hint="eastAsia" w:ascii="黑体" w:hAnsi="黑体" w:cs="黑体"/>
            <w:sz w:val="21"/>
            <w:szCs w:val="21"/>
            <w:highlight w:val="yellow"/>
            <w:rPrChange w:id="236" w:author="吴泽宇" w:date="2025-09-17T09:49:27Z">
              <w:rPr>
                <w:rFonts w:hint="eastAsia" w:ascii="黑体" w:hAnsi="黑体" w:cs="黑体"/>
                <w:sz w:val="21"/>
                <w:szCs w:val="21"/>
              </w:rPr>
            </w:rPrChange>
          </w:rPr>
          <w:delText xml:space="preserve">表 </w:delText>
        </w:r>
      </w:del>
      <w:del w:id="237" w:author="CMCC-0926" w:date="2025-09-28T11:34:20Z">
        <w:r>
          <w:rPr>
            <w:rFonts w:hint="eastAsia" w:ascii="黑体" w:hAnsi="黑体" w:cs="黑体"/>
            <w:sz w:val="21"/>
            <w:szCs w:val="21"/>
            <w:highlight w:val="yellow"/>
            <w:rPrChange w:id="238" w:author="吴泽宇" w:date="2025-09-17T09:49:27Z">
              <w:rPr>
                <w:rFonts w:hint="eastAsia" w:ascii="黑体" w:hAnsi="黑体" w:cs="黑体"/>
                <w:sz w:val="21"/>
                <w:szCs w:val="21"/>
              </w:rPr>
            </w:rPrChange>
          </w:rPr>
          <w:fldChar w:fldCharType="begin"/>
        </w:r>
      </w:del>
      <w:del w:id="239" w:author="CMCC-0926" w:date="2025-09-28T11:34:20Z">
        <w:r>
          <w:rPr>
            <w:rFonts w:hint="eastAsia" w:ascii="黑体" w:hAnsi="黑体" w:cs="黑体"/>
            <w:sz w:val="21"/>
            <w:szCs w:val="21"/>
            <w:highlight w:val="yellow"/>
            <w:rPrChange w:id="240" w:author="吴泽宇" w:date="2025-09-17T09:49:27Z">
              <w:rPr>
                <w:rFonts w:hint="eastAsia" w:ascii="黑体" w:hAnsi="黑体" w:cs="黑体"/>
                <w:sz w:val="21"/>
                <w:szCs w:val="21"/>
              </w:rPr>
            </w:rPrChange>
          </w:rPr>
          <w:delInstrText xml:space="preserve"> SEQ 表 \* ARABIC </w:delInstrText>
        </w:r>
      </w:del>
      <w:del w:id="241" w:author="CMCC-0926" w:date="2025-09-28T11:34:20Z">
        <w:r>
          <w:rPr>
            <w:rFonts w:hint="eastAsia" w:ascii="黑体" w:hAnsi="黑体" w:cs="黑体"/>
            <w:sz w:val="21"/>
            <w:szCs w:val="21"/>
            <w:highlight w:val="yellow"/>
            <w:rPrChange w:id="242" w:author="吴泽宇" w:date="2025-09-17T09:49:27Z">
              <w:rPr>
                <w:rFonts w:hint="eastAsia" w:ascii="黑体" w:hAnsi="黑体" w:cs="黑体"/>
                <w:sz w:val="21"/>
                <w:szCs w:val="21"/>
              </w:rPr>
            </w:rPrChange>
          </w:rPr>
          <w:fldChar w:fldCharType="separate"/>
        </w:r>
      </w:del>
      <w:del w:id="243" w:author="CMCC-0926" w:date="2025-09-28T11:34:20Z">
        <w:r>
          <w:rPr>
            <w:rFonts w:hint="eastAsia" w:ascii="黑体" w:hAnsi="黑体" w:cs="黑体"/>
            <w:sz w:val="21"/>
            <w:szCs w:val="21"/>
            <w:highlight w:val="yellow"/>
            <w:rPrChange w:id="244" w:author="吴泽宇" w:date="2025-09-17T09:49:27Z">
              <w:rPr>
                <w:rFonts w:hint="eastAsia" w:ascii="黑体" w:hAnsi="黑体" w:cs="黑体"/>
                <w:sz w:val="21"/>
                <w:szCs w:val="21"/>
              </w:rPr>
            </w:rPrChange>
          </w:rPr>
          <w:delText>32</w:delText>
        </w:r>
      </w:del>
      <w:del w:id="245" w:author="CMCC-0926" w:date="2025-09-28T11:34:20Z">
        <w:r>
          <w:rPr>
            <w:rFonts w:hint="eastAsia" w:ascii="黑体" w:hAnsi="黑体" w:cs="黑体"/>
            <w:sz w:val="21"/>
            <w:szCs w:val="21"/>
            <w:highlight w:val="yellow"/>
            <w:rPrChange w:id="246" w:author="吴泽宇" w:date="2025-09-17T09:49:27Z">
              <w:rPr>
                <w:rFonts w:hint="eastAsia" w:ascii="黑体" w:hAnsi="黑体" w:cs="黑体"/>
                <w:sz w:val="21"/>
                <w:szCs w:val="21"/>
              </w:rPr>
            </w:rPrChange>
          </w:rPr>
          <w:fldChar w:fldCharType="end"/>
        </w:r>
      </w:del>
      <w:del w:id="247" w:author="CMCC-0926" w:date="2025-09-28T11:34:20Z">
        <w:r>
          <w:rPr>
            <w:rFonts w:hint="eastAsia" w:ascii="黑体" w:hAnsi="黑体" w:cs="黑体"/>
            <w:sz w:val="21"/>
            <w:szCs w:val="21"/>
            <w:highlight w:val="yellow"/>
            <w:rPrChange w:id="248" w:author="吴泽宇" w:date="2025-09-17T09:49:27Z">
              <w:rPr>
                <w:rFonts w:hint="eastAsia" w:ascii="黑体" w:hAnsi="黑体" w:cs="黑体"/>
                <w:sz w:val="21"/>
                <w:szCs w:val="21"/>
              </w:rPr>
            </w:rPrChange>
          </w:rPr>
          <w:delText>（续） IntentExpectation 意图期望</w:delText>
        </w:r>
      </w:del>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901"/>
        <w:gridCol w:w="1793"/>
        <w:gridCol w:w="4035"/>
      </w:tblGrid>
      <w:tr w14:paraId="39BF06C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tcBorders>
              <w:bottom w:val="single" w:color="000000" w:sz="8" w:space="0"/>
            </w:tcBorders>
            <w:shd w:val="clear" w:color="auto" w:fill="FFFFFF" w:themeFill="background1"/>
            <w:vAlign w:val="center"/>
          </w:tcPr>
          <w:p w14:paraId="7B3A0E7E">
            <w:pPr>
              <w:spacing w:before="40" w:after="40"/>
              <w:jc w:val="center"/>
              <w:rPr>
                <w:rFonts w:hint="eastAsia" w:ascii="宋体" w:hAnsi="宋体" w:cs="宋体"/>
                <w:bCs/>
                <w:kern w:val="0"/>
                <w:sz w:val="18"/>
                <w:szCs w:val="18"/>
              </w:rPr>
            </w:pPr>
            <w:r>
              <w:rPr>
                <w:rFonts w:hint="eastAsia" w:ascii="宋体" w:hAnsi="宋体" w:cs="宋体"/>
                <w:bCs/>
                <w:kern w:val="0"/>
                <w:sz w:val="18"/>
                <w:szCs w:val="18"/>
              </w:rPr>
              <w:t>属性</w:t>
            </w:r>
          </w:p>
        </w:tc>
        <w:tc>
          <w:tcPr>
            <w:tcW w:w="517" w:type="pct"/>
            <w:tcBorders>
              <w:bottom w:val="single" w:color="000000" w:sz="8" w:space="0"/>
            </w:tcBorders>
            <w:shd w:val="clear" w:color="auto" w:fill="FFFFFF" w:themeFill="background1"/>
            <w:vAlign w:val="center"/>
          </w:tcPr>
          <w:p w14:paraId="3DD5EEA7">
            <w:pPr>
              <w:spacing w:before="40" w:after="40"/>
              <w:jc w:val="center"/>
              <w:rPr>
                <w:rFonts w:hint="eastAsia" w:ascii="宋体" w:hAnsi="宋体" w:cs="宋体"/>
                <w:bCs/>
                <w:kern w:val="0"/>
                <w:sz w:val="18"/>
                <w:szCs w:val="18"/>
              </w:rPr>
            </w:pPr>
            <w:r>
              <w:rPr>
                <w:rFonts w:hint="eastAsia" w:ascii="宋体" w:hAnsi="宋体" w:cs="宋体"/>
                <w:bCs/>
                <w:kern w:val="0"/>
                <w:sz w:val="18"/>
                <w:szCs w:val="18"/>
              </w:rPr>
              <w:t>基数</w:t>
            </w:r>
          </w:p>
        </w:tc>
        <w:tc>
          <w:tcPr>
            <w:tcW w:w="1029" w:type="pct"/>
            <w:tcBorders>
              <w:bottom w:val="single" w:color="000000" w:sz="8" w:space="0"/>
            </w:tcBorders>
            <w:shd w:val="clear" w:color="auto" w:fill="FFFFFF" w:themeFill="background1"/>
            <w:vAlign w:val="center"/>
          </w:tcPr>
          <w:p w14:paraId="21374E8D">
            <w:pPr>
              <w:spacing w:before="40" w:after="40"/>
              <w:jc w:val="center"/>
              <w:rPr>
                <w:rFonts w:hint="eastAsia" w:ascii="宋体" w:hAnsi="宋体" w:cs="宋体"/>
                <w:bCs/>
                <w:kern w:val="0"/>
                <w:sz w:val="18"/>
                <w:szCs w:val="18"/>
              </w:rPr>
            </w:pPr>
            <w:r>
              <w:rPr>
                <w:rFonts w:hint="eastAsia" w:ascii="宋体" w:hAnsi="宋体" w:cs="宋体"/>
                <w:bCs/>
                <w:kern w:val="0"/>
                <w:sz w:val="18"/>
                <w:szCs w:val="18"/>
              </w:rPr>
              <w:t>类型</w:t>
            </w:r>
          </w:p>
        </w:tc>
        <w:tc>
          <w:tcPr>
            <w:tcW w:w="2315" w:type="pct"/>
            <w:tcBorders>
              <w:bottom w:val="single" w:color="000000" w:sz="8" w:space="0"/>
            </w:tcBorders>
            <w:shd w:val="clear" w:color="auto" w:fill="FFFFFF" w:themeFill="background1"/>
            <w:vAlign w:val="center"/>
          </w:tcPr>
          <w:p w14:paraId="5AA491A4">
            <w:pPr>
              <w:spacing w:before="40" w:after="40"/>
              <w:jc w:val="center"/>
              <w:rPr>
                <w:rFonts w:hint="eastAsia" w:ascii="宋体" w:hAnsi="宋体" w:cs="宋体"/>
                <w:bCs/>
                <w:kern w:val="0"/>
                <w:sz w:val="18"/>
                <w:szCs w:val="18"/>
              </w:rPr>
            </w:pPr>
            <w:r>
              <w:rPr>
                <w:rFonts w:hint="eastAsia" w:ascii="宋体" w:hAnsi="宋体" w:cs="宋体"/>
                <w:bCs/>
                <w:kern w:val="0"/>
                <w:sz w:val="18"/>
                <w:szCs w:val="18"/>
              </w:rPr>
              <w:t>描述</w:t>
            </w:r>
          </w:p>
        </w:tc>
      </w:tr>
      <w:tr w14:paraId="0319930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37" w:type="pct"/>
            <w:vAlign w:val="center"/>
          </w:tcPr>
          <w:p w14:paraId="6445F4F9">
            <w:pPr>
              <w:spacing w:before="40" w:after="40"/>
              <w:jc w:val="center"/>
              <w:rPr>
                <w:rFonts w:hint="eastAsia" w:ascii="宋体" w:hAnsi="宋体" w:cs="宋体"/>
                <w:bCs/>
                <w:kern w:val="0"/>
                <w:sz w:val="18"/>
                <w:szCs w:val="18"/>
              </w:rPr>
            </w:pPr>
            <w:r>
              <w:rPr>
                <w:rFonts w:hint="eastAsia" w:ascii="宋体" w:hAnsi="宋体" w:cs="宋体"/>
                <w:bCs/>
                <w:kern w:val="0"/>
                <w:sz w:val="18"/>
                <w:szCs w:val="18"/>
              </w:rPr>
              <w:t>expectationContexts</w:t>
            </w:r>
          </w:p>
        </w:tc>
        <w:tc>
          <w:tcPr>
            <w:tcW w:w="517" w:type="pct"/>
            <w:vAlign w:val="center"/>
          </w:tcPr>
          <w:p w14:paraId="55CE9F4F">
            <w:pPr>
              <w:spacing w:before="40" w:after="40"/>
              <w:jc w:val="center"/>
              <w:rPr>
                <w:rFonts w:hint="eastAsia" w:ascii="宋体" w:hAnsi="宋体" w:cs="宋体"/>
                <w:bCs/>
                <w:kern w:val="0"/>
                <w:sz w:val="18"/>
                <w:szCs w:val="18"/>
              </w:rPr>
            </w:pPr>
            <w:r>
              <w:rPr>
                <w:rFonts w:hint="eastAsia" w:ascii="宋体" w:hAnsi="宋体" w:cs="宋体"/>
                <w:bCs/>
                <w:kern w:val="0"/>
                <w:sz w:val="18"/>
                <w:szCs w:val="18"/>
              </w:rPr>
              <w:t>0..N</w:t>
            </w:r>
          </w:p>
        </w:tc>
        <w:tc>
          <w:tcPr>
            <w:tcW w:w="1029" w:type="pct"/>
            <w:vAlign w:val="center"/>
          </w:tcPr>
          <w:p w14:paraId="3E90B85F">
            <w:pPr>
              <w:spacing w:before="40" w:after="40"/>
              <w:jc w:val="center"/>
              <w:rPr>
                <w:rFonts w:hint="eastAsia" w:ascii="宋体" w:hAnsi="宋体" w:cs="宋体"/>
                <w:bCs/>
                <w:kern w:val="0"/>
                <w:sz w:val="18"/>
                <w:szCs w:val="18"/>
              </w:rPr>
            </w:pPr>
            <w:r>
              <w:rPr>
                <w:rFonts w:hint="eastAsia" w:ascii="宋体" w:hAnsi="宋体" w:cs="宋体"/>
                <w:bCs/>
                <w:kern w:val="0"/>
                <w:sz w:val="18"/>
                <w:szCs w:val="18"/>
              </w:rPr>
              <w:t>Context</w:t>
            </w:r>
          </w:p>
        </w:tc>
        <w:tc>
          <w:tcPr>
            <w:tcW w:w="2315" w:type="pct"/>
          </w:tcPr>
          <w:p w14:paraId="0AB88497">
            <w:pPr>
              <w:spacing w:before="40" w:after="40"/>
              <w:rPr>
                <w:rFonts w:hint="eastAsia" w:ascii="宋体" w:hAnsi="宋体" w:cs="宋体"/>
                <w:bCs/>
                <w:kern w:val="0"/>
                <w:sz w:val="18"/>
                <w:szCs w:val="18"/>
              </w:rPr>
            </w:pPr>
            <w:r>
              <w:rPr>
                <w:rFonts w:hint="eastAsia" w:ascii="宋体" w:hAnsi="宋体" w:cs="宋体"/>
                <w:bCs/>
                <w:kern w:val="0"/>
                <w:sz w:val="18"/>
                <w:szCs w:val="18"/>
              </w:rPr>
              <w:t>作用于该意图期望的约束及条件的上下文列表。</w:t>
            </w:r>
          </w:p>
        </w:tc>
      </w:tr>
    </w:tbl>
    <w:p w14:paraId="12AB4F9A">
      <w:pPr>
        <w:pStyle w:val="4"/>
        <w:spacing w:before="240" w:beforeLines="100"/>
        <w:ind w:left="709"/>
        <w:rPr>
          <w:b w:val="0"/>
          <w:bCs w:val="0"/>
        </w:rPr>
      </w:pPr>
      <w:r>
        <w:rPr>
          <w:rFonts w:hint="eastAsia"/>
          <w:b w:val="0"/>
          <w:bCs w:val="0"/>
        </w:rPr>
        <w:t>ExpectationObject 期望对象</w:t>
      </w:r>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p>
    <w:p w14:paraId="6397413D">
      <w:pPr>
        <w:ind w:firstLine="420" w:firstLineChars="200"/>
        <w:jc w:val="left"/>
        <w:rPr>
          <w:rFonts w:hint="eastAsia" w:ascii="黑体" w:hAnsi="黑体" w:eastAsia="黑体" w:cs="黑体"/>
        </w:rPr>
      </w:pPr>
      <w:r>
        <w:rPr>
          <w:rFonts w:hint="eastAsia" w:ascii="黑体" w:hAnsi="黑体" w:cs="黑体"/>
          <w:szCs w:val="21"/>
        </w:rPr>
        <w:t>期望对象信息元素建模应满</w:t>
      </w:r>
      <w:r>
        <w:rPr>
          <w:rFonts w:hint="eastAsia" w:ascii="宋体" w:hAnsi="宋体"/>
          <w:lang w:eastAsia="zh"/>
        </w:rPr>
        <w:t>足表33所示属</w:t>
      </w:r>
      <w:r>
        <w:rPr>
          <w:rFonts w:hint="eastAsia" w:ascii="黑体" w:hAnsi="黑体" w:cs="黑体"/>
          <w:szCs w:val="21"/>
        </w:rPr>
        <w:t>性要求。</w:t>
      </w:r>
    </w:p>
    <w:p w14:paraId="5C96899B">
      <w:pPr>
        <w:spacing w:before="120" w:beforeLines="50" w:after="120" w:afterLines="50"/>
        <w:jc w:val="center"/>
        <w:rPr>
          <w:rFonts w:hint="eastAsia" w:ascii="黑体" w:hAnsi="黑体" w:eastAsia="黑体" w:cs="黑体"/>
          <w:sz w:val="18"/>
          <w:szCs w:val="18"/>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33</w:t>
      </w:r>
      <w:r>
        <w:rPr>
          <w:rFonts w:hint="eastAsia" w:ascii="黑体" w:hAnsi="黑体" w:eastAsia="黑体" w:cs="黑体"/>
        </w:rPr>
        <w:fldChar w:fldCharType="end"/>
      </w:r>
      <w:r>
        <w:rPr>
          <w:rFonts w:hint="eastAsia" w:ascii="黑体" w:hAnsi="黑体" w:eastAsia="黑体" w:cs="黑体"/>
        </w:rPr>
        <w:t xml:space="preserve"> ExpectationObject 期望对</w:t>
      </w:r>
      <w:r>
        <w:rPr>
          <w:rFonts w:hint="eastAsia" w:ascii="黑体" w:hAnsi="黑体" w:eastAsia="黑体" w:cs="黑体"/>
          <w:szCs w:val="21"/>
        </w:rPr>
        <w:t>象</w:t>
      </w:r>
    </w:p>
    <w:tbl>
      <w:tblPr>
        <w:tblStyle w:val="57"/>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082"/>
        <w:gridCol w:w="1171"/>
        <w:gridCol w:w="4801"/>
      </w:tblGrid>
      <w:tr w14:paraId="37C3C80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tcBorders>
              <w:bottom w:val="single" w:color="000000" w:sz="8" w:space="0"/>
            </w:tcBorders>
            <w:shd w:val="clear" w:color="auto" w:fill="FFFFFF" w:themeFill="background1"/>
            <w:vAlign w:val="center"/>
          </w:tcPr>
          <w:p w14:paraId="7AF2DE62">
            <w:pPr>
              <w:spacing w:before="40" w:after="40"/>
              <w:jc w:val="center"/>
              <w:rPr>
                <w:rFonts w:hint="eastAsia" w:ascii="宋体" w:hAnsi="宋体" w:cs="宋体"/>
                <w:bCs/>
                <w:kern w:val="0"/>
                <w:sz w:val="18"/>
                <w:szCs w:val="18"/>
              </w:rPr>
            </w:pPr>
            <w:r>
              <w:rPr>
                <w:rFonts w:hint="eastAsia" w:ascii="宋体" w:hAnsi="宋体" w:cs="宋体"/>
                <w:bCs/>
                <w:kern w:val="0"/>
                <w:sz w:val="18"/>
                <w:szCs w:val="18"/>
              </w:rPr>
              <w:t>属性</w:t>
            </w:r>
          </w:p>
        </w:tc>
        <w:tc>
          <w:tcPr>
            <w:tcW w:w="677" w:type="pct"/>
            <w:tcBorders>
              <w:bottom w:val="single" w:color="000000" w:sz="8" w:space="0"/>
            </w:tcBorders>
            <w:shd w:val="clear" w:color="auto" w:fill="FFFFFF" w:themeFill="background1"/>
            <w:vAlign w:val="center"/>
          </w:tcPr>
          <w:p w14:paraId="11B18A8F">
            <w:pPr>
              <w:spacing w:before="40" w:after="40"/>
              <w:jc w:val="center"/>
              <w:rPr>
                <w:rFonts w:hint="eastAsia" w:ascii="宋体" w:hAnsi="宋体" w:cs="宋体"/>
                <w:bCs/>
                <w:kern w:val="0"/>
                <w:sz w:val="18"/>
                <w:szCs w:val="18"/>
              </w:rPr>
            </w:pPr>
            <w:r>
              <w:rPr>
                <w:rFonts w:hint="eastAsia" w:ascii="宋体" w:hAnsi="宋体" w:cs="宋体"/>
                <w:bCs/>
                <w:kern w:val="0"/>
                <w:sz w:val="18"/>
                <w:szCs w:val="18"/>
              </w:rPr>
              <w:t>基数</w:t>
            </w:r>
          </w:p>
        </w:tc>
        <w:tc>
          <w:tcPr>
            <w:tcW w:w="728" w:type="pct"/>
            <w:tcBorders>
              <w:bottom w:val="single" w:color="000000" w:sz="8" w:space="0"/>
            </w:tcBorders>
            <w:shd w:val="clear" w:color="auto" w:fill="FFFFFF" w:themeFill="background1"/>
            <w:vAlign w:val="center"/>
          </w:tcPr>
          <w:p w14:paraId="337FC89B">
            <w:pPr>
              <w:spacing w:before="40" w:after="40"/>
              <w:jc w:val="center"/>
              <w:rPr>
                <w:rFonts w:hint="eastAsia" w:ascii="宋体" w:hAnsi="宋体" w:cs="宋体"/>
                <w:bCs/>
                <w:kern w:val="0"/>
                <w:sz w:val="18"/>
                <w:szCs w:val="18"/>
              </w:rPr>
            </w:pPr>
            <w:r>
              <w:rPr>
                <w:rFonts w:hint="eastAsia" w:ascii="宋体" w:hAnsi="宋体" w:cs="宋体"/>
                <w:bCs/>
                <w:kern w:val="0"/>
                <w:sz w:val="18"/>
                <w:szCs w:val="18"/>
              </w:rPr>
              <w:t>类型</w:t>
            </w:r>
          </w:p>
        </w:tc>
        <w:tc>
          <w:tcPr>
            <w:tcW w:w="2809" w:type="pct"/>
            <w:tcBorders>
              <w:bottom w:val="single" w:color="000000" w:sz="8" w:space="0"/>
            </w:tcBorders>
            <w:shd w:val="clear" w:color="auto" w:fill="FFFFFF" w:themeFill="background1"/>
            <w:vAlign w:val="center"/>
          </w:tcPr>
          <w:p w14:paraId="3477B129">
            <w:pPr>
              <w:spacing w:before="40" w:after="40"/>
              <w:jc w:val="center"/>
              <w:rPr>
                <w:rFonts w:hint="eastAsia" w:ascii="宋体" w:hAnsi="宋体" w:cs="宋体"/>
                <w:bCs/>
                <w:kern w:val="0"/>
                <w:sz w:val="18"/>
                <w:szCs w:val="18"/>
              </w:rPr>
            </w:pPr>
            <w:r>
              <w:rPr>
                <w:rFonts w:hint="eastAsia" w:ascii="宋体" w:hAnsi="宋体" w:cs="宋体"/>
                <w:bCs/>
                <w:kern w:val="0"/>
                <w:sz w:val="18"/>
                <w:szCs w:val="18"/>
              </w:rPr>
              <w:t>描述</w:t>
            </w:r>
          </w:p>
        </w:tc>
      </w:tr>
      <w:tr w14:paraId="37209C19">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tcBorders>
              <w:top w:val="single" w:color="000000" w:sz="8" w:space="0"/>
            </w:tcBorders>
            <w:vAlign w:val="center"/>
          </w:tcPr>
          <w:p w14:paraId="5D3F54CB">
            <w:pPr>
              <w:spacing w:before="40" w:after="40"/>
              <w:jc w:val="center"/>
              <w:rPr>
                <w:rFonts w:hint="eastAsia" w:ascii="宋体" w:hAnsi="宋体" w:cs="宋体"/>
                <w:bCs/>
                <w:kern w:val="0"/>
                <w:sz w:val="18"/>
                <w:szCs w:val="18"/>
              </w:rPr>
            </w:pPr>
            <w:r>
              <w:rPr>
                <w:rFonts w:hint="eastAsia" w:ascii="宋体" w:hAnsi="宋体" w:cs="宋体"/>
                <w:bCs/>
                <w:kern w:val="0"/>
                <w:sz w:val="18"/>
                <w:szCs w:val="18"/>
              </w:rPr>
              <w:t>objectType</w:t>
            </w:r>
          </w:p>
        </w:tc>
        <w:tc>
          <w:tcPr>
            <w:tcW w:w="677" w:type="pct"/>
            <w:tcBorders>
              <w:top w:val="single" w:color="000000" w:sz="8" w:space="0"/>
            </w:tcBorders>
            <w:vAlign w:val="center"/>
          </w:tcPr>
          <w:p w14:paraId="5E586352">
            <w:pPr>
              <w:spacing w:before="40" w:after="40"/>
              <w:jc w:val="center"/>
              <w:rPr>
                <w:rFonts w:hint="eastAsia" w:ascii="宋体" w:hAnsi="宋体" w:cs="宋体"/>
                <w:bCs/>
                <w:kern w:val="0"/>
                <w:sz w:val="18"/>
                <w:szCs w:val="18"/>
              </w:rPr>
            </w:pPr>
            <w:r>
              <w:rPr>
                <w:rFonts w:hint="eastAsia" w:ascii="宋体" w:hAnsi="宋体" w:cs="宋体"/>
                <w:bCs/>
                <w:kern w:val="0"/>
                <w:sz w:val="18"/>
                <w:szCs w:val="18"/>
              </w:rPr>
              <w:t>0..1</w:t>
            </w:r>
          </w:p>
        </w:tc>
        <w:tc>
          <w:tcPr>
            <w:tcW w:w="728" w:type="pct"/>
            <w:tcBorders>
              <w:top w:val="single" w:color="000000" w:sz="8" w:space="0"/>
            </w:tcBorders>
            <w:vAlign w:val="center"/>
          </w:tcPr>
          <w:p w14:paraId="0A75FBA6">
            <w:pPr>
              <w:spacing w:before="40" w:after="40"/>
              <w:jc w:val="center"/>
              <w:rPr>
                <w:rFonts w:hint="eastAsia" w:ascii="宋体" w:hAnsi="宋体" w:cs="宋体"/>
                <w:bCs/>
                <w:kern w:val="0"/>
                <w:sz w:val="18"/>
                <w:szCs w:val="18"/>
              </w:rPr>
            </w:pPr>
            <w:r>
              <w:rPr>
                <w:rFonts w:hint="eastAsia" w:ascii="宋体" w:hAnsi="宋体" w:cs="宋体"/>
                <w:bCs/>
                <w:kern w:val="0"/>
                <w:sz w:val="18"/>
                <w:szCs w:val="18"/>
              </w:rPr>
              <w:t>String</w:t>
            </w:r>
          </w:p>
        </w:tc>
        <w:tc>
          <w:tcPr>
            <w:tcW w:w="2809" w:type="pct"/>
            <w:tcBorders>
              <w:top w:val="single" w:color="000000" w:sz="8" w:space="0"/>
            </w:tcBorders>
          </w:tcPr>
          <w:p w14:paraId="394A543B">
            <w:pPr>
              <w:spacing w:before="40" w:after="40"/>
              <w:jc w:val="left"/>
              <w:rPr>
                <w:rFonts w:hint="eastAsia" w:ascii="宋体" w:hAnsi="宋体" w:cs="宋体"/>
                <w:bCs/>
                <w:kern w:val="0"/>
                <w:sz w:val="18"/>
                <w:szCs w:val="18"/>
              </w:rPr>
            </w:pPr>
            <w:r>
              <w:rPr>
                <w:rFonts w:hint="eastAsia" w:ascii="宋体" w:hAnsi="宋体" w:cs="宋体"/>
                <w:bCs/>
                <w:kern w:val="0"/>
                <w:sz w:val="18"/>
                <w:szCs w:val="18"/>
              </w:rPr>
              <w:t>被意图期望作用的对象类型，可以是管理对象的类名。</w:t>
            </w:r>
          </w:p>
          <w:p w14:paraId="269E9678">
            <w:pPr>
              <w:spacing w:before="40" w:after="40"/>
              <w:jc w:val="left"/>
              <w:rPr>
                <w:rFonts w:hint="eastAsia" w:ascii="宋体" w:hAnsi="宋体" w:cs="宋体"/>
                <w:bCs/>
                <w:kern w:val="0"/>
                <w:sz w:val="18"/>
                <w:szCs w:val="18"/>
              </w:rPr>
            </w:pPr>
            <w:r>
              <w:rPr>
                <w:rFonts w:hint="eastAsia" w:ascii="宋体" w:hAnsi="宋体" w:cs="宋体"/>
                <w:bCs/>
                <w:kern w:val="0"/>
                <w:sz w:val="18"/>
                <w:szCs w:val="18"/>
              </w:rPr>
              <w:t>见注。</w:t>
            </w:r>
          </w:p>
        </w:tc>
      </w:tr>
      <w:tr w14:paraId="44DC779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Align w:val="center"/>
          </w:tcPr>
          <w:p w14:paraId="6076C5FD">
            <w:pPr>
              <w:spacing w:before="40" w:after="40"/>
              <w:jc w:val="center"/>
              <w:rPr>
                <w:rFonts w:hint="eastAsia" w:ascii="宋体" w:hAnsi="宋体" w:cs="宋体"/>
                <w:bCs/>
                <w:kern w:val="0"/>
                <w:sz w:val="18"/>
                <w:szCs w:val="18"/>
              </w:rPr>
            </w:pPr>
            <w:r>
              <w:rPr>
                <w:rFonts w:hint="eastAsia" w:ascii="宋体" w:hAnsi="宋体" w:cs="宋体"/>
                <w:bCs/>
                <w:kern w:val="0"/>
                <w:sz w:val="18"/>
                <w:szCs w:val="18"/>
              </w:rPr>
              <w:t>objectInstanceId</w:t>
            </w:r>
          </w:p>
        </w:tc>
        <w:tc>
          <w:tcPr>
            <w:tcW w:w="677" w:type="pct"/>
            <w:vAlign w:val="center"/>
          </w:tcPr>
          <w:p w14:paraId="4589245F">
            <w:pPr>
              <w:spacing w:before="40" w:after="40"/>
              <w:jc w:val="center"/>
              <w:rPr>
                <w:rFonts w:hint="eastAsia" w:ascii="宋体" w:hAnsi="宋体" w:cs="宋体"/>
                <w:bCs/>
                <w:kern w:val="0"/>
                <w:sz w:val="18"/>
                <w:szCs w:val="18"/>
              </w:rPr>
            </w:pPr>
            <w:r>
              <w:rPr>
                <w:rFonts w:hint="eastAsia" w:ascii="宋体" w:hAnsi="宋体" w:cs="宋体"/>
                <w:bCs/>
                <w:kern w:val="0"/>
                <w:sz w:val="18"/>
                <w:szCs w:val="18"/>
              </w:rPr>
              <w:t>0..N</w:t>
            </w:r>
          </w:p>
        </w:tc>
        <w:tc>
          <w:tcPr>
            <w:tcW w:w="728" w:type="pct"/>
            <w:vAlign w:val="center"/>
          </w:tcPr>
          <w:p w14:paraId="1977CD7F">
            <w:pPr>
              <w:spacing w:before="40" w:after="40"/>
              <w:jc w:val="center"/>
              <w:rPr>
                <w:rFonts w:hint="eastAsia" w:ascii="宋体" w:hAnsi="宋体" w:cs="宋体"/>
                <w:bCs/>
                <w:kern w:val="0"/>
                <w:sz w:val="18"/>
                <w:szCs w:val="18"/>
              </w:rPr>
            </w:pPr>
            <w:r>
              <w:rPr>
                <w:rFonts w:hint="eastAsia" w:ascii="宋体" w:hAnsi="宋体" w:cs="宋体"/>
                <w:bCs/>
                <w:kern w:val="0"/>
                <w:sz w:val="18"/>
                <w:szCs w:val="18"/>
                <w:lang w:bidi="ar"/>
              </w:rPr>
              <w:t>Identifier</w:t>
            </w:r>
          </w:p>
        </w:tc>
        <w:tc>
          <w:tcPr>
            <w:tcW w:w="2809" w:type="pct"/>
          </w:tcPr>
          <w:p w14:paraId="6013D3A4">
            <w:pPr>
              <w:spacing w:before="40" w:after="40"/>
              <w:jc w:val="left"/>
              <w:rPr>
                <w:rFonts w:hint="eastAsia" w:ascii="宋体" w:hAnsi="宋体" w:cs="宋体"/>
                <w:bCs/>
                <w:kern w:val="0"/>
                <w:sz w:val="18"/>
                <w:szCs w:val="18"/>
              </w:rPr>
            </w:pPr>
            <w:r>
              <w:rPr>
                <w:rFonts w:hint="eastAsia" w:ascii="宋体" w:hAnsi="宋体" w:cs="宋体"/>
                <w:bCs/>
                <w:kern w:val="0"/>
                <w:sz w:val="18"/>
                <w:szCs w:val="18"/>
              </w:rPr>
              <w:t>被意图期望作用的特定对象实例，可以是管理对象的实例。</w:t>
            </w:r>
          </w:p>
          <w:p w14:paraId="742DF06C">
            <w:pPr>
              <w:spacing w:before="40" w:after="40"/>
              <w:jc w:val="left"/>
              <w:rPr>
                <w:rFonts w:hint="eastAsia" w:ascii="宋体" w:hAnsi="宋体" w:cs="宋体"/>
                <w:bCs/>
                <w:kern w:val="0"/>
                <w:sz w:val="18"/>
                <w:szCs w:val="18"/>
              </w:rPr>
            </w:pPr>
            <w:r>
              <w:rPr>
                <w:rFonts w:hint="eastAsia" w:ascii="宋体" w:hAnsi="宋体" w:cs="宋体"/>
                <w:bCs/>
                <w:kern w:val="0"/>
                <w:sz w:val="18"/>
                <w:szCs w:val="18"/>
              </w:rPr>
              <w:t>见注。</w:t>
            </w:r>
          </w:p>
        </w:tc>
      </w:tr>
      <w:tr w14:paraId="417007B0">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tcBorders>
              <w:bottom w:val="single" w:color="000000" w:sz="8" w:space="0"/>
            </w:tcBorders>
            <w:vAlign w:val="center"/>
          </w:tcPr>
          <w:p w14:paraId="5BD27F8E">
            <w:pPr>
              <w:spacing w:before="40" w:after="40"/>
              <w:jc w:val="center"/>
              <w:rPr>
                <w:rFonts w:hint="eastAsia" w:ascii="宋体" w:hAnsi="宋体" w:cs="宋体"/>
                <w:bCs/>
                <w:kern w:val="0"/>
                <w:sz w:val="18"/>
                <w:szCs w:val="18"/>
              </w:rPr>
            </w:pPr>
            <w:r>
              <w:rPr>
                <w:rFonts w:hint="eastAsia" w:ascii="宋体" w:hAnsi="宋体" w:cs="宋体"/>
                <w:bCs/>
                <w:kern w:val="0"/>
                <w:sz w:val="18"/>
                <w:szCs w:val="18"/>
              </w:rPr>
              <w:t>objectFilter</w:t>
            </w:r>
          </w:p>
        </w:tc>
        <w:tc>
          <w:tcPr>
            <w:tcW w:w="677" w:type="pct"/>
            <w:tcBorders>
              <w:bottom w:val="single" w:color="000000" w:sz="8" w:space="0"/>
            </w:tcBorders>
            <w:vAlign w:val="center"/>
          </w:tcPr>
          <w:p w14:paraId="405465A2">
            <w:pPr>
              <w:spacing w:before="40" w:after="40"/>
              <w:jc w:val="center"/>
              <w:rPr>
                <w:rFonts w:hint="eastAsia" w:ascii="宋体" w:hAnsi="宋体" w:cs="宋体"/>
                <w:bCs/>
                <w:kern w:val="0"/>
                <w:sz w:val="18"/>
                <w:szCs w:val="18"/>
              </w:rPr>
            </w:pPr>
            <w:r>
              <w:rPr>
                <w:rFonts w:hint="eastAsia" w:ascii="宋体" w:hAnsi="宋体" w:cs="宋体"/>
                <w:bCs/>
                <w:kern w:val="0"/>
                <w:sz w:val="18"/>
                <w:szCs w:val="18"/>
              </w:rPr>
              <w:t>0..1</w:t>
            </w:r>
          </w:p>
        </w:tc>
        <w:tc>
          <w:tcPr>
            <w:tcW w:w="728" w:type="pct"/>
            <w:tcBorders>
              <w:bottom w:val="single" w:color="000000" w:sz="8" w:space="0"/>
            </w:tcBorders>
            <w:vAlign w:val="center"/>
          </w:tcPr>
          <w:p w14:paraId="0C270984">
            <w:pPr>
              <w:spacing w:before="40" w:after="40"/>
              <w:jc w:val="center"/>
              <w:rPr>
                <w:rFonts w:hint="eastAsia" w:ascii="宋体" w:hAnsi="宋体" w:cs="宋体"/>
                <w:bCs/>
                <w:kern w:val="0"/>
                <w:sz w:val="18"/>
                <w:szCs w:val="18"/>
              </w:rPr>
            </w:pPr>
            <w:r>
              <w:rPr>
                <w:rFonts w:hint="eastAsia" w:ascii="宋体" w:hAnsi="宋体" w:cs="宋体"/>
                <w:bCs/>
                <w:kern w:val="0"/>
                <w:sz w:val="18"/>
                <w:szCs w:val="18"/>
              </w:rPr>
              <w:t>Condition</w:t>
            </w:r>
          </w:p>
        </w:tc>
        <w:tc>
          <w:tcPr>
            <w:tcW w:w="2809" w:type="pct"/>
            <w:tcBorders>
              <w:bottom w:val="single" w:color="000000" w:sz="8" w:space="0"/>
            </w:tcBorders>
          </w:tcPr>
          <w:p w14:paraId="5D6CF2D2">
            <w:pPr>
              <w:spacing w:before="40" w:after="40"/>
              <w:jc w:val="left"/>
              <w:rPr>
                <w:rFonts w:hint="eastAsia" w:ascii="宋体" w:hAnsi="宋体" w:cs="宋体"/>
                <w:bCs/>
                <w:kern w:val="0"/>
                <w:sz w:val="18"/>
                <w:szCs w:val="18"/>
              </w:rPr>
            </w:pPr>
            <w:r>
              <w:rPr>
                <w:rFonts w:hint="eastAsia" w:ascii="宋体" w:hAnsi="宋体" w:cs="宋体"/>
                <w:bCs/>
                <w:kern w:val="0"/>
                <w:sz w:val="18"/>
                <w:szCs w:val="18"/>
              </w:rPr>
              <w:t>用作筛选对象的约束和条件，以识别给定的意图期望应作用的对象。</w:t>
            </w:r>
          </w:p>
          <w:p w14:paraId="73F3BB5D">
            <w:pPr>
              <w:spacing w:before="40" w:after="40"/>
              <w:jc w:val="left"/>
              <w:rPr>
                <w:rFonts w:hint="eastAsia" w:ascii="宋体" w:hAnsi="宋体" w:cs="宋体"/>
                <w:bCs/>
                <w:kern w:val="0"/>
                <w:sz w:val="18"/>
                <w:szCs w:val="18"/>
              </w:rPr>
            </w:pPr>
            <w:r>
              <w:rPr>
                <w:rFonts w:hint="eastAsia" w:ascii="宋体" w:hAnsi="宋体" w:cs="宋体"/>
                <w:bCs/>
                <w:kern w:val="0"/>
                <w:sz w:val="18"/>
                <w:szCs w:val="18"/>
              </w:rPr>
              <w:t>见注。</w:t>
            </w:r>
          </w:p>
        </w:tc>
      </w:tr>
      <w:tr w14:paraId="37C8BBD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4"/>
            <w:tcBorders>
              <w:top w:val="single" w:color="000000" w:sz="8" w:space="0"/>
            </w:tcBorders>
          </w:tcPr>
          <w:p w14:paraId="11A5D57D">
            <w:pPr>
              <w:spacing w:before="40" w:after="40"/>
              <w:rPr>
                <w:rFonts w:ascii="宋体"/>
                <w:sz w:val="18"/>
                <w:szCs w:val="18"/>
              </w:rPr>
            </w:pPr>
            <w:r>
              <w:rPr>
                <w:rFonts w:ascii="宋体" w:eastAsia="黑体"/>
                <w:sz w:val="18"/>
                <w:szCs w:val="18"/>
              </w:rPr>
              <w:t>注：</w:t>
            </w:r>
            <w:r>
              <w:rPr>
                <w:rFonts w:ascii="宋体"/>
                <w:sz w:val="18"/>
                <w:szCs w:val="18"/>
              </w:rPr>
              <w:t>objectType或objectInstanceId</w:t>
            </w:r>
            <w:r>
              <w:rPr>
                <w:rFonts w:hint="eastAsia" w:ascii="宋体"/>
                <w:sz w:val="18"/>
                <w:szCs w:val="18"/>
              </w:rPr>
              <w:t>不应同时为空</w:t>
            </w:r>
            <w:r>
              <w:rPr>
                <w:rFonts w:ascii="宋体"/>
                <w:sz w:val="18"/>
                <w:szCs w:val="18"/>
              </w:rPr>
              <w:t>，</w:t>
            </w:r>
            <w:r>
              <w:rPr>
                <w:rFonts w:hint="eastAsia" w:ascii="宋体"/>
                <w:sz w:val="18"/>
                <w:szCs w:val="18"/>
              </w:rPr>
              <w:t>且</w:t>
            </w:r>
            <w:r>
              <w:rPr>
                <w:rFonts w:ascii="宋体"/>
                <w:sz w:val="18"/>
                <w:szCs w:val="18"/>
              </w:rPr>
              <w:t>不</w:t>
            </w:r>
            <w:r>
              <w:rPr>
                <w:rFonts w:hint="eastAsia" w:ascii="宋体"/>
                <w:sz w:val="18"/>
                <w:szCs w:val="18"/>
              </w:rPr>
              <w:t>应</w:t>
            </w:r>
            <w:r>
              <w:rPr>
                <w:rFonts w:ascii="宋体"/>
                <w:sz w:val="18"/>
                <w:szCs w:val="18"/>
              </w:rPr>
              <w:t>同时</w:t>
            </w:r>
            <w:r>
              <w:rPr>
                <w:rFonts w:hint="eastAsia" w:ascii="宋体"/>
                <w:sz w:val="18"/>
                <w:szCs w:val="18"/>
              </w:rPr>
              <w:t>非空</w:t>
            </w:r>
            <w:r>
              <w:rPr>
                <w:rFonts w:ascii="宋体"/>
                <w:sz w:val="18"/>
                <w:szCs w:val="18"/>
              </w:rPr>
              <w:t>。当意图期望是管理对象的类型，且意图所有者不知道哪些是特定的实例时</w:t>
            </w:r>
            <w:r>
              <w:rPr>
                <w:rFonts w:hint="eastAsia" w:ascii="宋体"/>
                <w:sz w:val="18"/>
                <w:szCs w:val="18"/>
              </w:rPr>
              <w:t>，</w:t>
            </w:r>
            <w:r>
              <w:rPr>
                <w:rFonts w:ascii="宋体"/>
                <w:sz w:val="18"/>
                <w:szCs w:val="18"/>
              </w:rPr>
              <w:t>objectType</w:t>
            </w:r>
            <w:r>
              <w:rPr>
                <w:rFonts w:hint="eastAsia" w:ascii="宋体"/>
                <w:sz w:val="18"/>
                <w:szCs w:val="18"/>
              </w:rPr>
              <w:t>与objectFilter应为非空，否则为空</w:t>
            </w:r>
            <w:r>
              <w:rPr>
                <w:rFonts w:ascii="宋体"/>
                <w:sz w:val="18"/>
                <w:szCs w:val="18"/>
              </w:rPr>
              <w:t>。</w:t>
            </w:r>
            <w:r>
              <w:rPr>
                <w:rFonts w:hint="eastAsia" w:ascii="宋体"/>
                <w:sz w:val="18"/>
                <w:szCs w:val="18"/>
              </w:rPr>
              <w:t>当</w:t>
            </w:r>
            <w:r>
              <w:rPr>
                <w:rFonts w:ascii="宋体"/>
                <w:sz w:val="18"/>
                <w:szCs w:val="18"/>
              </w:rPr>
              <w:t>意图期望是针对特定对象实例时</w:t>
            </w:r>
            <w:r>
              <w:rPr>
                <w:rFonts w:hint="eastAsia" w:ascii="宋体"/>
                <w:sz w:val="18"/>
                <w:szCs w:val="18"/>
              </w:rPr>
              <w:t>，</w:t>
            </w:r>
            <w:r>
              <w:rPr>
                <w:rFonts w:ascii="宋体"/>
                <w:sz w:val="18"/>
                <w:szCs w:val="18"/>
              </w:rPr>
              <w:t>objectInstanceId</w:t>
            </w:r>
            <w:r>
              <w:rPr>
                <w:rFonts w:hint="eastAsia" w:ascii="宋体"/>
                <w:sz w:val="18"/>
                <w:szCs w:val="18"/>
              </w:rPr>
              <w:t>应为非空，否则为空</w:t>
            </w:r>
            <w:r>
              <w:rPr>
                <w:rFonts w:ascii="宋体"/>
                <w:sz w:val="18"/>
                <w:szCs w:val="18"/>
              </w:rPr>
              <w:t>。</w:t>
            </w:r>
          </w:p>
        </w:tc>
      </w:tr>
    </w:tbl>
    <w:p w14:paraId="0A1BF18C">
      <w:pPr>
        <w:pStyle w:val="4"/>
        <w:spacing w:before="240" w:beforeLines="100"/>
        <w:ind w:left="709"/>
        <w:rPr>
          <w:b w:val="0"/>
          <w:bCs w:val="0"/>
        </w:rPr>
      </w:pPr>
      <w:bookmarkStart w:id="2502" w:name="_Toc23078"/>
      <w:bookmarkStart w:id="2503" w:name="_Toc20865"/>
      <w:bookmarkStart w:id="2504" w:name="_Toc20834"/>
      <w:bookmarkStart w:id="2505" w:name="_Toc11834"/>
      <w:bookmarkStart w:id="2506" w:name="_Toc2394"/>
      <w:bookmarkStart w:id="2507" w:name="_Toc31373"/>
      <w:bookmarkStart w:id="2508" w:name="_Toc6541"/>
      <w:bookmarkStart w:id="2509" w:name="_Toc14982"/>
      <w:bookmarkStart w:id="2510" w:name="_Toc6669"/>
      <w:bookmarkStart w:id="2511" w:name="_Toc14387"/>
      <w:bookmarkStart w:id="2512" w:name="_Toc61991893"/>
      <w:bookmarkStart w:id="2513" w:name="_Toc13775"/>
      <w:bookmarkStart w:id="2514" w:name="_Toc8760"/>
      <w:bookmarkStart w:id="2515" w:name="_Toc3733"/>
      <w:bookmarkStart w:id="2516" w:name="_Toc5964"/>
      <w:bookmarkStart w:id="2517" w:name="_Toc1648383566"/>
      <w:bookmarkStart w:id="2518" w:name="_Toc25824"/>
      <w:bookmarkStart w:id="2519" w:name="_Toc15219"/>
      <w:bookmarkStart w:id="2520" w:name="_Toc58457354"/>
      <w:bookmarkStart w:id="2521" w:name="_Toc12313"/>
      <w:bookmarkStart w:id="2522" w:name="_Toc10822"/>
      <w:bookmarkStart w:id="2523" w:name="_Toc18795"/>
      <w:bookmarkStart w:id="2524" w:name="_Toc30800"/>
      <w:bookmarkStart w:id="2525" w:name="_Toc29957"/>
      <w:bookmarkStart w:id="2526" w:name="_Toc18680"/>
      <w:bookmarkStart w:id="2527" w:name="_Toc5483"/>
      <w:bookmarkStart w:id="2528" w:name="_Toc9939"/>
      <w:bookmarkStart w:id="2529" w:name="_Toc25741"/>
      <w:bookmarkStart w:id="2530" w:name="_Toc23464"/>
      <w:bookmarkStart w:id="2531" w:name="_Toc8249"/>
      <w:bookmarkStart w:id="2532" w:name="_Toc183380546"/>
      <w:bookmarkStart w:id="2533" w:name="_Toc22566"/>
      <w:bookmarkStart w:id="2534" w:name="_Toc27599"/>
      <w:bookmarkStart w:id="2535" w:name="_Toc9598"/>
      <w:bookmarkStart w:id="2536" w:name="_Toc183380625"/>
      <w:bookmarkStart w:id="2537" w:name="_Toc3073"/>
      <w:bookmarkStart w:id="2538" w:name="_Toc2141491102"/>
      <w:r>
        <w:rPr>
          <w:rFonts w:hint="eastAsia"/>
          <w:b w:val="0"/>
          <w:bCs w:val="0"/>
        </w:rPr>
        <w:t>ExpectationTarget 期望目标</w:t>
      </w:r>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Start w:id="2539" w:name="_Toc16626"/>
      <w:bookmarkEnd w:id="2539"/>
      <w:bookmarkStart w:id="2540" w:name="_Toc4198"/>
      <w:bookmarkEnd w:id="2540"/>
      <w:bookmarkStart w:id="2541" w:name="_Toc15263"/>
      <w:bookmarkEnd w:id="2541"/>
      <w:bookmarkStart w:id="2542" w:name="_Toc1886187017"/>
      <w:bookmarkEnd w:id="2542"/>
      <w:bookmarkStart w:id="2543" w:name="_Toc8654"/>
      <w:bookmarkEnd w:id="2543"/>
      <w:bookmarkStart w:id="2544" w:name="_Toc29300"/>
      <w:bookmarkEnd w:id="2544"/>
      <w:bookmarkStart w:id="2545" w:name="_Toc27244"/>
      <w:bookmarkEnd w:id="2545"/>
      <w:bookmarkStart w:id="2546" w:name="_Toc16546"/>
      <w:bookmarkEnd w:id="2546"/>
      <w:bookmarkStart w:id="2547" w:name="_Toc668662908"/>
      <w:bookmarkEnd w:id="2547"/>
      <w:bookmarkStart w:id="2548" w:name="_Toc18764"/>
      <w:bookmarkEnd w:id="2548"/>
      <w:bookmarkStart w:id="2549" w:name="_Toc18034"/>
      <w:bookmarkEnd w:id="2549"/>
      <w:bookmarkStart w:id="2550" w:name="_Toc4363"/>
      <w:bookmarkEnd w:id="2550"/>
      <w:bookmarkStart w:id="2551" w:name="_Toc1638308959"/>
      <w:bookmarkEnd w:id="2551"/>
      <w:bookmarkStart w:id="2552" w:name="_Toc13186"/>
      <w:bookmarkEnd w:id="2552"/>
      <w:bookmarkStart w:id="2553" w:name="_Toc925330704"/>
      <w:bookmarkEnd w:id="2553"/>
    </w:p>
    <w:p w14:paraId="53F957C7">
      <w:pPr>
        <w:ind w:firstLine="420" w:firstLineChars="200"/>
        <w:jc w:val="left"/>
        <w:rPr>
          <w:rFonts w:hint="eastAsia" w:ascii="黑体" w:hAnsi="黑体" w:cs="黑体"/>
          <w:szCs w:val="21"/>
        </w:rPr>
      </w:pPr>
      <w:r>
        <w:rPr>
          <w:rFonts w:hint="eastAsia" w:ascii="黑体" w:hAnsi="黑体" w:cs="黑体"/>
          <w:szCs w:val="21"/>
        </w:rPr>
        <w:t>期望目标信息元素建模应满</w:t>
      </w:r>
      <w:r>
        <w:rPr>
          <w:rFonts w:hint="eastAsia" w:ascii="宋体" w:hAnsi="宋体"/>
          <w:lang w:eastAsia="zh"/>
        </w:rPr>
        <w:t>足表34所示属性要</w:t>
      </w:r>
      <w:r>
        <w:rPr>
          <w:rFonts w:hint="eastAsia" w:ascii="黑体" w:hAnsi="黑体" w:cs="黑体"/>
          <w:szCs w:val="21"/>
        </w:rPr>
        <w:t>求。</w:t>
      </w:r>
    </w:p>
    <w:p w14:paraId="06EFE120">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34</w:t>
      </w:r>
      <w:r>
        <w:rPr>
          <w:rFonts w:hint="eastAsia" w:ascii="黑体" w:hAnsi="黑体" w:cs="黑体"/>
          <w:sz w:val="21"/>
          <w:szCs w:val="21"/>
        </w:rPr>
        <w:fldChar w:fldCharType="end"/>
      </w:r>
      <w:r>
        <w:rPr>
          <w:rFonts w:hint="eastAsia" w:ascii="黑体" w:hAnsi="黑体" w:cs="黑体"/>
          <w:sz w:val="21"/>
          <w:szCs w:val="21"/>
        </w:rPr>
        <w:t xml:space="preserve"> ExpectationTarget 期望目标</w:t>
      </w:r>
    </w:p>
    <w:tbl>
      <w:tblPr>
        <w:tblStyle w:val="5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097"/>
        <w:gridCol w:w="1148"/>
        <w:gridCol w:w="4809"/>
      </w:tblGrid>
      <w:tr w14:paraId="53E9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pct"/>
            <w:tcBorders>
              <w:top w:val="single" w:color="000000" w:sz="8" w:space="0"/>
              <w:left w:val="single" w:color="000000" w:sz="8" w:space="0"/>
              <w:bottom w:val="single" w:color="000000" w:sz="8" w:space="0"/>
            </w:tcBorders>
            <w:shd w:val="clear" w:color="auto" w:fill="FFFFFF" w:themeFill="background1"/>
            <w:vAlign w:val="center"/>
          </w:tcPr>
          <w:p w14:paraId="3240E81C">
            <w:pPr>
              <w:spacing w:before="40" w:after="40"/>
              <w:jc w:val="center"/>
              <w:rPr>
                <w:rFonts w:hint="eastAsia" w:ascii="宋体" w:hAnsi="宋体" w:cs="宋体"/>
                <w:bCs/>
                <w:kern w:val="0"/>
                <w:sz w:val="18"/>
                <w:szCs w:val="18"/>
              </w:rPr>
            </w:pPr>
            <w:r>
              <w:rPr>
                <w:rFonts w:hint="eastAsia" w:ascii="宋体" w:hAnsi="宋体" w:cs="宋体"/>
                <w:bCs/>
                <w:kern w:val="0"/>
                <w:sz w:val="18"/>
                <w:szCs w:val="18"/>
              </w:rPr>
              <w:t>属性</w:t>
            </w:r>
          </w:p>
        </w:tc>
        <w:tc>
          <w:tcPr>
            <w:tcW w:w="630" w:type="pct"/>
            <w:tcBorders>
              <w:top w:val="single" w:color="000000" w:sz="8" w:space="0"/>
              <w:bottom w:val="single" w:color="000000" w:sz="8" w:space="0"/>
            </w:tcBorders>
            <w:shd w:val="clear" w:color="auto" w:fill="FFFFFF" w:themeFill="background1"/>
            <w:vAlign w:val="center"/>
          </w:tcPr>
          <w:p w14:paraId="2D9558A0">
            <w:pPr>
              <w:spacing w:before="40" w:after="40"/>
              <w:jc w:val="center"/>
              <w:rPr>
                <w:rFonts w:hint="eastAsia" w:ascii="宋体" w:hAnsi="宋体" w:cs="宋体"/>
                <w:bCs/>
                <w:kern w:val="0"/>
                <w:sz w:val="18"/>
                <w:szCs w:val="18"/>
              </w:rPr>
            </w:pPr>
            <w:r>
              <w:rPr>
                <w:rFonts w:hint="eastAsia" w:ascii="宋体" w:hAnsi="宋体" w:cs="宋体"/>
                <w:bCs/>
                <w:kern w:val="0"/>
                <w:sz w:val="18"/>
                <w:szCs w:val="18"/>
              </w:rPr>
              <w:t>基数</w:t>
            </w:r>
          </w:p>
        </w:tc>
        <w:tc>
          <w:tcPr>
            <w:tcW w:w="659" w:type="pct"/>
            <w:tcBorders>
              <w:top w:val="single" w:color="000000" w:sz="8" w:space="0"/>
              <w:bottom w:val="single" w:color="000000" w:sz="8" w:space="0"/>
            </w:tcBorders>
            <w:shd w:val="clear" w:color="auto" w:fill="FFFFFF" w:themeFill="background1"/>
            <w:vAlign w:val="center"/>
          </w:tcPr>
          <w:p w14:paraId="53288A8A">
            <w:pPr>
              <w:spacing w:before="40" w:after="40"/>
              <w:jc w:val="center"/>
              <w:rPr>
                <w:rFonts w:hint="eastAsia" w:ascii="宋体" w:hAnsi="宋体" w:cs="宋体"/>
                <w:bCs/>
                <w:kern w:val="0"/>
                <w:sz w:val="18"/>
                <w:szCs w:val="18"/>
              </w:rPr>
            </w:pPr>
            <w:r>
              <w:rPr>
                <w:rFonts w:hint="eastAsia" w:ascii="宋体" w:hAnsi="宋体" w:cs="宋体"/>
                <w:bCs/>
                <w:kern w:val="0"/>
                <w:sz w:val="18"/>
                <w:szCs w:val="18"/>
              </w:rPr>
              <w:t>类型</w:t>
            </w:r>
          </w:p>
        </w:tc>
        <w:tc>
          <w:tcPr>
            <w:tcW w:w="2760" w:type="pct"/>
            <w:tcBorders>
              <w:top w:val="single" w:color="000000" w:sz="8" w:space="0"/>
              <w:bottom w:val="single" w:color="000000" w:sz="8" w:space="0"/>
              <w:right w:val="single" w:color="000000" w:sz="8" w:space="0"/>
            </w:tcBorders>
            <w:shd w:val="clear" w:color="auto" w:fill="FFFFFF" w:themeFill="background1"/>
            <w:vAlign w:val="center"/>
          </w:tcPr>
          <w:p w14:paraId="1013568F">
            <w:pPr>
              <w:spacing w:before="40" w:after="40"/>
              <w:jc w:val="center"/>
              <w:rPr>
                <w:rFonts w:hint="eastAsia" w:ascii="宋体" w:hAnsi="宋体" w:cs="宋体"/>
                <w:bCs/>
                <w:kern w:val="0"/>
                <w:sz w:val="18"/>
                <w:szCs w:val="18"/>
              </w:rPr>
            </w:pPr>
            <w:r>
              <w:rPr>
                <w:rFonts w:hint="eastAsia" w:ascii="宋体" w:hAnsi="宋体" w:cs="宋体"/>
                <w:bCs/>
                <w:kern w:val="0"/>
                <w:sz w:val="18"/>
                <w:szCs w:val="18"/>
              </w:rPr>
              <w:t>描述</w:t>
            </w:r>
          </w:p>
        </w:tc>
      </w:tr>
      <w:tr w14:paraId="2152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pct"/>
            <w:tcBorders>
              <w:top w:val="single" w:color="000000" w:sz="8" w:space="0"/>
              <w:left w:val="single" w:color="000000" w:sz="8" w:space="0"/>
            </w:tcBorders>
          </w:tcPr>
          <w:p w14:paraId="4492105E">
            <w:pPr>
              <w:spacing w:before="40" w:after="40"/>
              <w:jc w:val="center"/>
              <w:rPr>
                <w:rFonts w:hint="eastAsia" w:ascii="宋体" w:hAnsi="宋体" w:cs="宋体"/>
                <w:bCs/>
                <w:kern w:val="0"/>
                <w:sz w:val="18"/>
                <w:szCs w:val="18"/>
              </w:rPr>
            </w:pPr>
            <w:r>
              <w:rPr>
                <w:rFonts w:hint="eastAsia" w:ascii="宋体" w:hAnsi="宋体" w:cs="宋体"/>
                <w:bCs/>
                <w:kern w:val="0"/>
                <w:sz w:val="18"/>
                <w:szCs w:val="18"/>
              </w:rPr>
              <w:t>targetId</w:t>
            </w:r>
          </w:p>
        </w:tc>
        <w:tc>
          <w:tcPr>
            <w:tcW w:w="630" w:type="pct"/>
            <w:tcBorders>
              <w:top w:val="single" w:color="000000" w:sz="8" w:space="0"/>
            </w:tcBorders>
          </w:tcPr>
          <w:p w14:paraId="24A149AB">
            <w:pPr>
              <w:spacing w:before="40" w:after="40"/>
              <w:jc w:val="center"/>
              <w:rPr>
                <w:rFonts w:hint="eastAsia" w:ascii="宋体" w:hAnsi="宋体" w:cs="宋体"/>
                <w:bCs/>
                <w:kern w:val="0"/>
                <w:sz w:val="18"/>
                <w:szCs w:val="18"/>
              </w:rPr>
            </w:pPr>
            <w:r>
              <w:rPr>
                <w:rFonts w:hint="eastAsia" w:ascii="宋体" w:hAnsi="宋体" w:cs="宋体"/>
                <w:bCs/>
                <w:kern w:val="0"/>
                <w:sz w:val="18"/>
                <w:szCs w:val="18"/>
              </w:rPr>
              <w:t>1</w:t>
            </w:r>
          </w:p>
        </w:tc>
        <w:tc>
          <w:tcPr>
            <w:tcW w:w="659" w:type="pct"/>
            <w:tcBorders>
              <w:top w:val="single" w:color="000000" w:sz="8" w:space="0"/>
            </w:tcBorders>
          </w:tcPr>
          <w:p w14:paraId="0A7F1C3C">
            <w:pPr>
              <w:spacing w:before="40" w:after="40"/>
              <w:jc w:val="center"/>
              <w:rPr>
                <w:rFonts w:hint="eastAsia" w:ascii="宋体" w:hAnsi="宋体" w:cs="宋体"/>
                <w:bCs/>
                <w:kern w:val="0"/>
                <w:sz w:val="18"/>
                <w:szCs w:val="18"/>
              </w:rPr>
            </w:pPr>
            <w:r>
              <w:rPr>
                <w:rFonts w:hint="eastAsia" w:ascii="宋体" w:hAnsi="宋体" w:cs="宋体"/>
                <w:bCs/>
                <w:kern w:val="0"/>
                <w:sz w:val="18"/>
                <w:szCs w:val="18"/>
                <w:lang w:bidi="ar"/>
              </w:rPr>
              <w:t>Identifier</w:t>
            </w:r>
          </w:p>
        </w:tc>
        <w:tc>
          <w:tcPr>
            <w:tcW w:w="2760" w:type="pct"/>
            <w:tcBorders>
              <w:top w:val="single" w:color="000000" w:sz="8" w:space="0"/>
              <w:right w:val="single" w:color="000000" w:sz="8" w:space="0"/>
            </w:tcBorders>
          </w:tcPr>
          <w:p w14:paraId="20DBA0E7">
            <w:pPr>
              <w:spacing w:before="40" w:after="40"/>
              <w:jc w:val="left"/>
              <w:rPr>
                <w:rFonts w:hint="eastAsia" w:ascii="宋体" w:hAnsi="宋体" w:cs="宋体"/>
                <w:bCs/>
                <w:kern w:val="0"/>
                <w:sz w:val="18"/>
                <w:szCs w:val="18"/>
              </w:rPr>
            </w:pPr>
            <w:r>
              <w:rPr>
                <w:rFonts w:hint="eastAsia" w:ascii="宋体" w:hAnsi="宋体" w:cs="宋体"/>
                <w:bCs/>
                <w:kern w:val="0"/>
                <w:sz w:val="18"/>
                <w:szCs w:val="18"/>
              </w:rPr>
              <w:t>期望目标的标识符。</w:t>
            </w:r>
          </w:p>
        </w:tc>
      </w:tr>
      <w:tr w14:paraId="740D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pct"/>
            <w:tcBorders>
              <w:left w:val="single" w:color="000000" w:sz="8" w:space="0"/>
            </w:tcBorders>
          </w:tcPr>
          <w:p w14:paraId="27D7B8AF">
            <w:pPr>
              <w:spacing w:before="40" w:after="40"/>
              <w:jc w:val="center"/>
              <w:rPr>
                <w:rFonts w:hint="eastAsia" w:ascii="宋体" w:hAnsi="宋体" w:cs="宋体"/>
                <w:bCs/>
                <w:kern w:val="0"/>
                <w:sz w:val="18"/>
                <w:szCs w:val="18"/>
              </w:rPr>
            </w:pPr>
            <w:r>
              <w:rPr>
                <w:rFonts w:hint="eastAsia" w:ascii="宋体" w:hAnsi="宋体" w:cs="宋体"/>
                <w:bCs/>
                <w:kern w:val="0"/>
                <w:sz w:val="18"/>
                <w:szCs w:val="18"/>
              </w:rPr>
              <w:t>targetName</w:t>
            </w:r>
          </w:p>
        </w:tc>
        <w:tc>
          <w:tcPr>
            <w:tcW w:w="630" w:type="pct"/>
          </w:tcPr>
          <w:p w14:paraId="47B5F0E1">
            <w:pPr>
              <w:spacing w:before="40" w:after="40"/>
              <w:jc w:val="center"/>
              <w:rPr>
                <w:rFonts w:hint="eastAsia" w:ascii="宋体" w:hAnsi="宋体" w:cs="宋体"/>
                <w:bCs/>
                <w:kern w:val="0"/>
                <w:sz w:val="18"/>
                <w:szCs w:val="18"/>
              </w:rPr>
            </w:pPr>
            <w:r>
              <w:rPr>
                <w:rFonts w:hint="eastAsia" w:ascii="宋体" w:hAnsi="宋体" w:cs="宋体"/>
                <w:bCs/>
                <w:kern w:val="0"/>
                <w:sz w:val="18"/>
                <w:szCs w:val="18"/>
              </w:rPr>
              <w:t>1</w:t>
            </w:r>
          </w:p>
        </w:tc>
        <w:tc>
          <w:tcPr>
            <w:tcW w:w="659" w:type="pct"/>
          </w:tcPr>
          <w:p w14:paraId="5F5D6BC9">
            <w:pPr>
              <w:spacing w:before="40" w:after="40"/>
              <w:jc w:val="center"/>
              <w:rPr>
                <w:rFonts w:hint="eastAsia" w:ascii="宋体" w:hAnsi="宋体" w:cs="宋体"/>
                <w:bCs/>
                <w:kern w:val="0"/>
                <w:sz w:val="18"/>
                <w:szCs w:val="18"/>
              </w:rPr>
            </w:pPr>
            <w:r>
              <w:rPr>
                <w:rFonts w:hint="eastAsia" w:ascii="宋体" w:hAnsi="宋体" w:cs="宋体"/>
                <w:bCs/>
                <w:kern w:val="0"/>
                <w:sz w:val="18"/>
                <w:szCs w:val="18"/>
              </w:rPr>
              <w:t>String</w:t>
            </w:r>
          </w:p>
        </w:tc>
        <w:tc>
          <w:tcPr>
            <w:tcW w:w="2760" w:type="pct"/>
            <w:tcBorders>
              <w:right w:val="single" w:color="000000" w:sz="8" w:space="0"/>
            </w:tcBorders>
          </w:tcPr>
          <w:p w14:paraId="37A635C4">
            <w:pPr>
              <w:spacing w:before="40" w:after="40"/>
              <w:jc w:val="left"/>
              <w:rPr>
                <w:rFonts w:hint="eastAsia" w:ascii="宋体" w:hAnsi="宋体" w:cs="宋体"/>
                <w:bCs/>
                <w:kern w:val="0"/>
                <w:sz w:val="18"/>
                <w:szCs w:val="18"/>
              </w:rPr>
            </w:pPr>
            <w:r>
              <w:rPr>
                <w:rFonts w:hint="eastAsia" w:ascii="宋体" w:hAnsi="宋体" w:cs="宋体"/>
                <w:bCs/>
                <w:kern w:val="0"/>
                <w:sz w:val="18"/>
                <w:szCs w:val="18"/>
              </w:rPr>
              <w:t>期望目标的名称。</w:t>
            </w:r>
          </w:p>
        </w:tc>
      </w:tr>
      <w:tr w14:paraId="2808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pct"/>
            <w:tcBorders>
              <w:left w:val="single" w:color="000000" w:sz="8" w:space="0"/>
            </w:tcBorders>
          </w:tcPr>
          <w:p w14:paraId="14F6FA53">
            <w:pPr>
              <w:spacing w:before="40" w:after="40"/>
              <w:jc w:val="center"/>
              <w:rPr>
                <w:rFonts w:hint="eastAsia" w:ascii="宋体" w:hAnsi="宋体" w:cs="宋体"/>
                <w:bCs/>
                <w:kern w:val="0"/>
                <w:sz w:val="18"/>
                <w:szCs w:val="18"/>
              </w:rPr>
            </w:pPr>
            <w:r>
              <w:rPr>
                <w:rFonts w:hint="eastAsia" w:ascii="宋体" w:hAnsi="宋体" w:cs="宋体"/>
                <w:bCs/>
                <w:kern w:val="0"/>
                <w:sz w:val="18"/>
                <w:szCs w:val="18"/>
              </w:rPr>
              <w:t>targetConditions</w:t>
            </w:r>
          </w:p>
        </w:tc>
        <w:tc>
          <w:tcPr>
            <w:tcW w:w="630" w:type="pct"/>
          </w:tcPr>
          <w:p w14:paraId="41AF5F68">
            <w:pPr>
              <w:spacing w:before="40" w:after="40"/>
              <w:jc w:val="center"/>
              <w:rPr>
                <w:rFonts w:hint="eastAsia" w:ascii="宋体" w:hAnsi="宋体" w:cs="宋体"/>
                <w:bCs/>
                <w:kern w:val="0"/>
                <w:sz w:val="18"/>
                <w:szCs w:val="18"/>
              </w:rPr>
            </w:pPr>
            <w:r>
              <w:rPr>
                <w:rFonts w:hint="eastAsia" w:ascii="宋体" w:hAnsi="宋体" w:cs="宋体"/>
                <w:bCs/>
                <w:kern w:val="0"/>
                <w:sz w:val="18"/>
                <w:szCs w:val="18"/>
              </w:rPr>
              <w:t>1..N</w:t>
            </w:r>
          </w:p>
        </w:tc>
        <w:tc>
          <w:tcPr>
            <w:tcW w:w="659" w:type="pct"/>
          </w:tcPr>
          <w:p w14:paraId="0FC985CA">
            <w:pPr>
              <w:spacing w:before="40" w:after="40"/>
              <w:jc w:val="center"/>
              <w:rPr>
                <w:rFonts w:hint="eastAsia" w:ascii="宋体" w:hAnsi="宋体" w:cs="宋体"/>
                <w:bCs/>
                <w:kern w:val="0"/>
                <w:sz w:val="18"/>
                <w:szCs w:val="18"/>
              </w:rPr>
            </w:pPr>
            <w:r>
              <w:rPr>
                <w:rFonts w:hint="eastAsia" w:ascii="宋体" w:hAnsi="宋体" w:cs="宋体"/>
                <w:bCs/>
                <w:kern w:val="0"/>
                <w:sz w:val="18"/>
                <w:szCs w:val="18"/>
              </w:rPr>
              <w:t>Condition</w:t>
            </w:r>
          </w:p>
        </w:tc>
        <w:tc>
          <w:tcPr>
            <w:tcW w:w="2760" w:type="pct"/>
            <w:tcBorders>
              <w:right w:val="single" w:color="000000" w:sz="8" w:space="0"/>
            </w:tcBorders>
          </w:tcPr>
          <w:p w14:paraId="6050F568">
            <w:pPr>
              <w:spacing w:before="40" w:after="40"/>
              <w:jc w:val="left"/>
              <w:rPr>
                <w:rFonts w:hint="eastAsia" w:ascii="宋体" w:hAnsi="宋体" w:cs="宋体"/>
                <w:bCs/>
                <w:kern w:val="0"/>
                <w:sz w:val="18"/>
                <w:szCs w:val="18"/>
              </w:rPr>
            </w:pPr>
            <w:r>
              <w:rPr>
                <w:rFonts w:hint="eastAsia" w:ascii="宋体" w:hAnsi="宋体" w:cs="宋体"/>
                <w:bCs/>
                <w:kern w:val="0"/>
                <w:sz w:val="18"/>
                <w:szCs w:val="18"/>
              </w:rPr>
              <w:t>期望目标的满足条件。</w:t>
            </w:r>
          </w:p>
        </w:tc>
      </w:tr>
      <w:tr w14:paraId="2388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pct"/>
            <w:tcBorders>
              <w:left w:val="single" w:color="000000" w:sz="8" w:space="0"/>
              <w:bottom w:val="single" w:color="000000" w:sz="8" w:space="0"/>
            </w:tcBorders>
          </w:tcPr>
          <w:p w14:paraId="7C1DB8CB">
            <w:pPr>
              <w:spacing w:before="40" w:after="40"/>
              <w:jc w:val="center"/>
              <w:rPr>
                <w:rFonts w:hint="eastAsia" w:ascii="宋体" w:hAnsi="宋体" w:cs="宋体"/>
                <w:bCs/>
                <w:kern w:val="0"/>
                <w:sz w:val="18"/>
                <w:szCs w:val="18"/>
              </w:rPr>
            </w:pPr>
            <w:r>
              <w:rPr>
                <w:rFonts w:hint="eastAsia" w:ascii="宋体" w:hAnsi="宋体" w:cs="宋体"/>
                <w:bCs/>
                <w:kern w:val="0"/>
                <w:sz w:val="18"/>
                <w:szCs w:val="18"/>
              </w:rPr>
              <w:t>targetContexts</w:t>
            </w:r>
          </w:p>
        </w:tc>
        <w:tc>
          <w:tcPr>
            <w:tcW w:w="630" w:type="pct"/>
            <w:tcBorders>
              <w:bottom w:val="single" w:color="000000" w:sz="8" w:space="0"/>
            </w:tcBorders>
          </w:tcPr>
          <w:p w14:paraId="09232321">
            <w:pPr>
              <w:spacing w:before="40" w:after="40"/>
              <w:jc w:val="center"/>
              <w:rPr>
                <w:rFonts w:hint="eastAsia" w:ascii="宋体" w:hAnsi="宋体" w:cs="宋体"/>
                <w:bCs/>
                <w:kern w:val="0"/>
                <w:sz w:val="18"/>
                <w:szCs w:val="18"/>
              </w:rPr>
            </w:pPr>
            <w:r>
              <w:rPr>
                <w:rFonts w:hint="eastAsia" w:ascii="宋体" w:hAnsi="宋体" w:cs="宋体"/>
                <w:bCs/>
                <w:kern w:val="0"/>
                <w:sz w:val="18"/>
                <w:szCs w:val="18"/>
              </w:rPr>
              <w:t>0..N</w:t>
            </w:r>
          </w:p>
        </w:tc>
        <w:tc>
          <w:tcPr>
            <w:tcW w:w="659" w:type="pct"/>
            <w:tcBorders>
              <w:bottom w:val="single" w:color="000000" w:sz="8" w:space="0"/>
            </w:tcBorders>
          </w:tcPr>
          <w:p w14:paraId="6CF3E0A3">
            <w:pPr>
              <w:spacing w:before="40" w:after="40"/>
              <w:jc w:val="center"/>
              <w:rPr>
                <w:rFonts w:hint="eastAsia" w:ascii="宋体" w:hAnsi="宋体" w:cs="宋体"/>
                <w:bCs/>
                <w:kern w:val="0"/>
                <w:sz w:val="18"/>
                <w:szCs w:val="18"/>
              </w:rPr>
            </w:pPr>
            <w:r>
              <w:rPr>
                <w:rFonts w:hint="eastAsia" w:ascii="宋体" w:hAnsi="宋体" w:cs="宋体"/>
                <w:bCs/>
                <w:kern w:val="0"/>
                <w:sz w:val="18"/>
                <w:szCs w:val="18"/>
              </w:rPr>
              <w:t>Context</w:t>
            </w:r>
          </w:p>
        </w:tc>
        <w:tc>
          <w:tcPr>
            <w:tcW w:w="2760" w:type="pct"/>
            <w:tcBorders>
              <w:bottom w:val="single" w:color="000000" w:sz="8" w:space="0"/>
              <w:right w:val="single" w:color="000000" w:sz="8" w:space="0"/>
            </w:tcBorders>
          </w:tcPr>
          <w:p w14:paraId="7984C8EB">
            <w:pPr>
              <w:spacing w:before="40" w:after="40"/>
              <w:jc w:val="left"/>
              <w:rPr>
                <w:rFonts w:hint="eastAsia" w:ascii="宋体" w:hAnsi="宋体" w:cs="宋体"/>
                <w:bCs/>
                <w:kern w:val="0"/>
                <w:sz w:val="18"/>
                <w:szCs w:val="18"/>
              </w:rPr>
            </w:pPr>
            <w:r>
              <w:rPr>
                <w:rFonts w:hint="eastAsia" w:ascii="宋体" w:hAnsi="宋体" w:cs="宋体"/>
                <w:bCs/>
                <w:kern w:val="0"/>
                <w:sz w:val="18"/>
                <w:szCs w:val="18"/>
              </w:rPr>
              <w:t>应用于特定期望目标的约束和条件列表。</w:t>
            </w:r>
          </w:p>
        </w:tc>
      </w:tr>
    </w:tbl>
    <w:p w14:paraId="480EB978">
      <w:pPr>
        <w:pStyle w:val="4"/>
        <w:spacing w:before="240" w:beforeLines="100"/>
        <w:ind w:left="709"/>
        <w:rPr>
          <w:b w:val="0"/>
          <w:bCs w:val="0"/>
        </w:rPr>
      </w:pPr>
      <w:bookmarkStart w:id="2554" w:name="_Toc22238"/>
      <w:bookmarkStart w:id="2555" w:name="_Toc14122"/>
      <w:bookmarkStart w:id="2556" w:name="_Toc31803"/>
      <w:bookmarkStart w:id="2557" w:name="_Toc28834"/>
      <w:bookmarkStart w:id="2558" w:name="_Toc32063"/>
      <w:bookmarkStart w:id="2559" w:name="_Toc6039"/>
      <w:bookmarkStart w:id="2560" w:name="_Toc1540893261"/>
      <w:bookmarkStart w:id="2561" w:name="_Toc18910"/>
      <w:bookmarkStart w:id="2562" w:name="_Toc10231"/>
      <w:bookmarkStart w:id="2563" w:name="_Toc24313"/>
      <w:bookmarkStart w:id="2564" w:name="_Toc6202"/>
      <w:bookmarkStart w:id="2565" w:name="_Toc18985"/>
      <w:bookmarkStart w:id="2566" w:name="_Toc30726"/>
      <w:bookmarkStart w:id="2567" w:name="_Toc19331"/>
      <w:bookmarkStart w:id="2568" w:name="_Toc15886"/>
      <w:bookmarkStart w:id="2569" w:name="_Toc29015"/>
      <w:bookmarkStart w:id="2570" w:name="_Toc12766"/>
      <w:bookmarkStart w:id="2571" w:name="_Toc3493"/>
      <w:bookmarkStart w:id="2572" w:name="_Toc3052"/>
      <w:bookmarkStart w:id="2573" w:name="_Toc8010"/>
      <w:bookmarkStart w:id="2574" w:name="_Toc29338"/>
      <w:bookmarkStart w:id="2575" w:name="_Toc13837"/>
      <w:bookmarkStart w:id="2576" w:name="_Toc10567"/>
      <w:bookmarkStart w:id="2577" w:name="_Toc183380626"/>
      <w:bookmarkStart w:id="2578" w:name="_Toc31855"/>
      <w:bookmarkStart w:id="2579" w:name="_Toc476396779"/>
      <w:bookmarkStart w:id="2580" w:name="_Toc5963"/>
      <w:bookmarkStart w:id="2581" w:name="_Toc18778"/>
      <w:bookmarkStart w:id="2582" w:name="_Toc30400"/>
      <w:bookmarkStart w:id="2583" w:name="_Toc183380547"/>
      <w:bookmarkStart w:id="2584" w:name="_Toc4888"/>
      <w:bookmarkStart w:id="2585" w:name="_Toc11495"/>
      <w:bookmarkStart w:id="2586" w:name="_Toc1567859526"/>
      <w:bookmarkStart w:id="2587" w:name="_Toc2114"/>
      <w:bookmarkStart w:id="2588" w:name="_Toc11174"/>
      <w:bookmarkStart w:id="2589" w:name="_Toc25247"/>
      <w:bookmarkStart w:id="2590" w:name="_Toc1822897013"/>
      <w:r>
        <w:rPr>
          <w:rFonts w:hint="eastAsia"/>
          <w:b w:val="0"/>
          <w:bCs w:val="0"/>
        </w:rPr>
        <w:t>Condition 条件</w:t>
      </w:r>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p>
    <w:p w14:paraId="682BF605">
      <w:pPr>
        <w:ind w:firstLine="420" w:firstLineChars="200"/>
        <w:jc w:val="left"/>
        <w:rPr>
          <w:rFonts w:hint="eastAsia" w:ascii="黑体" w:hAnsi="黑体" w:eastAsia="黑体" w:cs="黑体"/>
        </w:rPr>
      </w:pPr>
      <w:r>
        <w:rPr>
          <w:rFonts w:hint="eastAsia" w:ascii="黑体" w:hAnsi="黑体" w:cs="黑体"/>
          <w:szCs w:val="21"/>
        </w:rPr>
        <w:t>条件信息元素建模</w:t>
      </w:r>
      <w:r>
        <w:rPr>
          <w:rFonts w:hint="eastAsia" w:ascii="宋体" w:hAnsi="宋体"/>
          <w:lang w:eastAsia="zh"/>
        </w:rPr>
        <w:t>应满足表35所示属</w:t>
      </w:r>
      <w:r>
        <w:rPr>
          <w:rFonts w:hint="eastAsia" w:ascii="黑体" w:hAnsi="黑体" w:cs="黑体"/>
          <w:szCs w:val="21"/>
        </w:rPr>
        <w:t>性要求。</w:t>
      </w:r>
    </w:p>
    <w:p w14:paraId="4812DDE5">
      <w:pPr>
        <w:spacing w:before="120" w:beforeLines="50" w:after="120" w:afterLines="50"/>
        <w:jc w:val="center"/>
        <w:rPr>
          <w:rFonts w:hint="eastAsia" w:ascii="黑体" w:hAnsi="黑体" w:eastAsia="黑体" w:cs="黑体"/>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rPr>
        <w:t xml:space="preserve"> Condition 条件</w:t>
      </w:r>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793"/>
        <w:gridCol w:w="1812"/>
        <w:gridCol w:w="4001"/>
      </w:tblGrid>
      <w:tr w14:paraId="2203F53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208" w:type="pct"/>
            <w:tcBorders>
              <w:bottom w:val="single" w:color="000000" w:sz="8" w:space="0"/>
            </w:tcBorders>
            <w:shd w:val="clear" w:color="auto" w:fill="FFFFFF" w:themeFill="background1"/>
            <w:vAlign w:val="center"/>
          </w:tcPr>
          <w:p w14:paraId="2913F1CA">
            <w:pPr>
              <w:spacing w:before="40" w:after="40"/>
              <w:jc w:val="center"/>
              <w:rPr>
                <w:sz w:val="18"/>
                <w:szCs w:val="18"/>
              </w:rPr>
            </w:pPr>
            <w:r>
              <w:rPr>
                <w:rFonts w:hint="eastAsia"/>
                <w:sz w:val="18"/>
                <w:szCs w:val="18"/>
              </w:rPr>
              <w:t>属性</w:t>
            </w:r>
          </w:p>
        </w:tc>
        <w:tc>
          <w:tcPr>
            <w:tcW w:w="455" w:type="pct"/>
            <w:tcBorders>
              <w:bottom w:val="single" w:color="000000" w:sz="8" w:space="0"/>
            </w:tcBorders>
            <w:shd w:val="clear" w:color="auto" w:fill="FFFFFF" w:themeFill="background1"/>
            <w:vAlign w:val="center"/>
          </w:tcPr>
          <w:p w14:paraId="1E1FDE5D">
            <w:pPr>
              <w:spacing w:before="40" w:after="40"/>
              <w:jc w:val="center"/>
              <w:rPr>
                <w:sz w:val="18"/>
                <w:szCs w:val="18"/>
              </w:rPr>
            </w:pPr>
            <w:r>
              <w:rPr>
                <w:rFonts w:hint="eastAsia"/>
                <w:sz w:val="18"/>
                <w:szCs w:val="18"/>
              </w:rPr>
              <w:t>基数</w:t>
            </w:r>
          </w:p>
        </w:tc>
        <w:tc>
          <w:tcPr>
            <w:tcW w:w="1040" w:type="pct"/>
            <w:tcBorders>
              <w:bottom w:val="single" w:color="000000" w:sz="8" w:space="0"/>
            </w:tcBorders>
            <w:shd w:val="clear" w:color="auto" w:fill="FFFFFF" w:themeFill="background1"/>
            <w:vAlign w:val="center"/>
          </w:tcPr>
          <w:p w14:paraId="37BB4671">
            <w:pPr>
              <w:spacing w:before="40" w:after="40"/>
              <w:jc w:val="center"/>
              <w:rPr>
                <w:sz w:val="18"/>
                <w:szCs w:val="18"/>
              </w:rPr>
            </w:pPr>
            <w:r>
              <w:rPr>
                <w:rFonts w:hint="eastAsia"/>
                <w:sz w:val="18"/>
                <w:szCs w:val="18"/>
              </w:rPr>
              <w:t>类型</w:t>
            </w:r>
          </w:p>
        </w:tc>
        <w:tc>
          <w:tcPr>
            <w:tcW w:w="2297" w:type="pct"/>
            <w:tcBorders>
              <w:bottom w:val="single" w:color="000000" w:sz="8" w:space="0"/>
            </w:tcBorders>
            <w:shd w:val="clear" w:color="auto" w:fill="FFFFFF" w:themeFill="background1"/>
            <w:vAlign w:val="center"/>
          </w:tcPr>
          <w:p w14:paraId="03CB72C0">
            <w:pPr>
              <w:spacing w:before="40" w:after="40"/>
              <w:jc w:val="center"/>
              <w:rPr>
                <w:sz w:val="18"/>
                <w:szCs w:val="18"/>
              </w:rPr>
            </w:pPr>
            <w:r>
              <w:rPr>
                <w:rFonts w:hint="eastAsia"/>
                <w:sz w:val="18"/>
                <w:szCs w:val="18"/>
              </w:rPr>
              <w:t>描述</w:t>
            </w:r>
          </w:p>
        </w:tc>
      </w:tr>
      <w:tr w14:paraId="1676F74E">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208" w:type="pct"/>
            <w:tcBorders>
              <w:top w:val="single" w:color="000000" w:sz="8" w:space="0"/>
            </w:tcBorders>
          </w:tcPr>
          <w:p w14:paraId="3BE446D1">
            <w:pPr>
              <w:spacing w:before="40" w:after="40"/>
              <w:jc w:val="center"/>
              <w:rPr>
                <w:sz w:val="18"/>
                <w:szCs w:val="18"/>
              </w:rPr>
            </w:pPr>
            <w:r>
              <w:rPr>
                <w:rFonts w:hint="eastAsia"/>
                <w:sz w:val="18"/>
                <w:szCs w:val="18"/>
              </w:rPr>
              <w:t>conditionId</w:t>
            </w:r>
          </w:p>
        </w:tc>
        <w:tc>
          <w:tcPr>
            <w:tcW w:w="455" w:type="pct"/>
            <w:tcBorders>
              <w:top w:val="single" w:color="000000" w:sz="8" w:space="0"/>
            </w:tcBorders>
          </w:tcPr>
          <w:p w14:paraId="488920BF">
            <w:pPr>
              <w:spacing w:before="40" w:after="40"/>
              <w:jc w:val="center"/>
              <w:rPr>
                <w:rFonts w:hint="eastAsia" w:ascii="宋体" w:hAnsi="宋体" w:cs="宋体"/>
                <w:sz w:val="18"/>
                <w:szCs w:val="18"/>
              </w:rPr>
            </w:pPr>
            <w:r>
              <w:rPr>
                <w:rFonts w:hint="eastAsia" w:ascii="宋体" w:hAnsi="宋体" w:cs="宋体"/>
                <w:sz w:val="18"/>
                <w:szCs w:val="18"/>
              </w:rPr>
              <w:t>1</w:t>
            </w:r>
          </w:p>
        </w:tc>
        <w:tc>
          <w:tcPr>
            <w:tcW w:w="1040" w:type="pct"/>
            <w:tcBorders>
              <w:top w:val="single" w:color="000000" w:sz="8" w:space="0"/>
            </w:tcBorders>
          </w:tcPr>
          <w:p w14:paraId="0BD895BB">
            <w:pPr>
              <w:spacing w:before="40" w:after="40"/>
              <w:jc w:val="center"/>
              <w:rPr>
                <w:sz w:val="18"/>
                <w:szCs w:val="18"/>
              </w:rPr>
            </w:pPr>
            <w:r>
              <w:rPr>
                <w:rFonts w:hint="eastAsia"/>
                <w:sz w:val="18"/>
                <w:szCs w:val="18"/>
                <w:lang w:bidi="ar"/>
              </w:rPr>
              <w:t>Identifier</w:t>
            </w:r>
          </w:p>
        </w:tc>
        <w:tc>
          <w:tcPr>
            <w:tcW w:w="2297" w:type="pct"/>
            <w:tcBorders>
              <w:top w:val="single" w:color="000000" w:sz="8" w:space="0"/>
            </w:tcBorders>
          </w:tcPr>
          <w:p w14:paraId="504AB644">
            <w:pPr>
              <w:spacing w:before="40" w:after="40"/>
              <w:rPr>
                <w:sz w:val="18"/>
                <w:szCs w:val="18"/>
              </w:rPr>
            </w:pPr>
            <w:r>
              <w:rPr>
                <w:rFonts w:hint="eastAsia"/>
                <w:sz w:val="18"/>
                <w:szCs w:val="18"/>
              </w:rPr>
              <w:t>条件的标识符。</w:t>
            </w:r>
          </w:p>
        </w:tc>
      </w:tr>
    </w:tbl>
    <w:p w14:paraId="349D4221">
      <w:pPr>
        <w:spacing w:before="120" w:beforeLines="50" w:after="120" w:afterLines="50"/>
        <w:jc w:val="center"/>
        <w:rPr>
          <w:rFonts w:hint="eastAsia" w:ascii="黑体" w:hAnsi="黑体" w:eastAsia="黑体" w:cs="黑体"/>
        </w:rPr>
      </w:pPr>
    </w:p>
    <w:p w14:paraId="21352565">
      <w:pPr>
        <w:spacing w:before="120" w:beforeLines="50" w:after="120" w:afterLines="50"/>
        <w:jc w:val="center"/>
        <w:rPr>
          <w:del w:id="249" w:author="CMCC-0926" w:date="2025-09-28T11:34:36Z"/>
          <w:rFonts w:hint="eastAsia" w:ascii="黑体" w:hAnsi="黑体" w:eastAsia="黑体" w:cs="黑体"/>
        </w:rPr>
      </w:pPr>
    </w:p>
    <w:p w14:paraId="60F11C1F">
      <w:pPr>
        <w:spacing w:before="120" w:beforeLines="50" w:after="120" w:afterLines="50"/>
        <w:jc w:val="center"/>
        <w:rPr>
          <w:del w:id="250" w:author="CMCC-0926" w:date="2025-09-28T11:34:36Z"/>
          <w:rFonts w:hint="eastAsia" w:ascii="黑体" w:hAnsi="黑体" w:eastAsia="黑体" w:cs="黑体"/>
        </w:rPr>
      </w:pPr>
      <w:del w:id="251" w:author="CMCC-0926" w:date="2025-09-28T11:34:36Z">
        <w:commentRangeStart w:id="15"/>
        <w:r>
          <w:rPr>
            <w:rFonts w:hint="eastAsia" w:ascii="黑体" w:hAnsi="黑体" w:eastAsia="黑体" w:cs="黑体"/>
          </w:rPr>
          <w:delText xml:space="preserve">表 </w:delText>
        </w:r>
      </w:del>
      <w:del w:id="252" w:author="CMCC-0926" w:date="2025-09-28T11:34:36Z">
        <w:r>
          <w:rPr>
            <w:rFonts w:hint="eastAsia" w:ascii="黑体" w:hAnsi="黑体" w:eastAsia="黑体" w:cs="黑体"/>
          </w:rPr>
          <w:fldChar w:fldCharType="begin"/>
        </w:r>
      </w:del>
      <w:del w:id="253" w:author="CMCC-0926" w:date="2025-09-28T11:34:36Z">
        <w:r>
          <w:rPr>
            <w:rFonts w:hint="eastAsia" w:ascii="黑体" w:hAnsi="黑体" w:eastAsia="黑体" w:cs="黑体"/>
          </w:rPr>
          <w:delInstrText xml:space="preserve"> SEQ 表 \* ARABIC </w:delInstrText>
        </w:r>
      </w:del>
      <w:del w:id="254" w:author="CMCC-0926" w:date="2025-09-28T11:34:36Z">
        <w:r>
          <w:rPr>
            <w:rFonts w:hint="eastAsia" w:ascii="黑体" w:hAnsi="黑体" w:eastAsia="黑体" w:cs="黑体"/>
          </w:rPr>
          <w:fldChar w:fldCharType="separate"/>
        </w:r>
      </w:del>
      <w:del w:id="255" w:author="CMCC-0926" w:date="2025-09-28T11:34:36Z">
        <w:r>
          <w:rPr>
            <w:rFonts w:hint="eastAsia" w:ascii="黑体" w:hAnsi="黑体" w:eastAsia="黑体" w:cs="黑体"/>
          </w:rPr>
          <w:delText>35</w:delText>
        </w:r>
      </w:del>
      <w:del w:id="256" w:author="CMCC-0926" w:date="2025-09-28T11:34:36Z">
        <w:r>
          <w:rPr>
            <w:rFonts w:hint="eastAsia" w:ascii="黑体" w:hAnsi="黑体" w:eastAsia="黑体" w:cs="黑体"/>
          </w:rPr>
          <w:fldChar w:fldCharType="end"/>
        </w:r>
      </w:del>
      <w:del w:id="257" w:author="CMCC-0926" w:date="2025-09-28T11:34:36Z">
        <w:r>
          <w:rPr>
            <w:rFonts w:hint="eastAsia" w:ascii="黑体" w:hAnsi="黑体" w:eastAsia="黑体" w:cs="黑体"/>
          </w:rPr>
          <w:delText>（续） Condition 条件</w:delText>
        </w:r>
        <w:commentRangeEnd w:id="15"/>
      </w:del>
      <w:del w:id="258" w:author="CMCC-0926" w:date="2025-09-28T11:34:36Z">
        <w:r>
          <w:rPr/>
          <w:commentReference w:id="15"/>
        </w:r>
      </w:del>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793"/>
        <w:gridCol w:w="1812"/>
        <w:gridCol w:w="4001"/>
      </w:tblGrid>
      <w:tr w14:paraId="353FE5E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208" w:type="pct"/>
            <w:tcBorders>
              <w:bottom w:val="single" w:color="000000" w:sz="8" w:space="0"/>
            </w:tcBorders>
            <w:shd w:val="clear" w:color="auto" w:fill="FFFFFF" w:themeFill="background1"/>
            <w:vAlign w:val="center"/>
          </w:tcPr>
          <w:p w14:paraId="127B4995">
            <w:pPr>
              <w:spacing w:before="40" w:after="40"/>
              <w:jc w:val="center"/>
              <w:rPr>
                <w:sz w:val="18"/>
                <w:szCs w:val="18"/>
              </w:rPr>
            </w:pPr>
            <w:r>
              <w:rPr>
                <w:rFonts w:hint="eastAsia"/>
                <w:sz w:val="18"/>
                <w:szCs w:val="18"/>
              </w:rPr>
              <w:t>属性</w:t>
            </w:r>
          </w:p>
        </w:tc>
        <w:tc>
          <w:tcPr>
            <w:tcW w:w="455" w:type="pct"/>
            <w:tcBorders>
              <w:bottom w:val="single" w:color="000000" w:sz="8" w:space="0"/>
            </w:tcBorders>
            <w:shd w:val="clear" w:color="auto" w:fill="FFFFFF" w:themeFill="background1"/>
            <w:vAlign w:val="center"/>
          </w:tcPr>
          <w:p w14:paraId="5DE558B6">
            <w:pPr>
              <w:spacing w:before="40" w:after="40"/>
              <w:jc w:val="center"/>
              <w:rPr>
                <w:sz w:val="18"/>
                <w:szCs w:val="18"/>
              </w:rPr>
            </w:pPr>
            <w:r>
              <w:rPr>
                <w:rFonts w:hint="eastAsia"/>
                <w:sz w:val="18"/>
                <w:szCs w:val="18"/>
              </w:rPr>
              <w:t>基数</w:t>
            </w:r>
          </w:p>
        </w:tc>
        <w:tc>
          <w:tcPr>
            <w:tcW w:w="1040" w:type="pct"/>
            <w:tcBorders>
              <w:bottom w:val="single" w:color="000000" w:sz="8" w:space="0"/>
            </w:tcBorders>
            <w:shd w:val="clear" w:color="auto" w:fill="FFFFFF" w:themeFill="background1"/>
            <w:vAlign w:val="center"/>
          </w:tcPr>
          <w:p w14:paraId="03228FE2">
            <w:pPr>
              <w:spacing w:before="40" w:after="40"/>
              <w:jc w:val="center"/>
              <w:rPr>
                <w:sz w:val="18"/>
                <w:szCs w:val="18"/>
              </w:rPr>
            </w:pPr>
            <w:r>
              <w:rPr>
                <w:rFonts w:hint="eastAsia"/>
                <w:sz w:val="18"/>
                <w:szCs w:val="18"/>
              </w:rPr>
              <w:t>类型</w:t>
            </w:r>
          </w:p>
        </w:tc>
        <w:tc>
          <w:tcPr>
            <w:tcW w:w="2297" w:type="pct"/>
            <w:tcBorders>
              <w:bottom w:val="single" w:color="000000" w:sz="8" w:space="0"/>
            </w:tcBorders>
            <w:shd w:val="clear" w:color="auto" w:fill="FFFFFF" w:themeFill="background1"/>
            <w:vAlign w:val="center"/>
          </w:tcPr>
          <w:p w14:paraId="09D841A0">
            <w:pPr>
              <w:spacing w:before="40" w:after="40"/>
              <w:jc w:val="center"/>
              <w:rPr>
                <w:sz w:val="18"/>
                <w:szCs w:val="18"/>
              </w:rPr>
            </w:pPr>
            <w:r>
              <w:rPr>
                <w:rFonts w:hint="eastAsia"/>
                <w:sz w:val="18"/>
                <w:szCs w:val="18"/>
              </w:rPr>
              <w:t>描述</w:t>
            </w:r>
          </w:p>
        </w:tc>
      </w:tr>
      <w:tr w14:paraId="02402BC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208" w:type="pct"/>
          </w:tcPr>
          <w:p w14:paraId="653DEA76">
            <w:pPr>
              <w:spacing w:before="40" w:after="40"/>
              <w:jc w:val="center"/>
              <w:rPr>
                <w:sz w:val="18"/>
                <w:szCs w:val="18"/>
              </w:rPr>
            </w:pPr>
            <w:r>
              <w:rPr>
                <w:rFonts w:hint="eastAsia"/>
                <w:sz w:val="18"/>
                <w:szCs w:val="18"/>
              </w:rPr>
              <w:t>conditionName</w:t>
            </w:r>
          </w:p>
        </w:tc>
        <w:tc>
          <w:tcPr>
            <w:tcW w:w="455" w:type="pct"/>
          </w:tcPr>
          <w:p w14:paraId="614C2597">
            <w:pPr>
              <w:spacing w:before="40" w:after="40"/>
              <w:jc w:val="center"/>
              <w:rPr>
                <w:rFonts w:hint="eastAsia" w:ascii="宋体" w:hAnsi="宋体" w:cs="宋体"/>
                <w:sz w:val="18"/>
                <w:szCs w:val="18"/>
              </w:rPr>
            </w:pPr>
            <w:r>
              <w:rPr>
                <w:rFonts w:hint="eastAsia" w:ascii="宋体" w:hAnsi="宋体" w:cs="宋体"/>
                <w:sz w:val="18"/>
                <w:szCs w:val="18"/>
              </w:rPr>
              <w:t>1</w:t>
            </w:r>
          </w:p>
        </w:tc>
        <w:tc>
          <w:tcPr>
            <w:tcW w:w="1040" w:type="pct"/>
          </w:tcPr>
          <w:p w14:paraId="5F4A9099">
            <w:pPr>
              <w:spacing w:before="40" w:after="40"/>
              <w:jc w:val="center"/>
              <w:rPr>
                <w:sz w:val="18"/>
                <w:szCs w:val="18"/>
              </w:rPr>
            </w:pPr>
            <w:r>
              <w:rPr>
                <w:rFonts w:hint="eastAsia"/>
                <w:sz w:val="18"/>
                <w:szCs w:val="18"/>
              </w:rPr>
              <w:t>String</w:t>
            </w:r>
          </w:p>
        </w:tc>
        <w:tc>
          <w:tcPr>
            <w:tcW w:w="2297" w:type="pct"/>
          </w:tcPr>
          <w:p w14:paraId="2F873E4D">
            <w:pPr>
              <w:spacing w:before="40" w:after="40"/>
              <w:rPr>
                <w:sz w:val="18"/>
                <w:szCs w:val="18"/>
              </w:rPr>
            </w:pPr>
            <w:r>
              <w:rPr>
                <w:rFonts w:hint="eastAsia"/>
                <w:sz w:val="18"/>
                <w:szCs w:val="18"/>
              </w:rPr>
              <w:t>条件名称。</w:t>
            </w:r>
          </w:p>
        </w:tc>
      </w:tr>
      <w:tr w14:paraId="2E9EB02B">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208" w:type="pct"/>
            <w:vAlign w:val="center"/>
          </w:tcPr>
          <w:p w14:paraId="551CBAA6">
            <w:pPr>
              <w:spacing w:before="40" w:after="40"/>
              <w:jc w:val="center"/>
              <w:rPr>
                <w:sz w:val="18"/>
                <w:szCs w:val="18"/>
              </w:rPr>
            </w:pPr>
            <w:r>
              <w:rPr>
                <w:rFonts w:hint="eastAsia"/>
                <w:sz w:val="18"/>
                <w:szCs w:val="18"/>
              </w:rPr>
              <w:t>operator</w:t>
            </w:r>
          </w:p>
        </w:tc>
        <w:tc>
          <w:tcPr>
            <w:tcW w:w="455" w:type="pct"/>
            <w:vAlign w:val="center"/>
          </w:tcPr>
          <w:p w14:paraId="3DB3B401">
            <w:pPr>
              <w:spacing w:before="40" w:after="40"/>
              <w:jc w:val="center"/>
              <w:rPr>
                <w:rFonts w:hint="eastAsia" w:ascii="宋体" w:hAnsi="宋体" w:cs="宋体"/>
                <w:sz w:val="18"/>
                <w:szCs w:val="18"/>
              </w:rPr>
            </w:pPr>
            <w:r>
              <w:rPr>
                <w:rFonts w:hint="eastAsia" w:ascii="宋体" w:hAnsi="宋体" w:cs="宋体"/>
                <w:sz w:val="18"/>
                <w:szCs w:val="18"/>
              </w:rPr>
              <w:t>1</w:t>
            </w:r>
          </w:p>
        </w:tc>
        <w:tc>
          <w:tcPr>
            <w:tcW w:w="1040" w:type="pct"/>
            <w:vAlign w:val="center"/>
          </w:tcPr>
          <w:p w14:paraId="00551610">
            <w:pPr>
              <w:spacing w:before="40" w:after="40"/>
              <w:jc w:val="center"/>
              <w:rPr>
                <w:sz w:val="18"/>
                <w:szCs w:val="18"/>
              </w:rPr>
            </w:pPr>
            <w:r>
              <w:rPr>
                <w:rFonts w:hint="eastAsia"/>
                <w:sz w:val="18"/>
                <w:szCs w:val="18"/>
              </w:rPr>
              <w:t>Enum</w:t>
            </w:r>
          </w:p>
        </w:tc>
        <w:tc>
          <w:tcPr>
            <w:tcW w:w="2297" w:type="pct"/>
          </w:tcPr>
          <w:p w14:paraId="777C76E3">
            <w:pPr>
              <w:spacing w:before="40" w:after="40"/>
              <w:rPr>
                <w:sz w:val="18"/>
                <w:szCs w:val="18"/>
              </w:rPr>
            </w:pPr>
            <w:r>
              <w:rPr>
                <w:rFonts w:hint="eastAsia"/>
                <w:sz w:val="18"/>
                <w:szCs w:val="18"/>
              </w:rPr>
              <w:t>如果conditionValue非空，则表示对条件的具体要求。</w:t>
            </w:r>
          </w:p>
          <w:p w14:paraId="5ED913F4">
            <w:pPr>
              <w:spacing w:before="40" w:after="40"/>
              <w:rPr>
                <w:sz w:val="18"/>
                <w:szCs w:val="18"/>
              </w:rPr>
            </w:pPr>
            <w:r>
              <w:rPr>
                <w:rFonts w:hint="eastAsia"/>
                <w:sz w:val="18"/>
                <w:szCs w:val="18"/>
              </w:rPr>
              <w:t>值：</w:t>
            </w:r>
          </w:p>
          <w:p w14:paraId="4CEA354C">
            <w:pPr>
              <w:pStyle w:val="179"/>
              <w:numPr>
                <w:ilvl w:val="0"/>
                <w:numId w:val="30"/>
                <w:ins w:id="260" w:author="CMCC-0926" w:date="2025-09-28T14:40:19Z"/>
              </w:numPr>
              <w:spacing w:before="40" w:after="40"/>
              <w:ind w:firstLine="0" w:firstLineChars="0"/>
              <w:rPr>
                <w:sz w:val="18"/>
                <w:szCs w:val="18"/>
              </w:rPr>
              <w:pPrChange w:id="259" w:author="CMCC-0926" w:date="2025-09-28T14:40:19Z">
                <w:pPr>
                  <w:pStyle w:val="179"/>
                  <w:numPr>
                    <w:ilvl w:val="0"/>
                    <w:numId w:val="28"/>
                  </w:numPr>
                  <w:spacing w:before="40" w:after="40"/>
                  <w:ind w:firstLine="0" w:firstLineChars="0"/>
                </w:pPr>
              </w:pPrChange>
            </w:pPr>
            <w:commentRangeStart w:id="16"/>
            <w:r>
              <w:rPr>
                <w:rFonts w:hint="eastAsia"/>
                <w:sz w:val="18"/>
                <w:szCs w:val="18"/>
              </w:rPr>
              <w:t>大于</w:t>
            </w:r>
            <w:ins w:id="261" w:author="CMCC-0926" w:date="2025-09-28T14:40:26Z">
              <w:r>
                <w:rPr>
                  <w:rFonts w:hint="eastAsia"/>
                  <w:sz w:val="18"/>
                  <w:szCs w:val="18"/>
                  <w:lang w:eastAsia="zh-CN"/>
                </w:rPr>
                <w:t>，</w:t>
              </w:r>
            </w:ins>
          </w:p>
          <w:p w14:paraId="6872FBA6">
            <w:pPr>
              <w:pStyle w:val="179"/>
              <w:numPr>
                <w:ilvl w:val="0"/>
                <w:numId w:val="30"/>
                <w:ins w:id="263" w:author="CMCC-0926" w:date="2025-09-28T14:40:19Z"/>
              </w:numPr>
              <w:spacing w:before="40" w:after="40"/>
              <w:ind w:firstLine="0" w:firstLineChars="0"/>
              <w:rPr>
                <w:sz w:val="18"/>
                <w:szCs w:val="18"/>
              </w:rPr>
              <w:pPrChange w:id="262" w:author="CMCC-0926" w:date="2025-09-28T14:40:19Z">
                <w:pPr>
                  <w:pStyle w:val="179"/>
                  <w:numPr>
                    <w:ilvl w:val="0"/>
                    <w:numId w:val="28"/>
                  </w:numPr>
                  <w:spacing w:before="40" w:after="40"/>
                  <w:ind w:firstLine="0" w:firstLineChars="0"/>
                </w:pPr>
              </w:pPrChange>
            </w:pPr>
            <w:r>
              <w:rPr>
                <w:rFonts w:hint="eastAsia"/>
                <w:sz w:val="18"/>
                <w:szCs w:val="18"/>
              </w:rPr>
              <w:t>等于</w:t>
            </w:r>
            <w:ins w:id="264" w:author="CMCC-0926" w:date="2025-09-28T14:40:27Z">
              <w:r>
                <w:rPr>
                  <w:rFonts w:hint="eastAsia"/>
                  <w:sz w:val="18"/>
                  <w:szCs w:val="18"/>
                  <w:lang w:eastAsia="zh-CN"/>
                </w:rPr>
                <w:t>，</w:t>
              </w:r>
            </w:ins>
          </w:p>
          <w:p w14:paraId="01DF088F">
            <w:pPr>
              <w:pStyle w:val="179"/>
              <w:numPr>
                <w:ilvl w:val="0"/>
                <w:numId w:val="30"/>
                <w:ins w:id="266" w:author="CMCC-0926" w:date="2025-09-28T14:40:19Z"/>
              </w:numPr>
              <w:spacing w:before="40" w:after="40"/>
              <w:ind w:firstLine="0" w:firstLineChars="0"/>
              <w:rPr>
                <w:sz w:val="18"/>
                <w:szCs w:val="18"/>
              </w:rPr>
              <w:pPrChange w:id="265" w:author="CMCC-0926" w:date="2025-09-28T14:40:19Z">
                <w:pPr>
                  <w:pStyle w:val="179"/>
                  <w:numPr>
                    <w:ilvl w:val="0"/>
                    <w:numId w:val="28"/>
                  </w:numPr>
                  <w:spacing w:before="40" w:after="40"/>
                  <w:ind w:firstLine="0" w:firstLineChars="0"/>
                </w:pPr>
              </w:pPrChange>
            </w:pPr>
            <w:r>
              <w:rPr>
                <w:rFonts w:hint="eastAsia"/>
                <w:sz w:val="18"/>
                <w:szCs w:val="18"/>
              </w:rPr>
              <w:t>小于</w:t>
            </w:r>
            <w:ins w:id="267" w:author="CMCC-0926" w:date="2025-09-28T14:40:27Z">
              <w:r>
                <w:rPr>
                  <w:rFonts w:hint="eastAsia"/>
                  <w:sz w:val="18"/>
                  <w:szCs w:val="18"/>
                  <w:lang w:eastAsia="zh-CN"/>
                </w:rPr>
                <w:t>，</w:t>
              </w:r>
            </w:ins>
          </w:p>
          <w:p w14:paraId="16AE178F">
            <w:pPr>
              <w:pStyle w:val="179"/>
              <w:numPr>
                <w:ilvl w:val="0"/>
                <w:numId w:val="30"/>
                <w:ins w:id="269" w:author="CMCC-0926" w:date="2025-09-28T14:40:19Z"/>
              </w:numPr>
              <w:spacing w:before="40" w:after="40"/>
              <w:ind w:firstLine="0" w:firstLineChars="0"/>
              <w:rPr>
                <w:sz w:val="18"/>
                <w:szCs w:val="18"/>
              </w:rPr>
              <w:pPrChange w:id="268" w:author="CMCC-0926" w:date="2025-09-28T14:40:19Z">
                <w:pPr>
                  <w:pStyle w:val="179"/>
                  <w:numPr>
                    <w:ilvl w:val="0"/>
                    <w:numId w:val="28"/>
                  </w:numPr>
                  <w:spacing w:before="40" w:after="40"/>
                  <w:ind w:firstLine="0" w:firstLineChars="0"/>
                </w:pPr>
              </w:pPrChange>
            </w:pPr>
            <w:r>
              <w:rPr>
                <w:rFonts w:hint="eastAsia"/>
                <w:sz w:val="18"/>
                <w:szCs w:val="18"/>
              </w:rPr>
              <w:t>不等于</w:t>
            </w:r>
            <w:ins w:id="270" w:author="CMCC-0926" w:date="2025-09-28T14:40:28Z">
              <w:r>
                <w:rPr>
                  <w:rFonts w:hint="eastAsia"/>
                  <w:sz w:val="18"/>
                  <w:szCs w:val="18"/>
                  <w:lang w:eastAsia="zh-CN"/>
                </w:rPr>
                <w:t>，</w:t>
              </w:r>
            </w:ins>
          </w:p>
          <w:p w14:paraId="4A502FF0">
            <w:pPr>
              <w:pStyle w:val="179"/>
              <w:numPr>
                <w:ilvl w:val="0"/>
                <w:numId w:val="30"/>
                <w:ins w:id="272" w:author="CMCC-0926" w:date="2025-09-28T14:40:19Z"/>
              </w:numPr>
              <w:spacing w:before="40" w:after="40"/>
              <w:ind w:firstLine="0" w:firstLineChars="0"/>
              <w:rPr>
                <w:sz w:val="18"/>
                <w:szCs w:val="18"/>
              </w:rPr>
              <w:pPrChange w:id="271" w:author="CMCC-0926" w:date="2025-09-28T14:40:19Z">
                <w:pPr>
                  <w:pStyle w:val="179"/>
                  <w:numPr>
                    <w:ilvl w:val="0"/>
                    <w:numId w:val="28"/>
                  </w:numPr>
                  <w:spacing w:before="40" w:after="40"/>
                  <w:ind w:firstLine="0" w:firstLineChars="0"/>
                </w:pPr>
              </w:pPrChange>
            </w:pPr>
            <w:r>
              <w:rPr>
                <w:rFonts w:hint="eastAsia"/>
                <w:sz w:val="18"/>
                <w:szCs w:val="18"/>
              </w:rPr>
              <w:t>之一</w:t>
            </w:r>
            <w:ins w:id="273" w:author="CMCC-0926" w:date="2025-09-28T14:40:29Z">
              <w:r>
                <w:rPr>
                  <w:rFonts w:hint="eastAsia"/>
                  <w:sz w:val="18"/>
                  <w:szCs w:val="18"/>
                  <w:lang w:eastAsia="zh-CN"/>
                </w:rPr>
                <w:t>，</w:t>
              </w:r>
            </w:ins>
          </w:p>
          <w:p w14:paraId="2A9F4ED7">
            <w:pPr>
              <w:pStyle w:val="179"/>
              <w:numPr>
                <w:ilvl w:val="0"/>
                <w:numId w:val="30"/>
                <w:ins w:id="275" w:author="CMCC-0926" w:date="2025-09-28T14:40:19Z"/>
              </w:numPr>
              <w:spacing w:before="40" w:after="40"/>
              <w:ind w:firstLine="0" w:firstLineChars="0"/>
              <w:rPr>
                <w:sz w:val="18"/>
                <w:szCs w:val="18"/>
              </w:rPr>
              <w:pPrChange w:id="274" w:author="CMCC-0926" w:date="2025-09-28T14:40:19Z">
                <w:pPr>
                  <w:pStyle w:val="179"/>
                  <w:numPr>
                    <w:ilvl w:val="0"/>
                    <w:numId w:val="28"/>
                  </w:numPr>
                  <w:spacing w:before="40" w:after="40"/>
                  <w:ind w:firstLine="0" w:firstLineChars="0"/>
                </w:pPr>
              </w:pPrChange>
            </w:pPr>
            <w:r>
              <w:rPr>
                <w:rFonts w:hint="eastAsia"/>
                <w:sz w:val="18"/>
                <w:szCs w:val="18"/>
              </w:rPr>
              <w:t>一些</w:t>
            </w:r>
            <w:ins w:id="276" w:author="CMCC-0926" w:date="2025-09-28T14:40:30Z">
              <w:r>
                <w:rPr>
                  <w:rFonts w:hint="eastAsia"/>
                  <w:sz w:val="18"/>
                  <w:szCs w:val="18"/>
                  <w:lang w:eastAsia="zh-CN"/>
                </w:rPr>
                <w:t>，</w:t>
              </w:r>
            </w:ins>
          </w:p>
          <w:p w14:paraId="7C29B48E">
            <w:pPr>
              <w:pStyle w:val="179"/>
              <w:numPr>
                <w:ilvl w:val="0"/>
                <w:numId w:val="30"/>
                <w:ins w:id="278" w:author="CMCC-0926" w:date="2025-09-28T14:40:19Z"/>
              </w:numPr>
              <w:spacing w:before="40" w:after="40"/>
              <w:ind w:firstLine="0" w:firstLineChars="0"/>
              <w:rPr>
                <w:sz w:val="18"/>
                <w:szCs w:val="18"/>
              </w:rPr>
              <w:pPrChange w:id="277" w:author="CMCC-0926" w:date="2025-09-28T14:40:19Z">
                <w:pPr>
                  <w:pStyle w:val="179"/>
                  <w:numPr>
                    <w:ilvl w:val="0"/>
                    <w:numId w:val="28"/>
                  </w:numPr>
                  <w:spacing w:before="40" w:after="40"/>
                  <w:ind w:firstLine="0" w:firstLineChars="0"/>
                </w:pPr>
              </w:pPrChange>
            </w:pPr>
            <w:r>
              <w:rPr>
                <w:rFonts w:hint="eastAsia"/>
                <w:sz w:val="18"/>
                <w:szCs w:val="18"/>
              </w:rPr>
              <w:t>最大值</w:t>
            </w:r>
            <w:ins w:id="279" w:author="CMCC-0926" w:date="2025-09-28T14:40:32Z">
              <w:r>
                <w:rPr>
                  <w:rFonts w:hint="eastAsia"/>
                  <w:sz w:val="18"/>
                  <w:szCs w:val="18"/>
                  <w:lang w:eastAsia="zh-CN"/>
                </w:rPr>
                <w:t>，</w:t>
              </w:r>
            </w:ins>
          </w:p>
          <w:p w14:paraId="63C21B61">
            <w:pPr>
              <w:pStyle w:val="179"/>
              <w:numPr>
                <w:ilvl w:val="0"/>
                <w:numId w:val="30"/>
                <w:ins w:id="281" w:author="CMCC-0926" w:date="2025-09-28T14:40:19Z"/>
              </w:numPr>
              <w:spacing w:before="40" w:after="40"/>
              <w:ind w:firstLine="0" w:firstLineChars="0"/>
              <w:rPr>
                <w:sz w:val="18"/>
                <w:szCs w:val="18"/>
              </w:rPr>
              <w:pPrChange w:id="280" w:author="CMCC-0926" w:date="2025-09-28T14:40:19Z">
                <w:pPr>
                  <w:pStyle w:val="179"/>
                  <w:numPr>
                    <w:ilvl w:val="0"/>
                    <w:numId w:val="28"/>
                  </w:numPr>
                  <w:spacing w:before="40" w:after="40"/>
                  <w:ind w:firstLine="0" w:firstLineChars="0"/>
                </w:pPr>
              </w:pPrChange>
            </w:pPr>
            <w:r>
              <w:rPr>
                <w:rFonts w:hint="eastAsia"/>
                <w:sz w:val="18"/>
                <w:szCs w:val="18"/>
              </w:rPr>
              <w:t>最小值</w:t>
            </w:r>
            <w:ins w:id="282" w:author="CMCC-0926" w:date="2025-09-28T14:40:33Z">
              <w:r>
                <w:rPr>
                  <w:rFonts w:hint="eastAsia"/>
                  <w:sz w:val="18"/>
                  <w:szCs w:val="18"/>
                  <w:lang w:eastAsia="zh-CN"/>
                </w:rPr>
                <w:t>，</w:t>
              </w:r>
            </w:ins>
          </w:p>
          <w:p w14:paraId="5263487F">
            <w:pPr>
              <w:pStyle w:val="179"/>
              <w:numPr>
                <w:ilvl w:val="0"/>
                <w:numId w:val="30"/>
                <w:ins w:id="284" w:author="CMCC-0926" w:date="2025-09-28T14:40:19Z"/>
              </w:numPr>
              <w:spacing w:before="40" w:after="40"/>
              <w:ind w:firstLine="0" w:firstLineChars="0"/>
              <w:rPr>
                <w:sz w:val="18"/>
                <w:szCs w:val="18"/>
              </w:rPr>
              <w:pPrChange w:id="283" w:author="CMCC-0926" w:date="2025-09-28T14:40:19Z">
                <w:pPr>
                  <w:pStyle w:val="179"/>
                  <w:numPr>
                    <w:ilvl w:val="0"/>
                    <w:numId w:val="28"/>
                  </w:numPr>
                  <w:spacing w:before="40" w:after="40"/>
                  <w:ind w:firstLine="0" w:firstLineChars="0"/>
                </w:pPr>
              </w:pPrChange>
            </w:pPr>
            <w:r>
              <w:rPr>
                <w:rFonts w:hint="eastAsia"/>
                <w:sz w:val="18"/>
                <w:szCs w:val="18"/>
              </w:rPr>
              <w:t>中间值</w:t>
            </w:r>
            <w:ins w:id="285" w:author="CMCC-0926" w:date="2025-09-28T14:40:36Z">
              <w:r>
                <w:rPr>
                  <w:rFonts w:hint="eastAsia"/>
                  <w:sz w:val="18"/>
                  <w:szCs w:val="18"/>
                  <w:lang w:eastAsia="zh-CN"/>
                </w:rPr>
                <w:t>，</w:t>
              </w:r>
            </w:ins>
          </w:p>
          <w:p w14:paraId="4D5BCDEF">
            <w:pPr>
              <w:pStyle w:val="179"/>
              <w:numPr>
                <w:ilvl w:val="0"/>
                <w:numId w:val="30"/>
                <w:ins w:id="287" w:author="CMCC-0926" w:date="2025-09-28T14:40:19Z"/>
              </w:numPr>
              <w:spacing w:before="40" w:after="40"/>
              <w:ind w:firstLine="0" w:firstLineChars="0"/>
              <w:rPr>
                <w:sz w:val="18"/>
                <w:szCs w:val="18"/>
              </w:rPr>
              <w:pPrChange w:id="286" w:author="CMCC-0926" w:date="2025-09-28T14:40:19Z">
                <w:pPr>
                  <w:pStyle w:val="179"/>
                  <w:numPr>
                    <w:ilvl w:val="0"/>
                    <w:numId w:val="28"/>
                  </w:numPr>
                  <w:spacing w:before="40" w:after="40"/>
                  <w:ind w:firstLine="0" w:firstLineChars="0"/>
                </w:pPr>
              </w:pPrChange>
            </w:pPr>
            <w:r>
              <w:rPr>
                <w:rFonts w:hint="eastAsia"/>
                <w:sz w:val="18"/>
                <w:szCs w:val="18"/>
              </w:rPr>
              <w:t>可信度</w:t>
            </w:r>
            <w:commentRangeEnd w:id="16"/>
            <w:r>
              <w:commentReference w:id="16"/>
            </w:r>
            <w:ins w:id="288" w:author="CMCC-0926" w:date="2025-10-20T14:19:38Z">
              <w:r>
                <w:rPr>
                  <w:rFonts w:hint="eastAsia"/>
                  <w:lang w:eastAsia="zh-CN"/>
                </w:rPr>
                <w:t>。</w:t>
              </w:r>
            </w:ins>
          </w:p>
          <w:p w14:paraId="1458D41F">
            <w:pPr>
              <w:spacing w:before="40" w:after="40"/>
              <w:rPr>
                <w:sz w:val="18"/>
                <w:szCs w:val="18"/>
              </w:rPr>
            </w:pPr>
            <w:r>
              <w:rPr>
                <w:rFonts w:hint="eastAsia"/>
                <w:sz w:val="18"/>
                <w:szCs w:val="18"/>
              </w:rPr>
              <w:t>如果conditionList非空，则表示所有条件之间的关系。</w:t>
            </w:r>
          </w:p>
          <w:p w14:paraId="061F5538">
            <w:pPr>
              <w:spacing w:before="40" w:after="40"/>
              <w:rPr>
                <w:sz w:val="18"/>
                <w:szCs w:val="18"/>
              </w:rPr>
            </w:pPr>
            <w:r>
              <w:rPr>
                <w:rFonts w:hint="eastAsia"/>
                <w:sz w:val="18"/>
                <w:szCs w:val="18"/>
              </w:rPr>
              <w:t>值：</w:t>
            </w:r>
          </w:p>
          <w:p w14:paraId="63E05124">
            <w:pPr>
              <w:pStyle w:val="179"/>
              <w:numPr>
                <w:ilvl w:val="0"/>
                <w:numId w:val="31"/>
                <w:ins w:id="290" w:author="CMCC-0926" w:date="2025-09-28T14:40:24Z"/>
              </w:numPr>
              <w:spacing w:before="40" w:after="40"/>
              <w:ind w:firstLine="0" w:firstLineChars="0"/>
              <w:rPr>
                <w:sz w:val="18"/>
                <w:szCs w:val="18"/>
              </w:rPr>
              <w:pPrChange w:id="289" w:author="CMCC-0926" w:date="2025-09-28T14:40:24Z">
                <w:pPr>
                  <w:pStyle w:val="179"/>
                  <w:numPr>
                    <w:ilvl w:val="0"/>
                    <w:numId w:val="28"/>
                  </w:numPr>
                  <w:spacing w:before="40" w:after="40"/>
                  <w:ind w:firstLine="0" w:firstLineChars="0"/>
                </w:pPr>
              </w:pPrChange>
            </w:pPr>
            <w:commentRangeStart w:id="17"/>
            <w:r>
              <w:rPr>
                <w:rFonts w:hint="eastAsia"/>
                <w:sz w:val="18"/>
                <w:szCs w:val="18"/>
              </w:rPr>
              <w:t>与</w:t>
            </w:r>
            <w:ins w:id="291" w:author="CMCC-0926" w:date="2025-09-28T14:55:07Z">
              <w:r>
                <w:rPr>
                  <w:rFonts w:hint="eastAsia"/>
                  <w:sz w:val="18"/>
                  <w:szCs w:val="18"/>
                  <w:lang w:eastAsia="zh-CN"/>
                </w:rPr>
                <w:t>，</w:t>
              </w:r>
            </w:ins>
          </w:p>
          <w:p w14:paraId="3E3964EC">
            <w:pPr>
              <w:pStyle w:val="179"/>
              <w:numPr>
                <w:ilvl w:val="0"/>
                <w:numId w:val="31"/>
                <w:ins w:id="293" w:author="CMCC-0926" w:date="2025-09-28T14:40:24Z"/>
              </w:numPr>
              <w:spacing w:before="40" w:after="40"/>
              <w:ind w:firstLine="0" w:firstLineChars="0"/>
              <w:rPr>
                <w:sz w:val="18"/>
                <w:szCs w:val="18"/>
              </w:rPr>
              <w:pPrChange w:id="292" w:author="CMCC-0926" w:date="2025-09-28T14:40:24Z">
                <w:pPr>
                  <w:pStyle w:val="179"/>
                  <w:numPr>
                    <w:ilvl w:val="0"/>
                    <w:numId w:val="28"/>
                  </w:numPr>
                  <w:spacing w:before="40" w:after="40"/>
                  <w:ind w:firstLine="0" w:firstLineChars="0"/>
                </w:pPr>
              </w:pPrChange>
            </w:pPr>
            <w:r>
              <w:rPr>
                <w:rFonts w:hint="eastAsia"/>
                <w:sz w:val="18"/>
                <w:szCs w:val="18"/>
              </w:rPr>
              <w:t>或</w:t>
            </w:r>
            <w:commentRangeEnd w:id="17"/>
            <w:r>
              <w:commentReference w:id="17"/>
            </w:r>
            <w:ins w:id="294" w:author="CMCC-0926" w:date="2025-10-20T14:19:41Z">
              <w:r>
                <w:rPr>
                  <w:rFonts w:hint="eastAsia"/>
                  <w:lang w:eastAsia="zh-CN"/>
                </w:rPr>
                <w:t>。</w:t>
              </w:r>
            </w:ins>
          </w:p>
        </w:tc>
      </w:tr>
      <w:tr w14:paraId="4B7273F1">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208" w:type="pct"/>
            <w:vAlign w:val="center"/>
          </w:tcPr>
          <w:p w14:paraId="4403F3FD">
            <w:pPr>
              <w:spacing w:before="40" w:after="40"/>
              <w:jc w:val="center"/>
              <w:rPr>
                <w:sz w:val="18"/>
                <w:szCs w:val="18"/>
              </w:rPr>
            </w:pPr>
            <w:r>
              <w:rPr>
                <w:rFonts w:hint="eastAsia"/>
                <w:sz w:val="18"/>
                <w:szCs w:val="18"/>
              </w:rPr>
              <w:t>conditionValue</w:t>
            </w:r>
          </w:p>
        </w:tc>
        <w:tc>
          <w:tcPr>
            <w:tcW w:w="455" w:type="pct"/>
            <w:vAlign w:val="center"/>
          </w:tcPr>
          <w:p w14:paraId="26EEA9B4">
            <w:pPr>
              <w:spacing w:before="40" w:after="40"/>
              <w:jc w:val="center"/>
              <w:rPr>
                <w:rFonts w:hint="eastAsia" w:ascii="宋体" w:hAnsi="宋体" w:cs="宋体"/>
                <w:sz w:val="18"/>
                <w:szCs w:val="18"/>
              </w:rPr>
            </w:pPr>
            <w:r>
              <w:rPr>
                <w:rFonts w:hint="eastAsia" w:ascii="宋体" w:hAnsi="宋体" w:cs="宋体"/>
                <w:sz w:val="18"/>
                <w:szCs w:val="18"/>
              </w:rPr>
              <w:t>0..1</w:t>
            </w:r>
          </w:p>
        </w:tc>
        <w:tc>
          <w:tcPr>
            <w:tcW w:w="1040" w:type="pct"/>
            <w:vAlign w:val="center"/>
          </w:tcPr>
          <w:p w14:paraId="78E07A8F">
            <w:pPr>
              <w:spacing w:before="40" w:after="40"/>
              <w:jc w:val="center"/>
              <w:rPr>
                <w:sz w:val="18"/>
                <w:szCs w:val="18"/>
              </w:rPr>
            </w:pPr>
            <w:r>
              <w:rPr>
                <w:rFonts w:hint="eastAsia"/>
                <w:sz w:val="18"/>
                <w:szCs w:val="18"/>
              </w:rPr>
              <w:t>String</w:t>
            </w:r>
          </w:p>
        </w:tc>
        <w:tc>
          <w:tcPr>
            <w:tcW w:w="2297" w:type="pct"/>
          </w:tcPr>
          <w:p w14:paraId="1420D5AC">
            <w:pPr>
              <w:spacing w:before="40" w:after="40"/>
              <w:rPr>
                <w:ins w:id="295" w:author="吴泽宇" w:date="2025-09-17T09:58:01Z"/>
                <w:rFonts w:hint="eastAsia" w:eastAsia="宋体"/>
                <w:sz w:val="18"/>
                <w:szCs w:val="18"/>
                <w:lang w:eastAsia="zh-CN"/>
              </w:rPr>
            </w:pPr>
            <w:r>
              <w:rPr>
                <w:rFonts w:hint="eastAsia"/>
                <w:sz w:val="18"/>
                <w:szCs w:val="18"/>
              </w:rPr>
              <w:t>如果是简单条件，则表示该条件的具体值。</w:t>
            </w:r>
            <w:del w:id="296" w:author="吴泽宇" w:date="2025-09-17T09:58:01Z">
              <w:r>
                <w:rPr>
                  <w:sz w:val="18"/>
                  <w:szCs w:val="18"/>
                </w:rPr>
                <w:br w:type="textWrapping"/>
              </w:r>
            </w:del>
          </w:p>
          <w:p w14:paraId="4EAA67E2">
            <w:pPr>
              <w:spacing w:before="40" w:after="40"/>
              <w:rPr>
                <w:sz w:val="18"/>
                <w:szCs w:val="18"/>
              </w:rPr>
            </w:pPr>
            <w:r>
              <w:rPr>
                <w:rFonts w:hint="eastAsia"/>
                <w:sz w:val="18"/>
                <w:szCs w:val="18"/>
              </w:rPr>
              <w:t>见注。</w:t>
            </w:r>
          </w:p>
        </w:tc>
      </w:tr>
      <w:tr w14:paraId="788CFBA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208" w:type="pct"/>
            <w:tcBorders>
              <w:bottom w:val="single" w:color="000000" w:sz="8" w:space="0"/>
            </w:tcBorders>
            <w:vAlign w:val="center"/>
          </w:tcPr>
          <w:p w14:paraId="43EB9710">
            <w:pPr>
              <w:spacing w:before="40" w:after="40"/>
              <w:jc w:val="center"/>
              <w:rPr>
                <w:sz w:val="18"/>
                <w:szCs w:val="18"/>
              </w:rPr>
            </w:pPr>
            <w:r>
              <w:rPr>
                <w:rFonts w:hint="eastAsia"/>
                <w:sz w:val="18"/>
                <w:szCs w:val="18"/>
              </w:rPr>
              <w:t>conditionList</w:t>
            </w:r>
          </w:p>
        </w:tc>
        <w:tc>
          <w:tcPr>
            <w:tcW w:w="455" w:type="pct"/>
            <w:tcBorders>
              <w:bottom w:val="single" w:color="000000" w:sz="8" w:space="0"/>
            </w:tcBorders>
            <w:vAlign w:val="center"/>
          </w:tcPr>
          <w:p w14:paraId="0FF13F2C">
            <w:pPr>
              <w:spacing w:before="40" w:after="40"/>
              <w:jc w:val="center"/>
              <w:rPr>
                <w:sz w:val="18"/>
                <w:szCs w:val="18"/>
              </w:rPr>
            </w:pPr>
            <w:r>
              <w:rPr>
                <w:rFonts w:hint="eastAsia" w:ascii="宋体" w:hAnsi="宋体" w:cs="宋体"/>
                <w:sz w:val="18"/>
                <w:szCs w:val="18"/>
              </w:rPr>
              <w:t>0..N</w:t>
            </w:r>
          </w:p>
        </w:tc>
        <w:tc>
          <w:tcPr>
            <w:tcW w:w="1040" w:type="pct"/>
            <w:tcBorders>
              <w:bottom w:val="single" w:color="000000" w:sz="8" w:space="0"/>
            </w:tcBorders>
            <w:vAlign w:val="center"/>
          </w:tcPr>
          <w:p w14:paraId="1E8E3999">
            <w:pPr>
              <w:spacing w:before="40" w:after="40"/>
              <w:jc w:val="center"/>
              <w:rPr>
                <w:sz w:val="18"/>
                <w:szCs w:val="18"/>
              </w:rPr>
            </w:pPr>
            <w:r>
              <w:rPr>
                <w:rFonts w:hint="eastAsia"/>
                <w:sz w:val="18"/>
                <w:szCs w:val="18"/>
              </w:rPr>
              <w:t>Identifier</w:t>
            </w:r>
          </w:p>
        </w:tc>
        <w:tc>
          <w:tcPr>
            <w:tcW w:w="2297" w:type="pct"/>
            <w:tcBorders>
              <w:bottom w:val="single" w:color="000000" w:sz="8" w:space="0"/>
            </w:tcBorders>
          </w:tcPr>
          <w:p w14:paraId="65D14394">
            <w:pPr>
              <w:spacing w:before="40" w:after="40"/>
              <w:rPr>
                <w:ins w:id="297" w:author="吴泽宇" w:date="2025-09-17T09:58:01Z"/>
                <w:rFonts w:hint="eastAsia" w:eastAsia="宋体"/>
                <w:sz w:val="18"/>
                <w:szCs w:val="18"/>
                <w:lang w:eastAsia="zh-CN"/>
              </w:rPr>
            </w:pPr>
            <w:r>
              <w:rPr>
                <w:sz w:val="18"/>
                <w:szCs w:val="18"/>
              </w:rPr>
              <w:t>如果是复合条件，则</w:t>
            </w:r>
            <w:r>
              <w:rPr>
                <w:rFonts w:hint="eastAsia"/>
                <w:sz w:val="18"/>
                <w:szCs w:val="18"/>
              </w:rPr>
              <w:t>表示</w:t>
            </w:r>
            <w:r>
              <w:rPr>
                <w:sz w:val="18"/>
                <w:szCs w:val="18"/>
              </w:rPr>
              <w:t>一组条件</w:t>
            </w:r>
            <w:r>
              <w:rPr>
                <w:rFonts w:hint="eastAsia"/>
                <w:sz w:val="18"/>
                <w:szCs w:val="18"/>
              </w:rPr>
              <w:t>。</w:t>
            </w:r>
            <w:del w:id="298" w:author="吴泽宇" w:date="2025-09-17T09:58:01Z">
              <w:r>
                <w:rPr>
                  <w:sz w:val="18"/>
                  <w:szCs w:val="18"/>
                </w:rPr>
                <w:br w:type="textWrapping"/>
              </w:r>
            </w:del>
          </w:p>
          <w:p w14:paraId="6D26CD6F">
            <w:pPr>
              <w:spacing w:before="40" w:after="40"/>
              <w:rPr>
                <w:sz w:val="18"/>
                <w:szCs w:val="18"/>
              </w:rPr>
            </w:pPr>
            <w:r>
              <w:rPr>
                <w:rFonts w:hint="eastAsia"/>
                <w:sz w:val="18"/>
                <w:szCs w:val="18"/>
              </w:rPr>
              <w:t>见注。</w:t>
            </w:r>
          </w:p>
        </w:tc>
      </w:tr>
      <w:tr w14:paraId="04D5D53A">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4"/>
            <w:tcBorders>
              <w:top w:val="single" w:color="000000" w:sz="8" w:space="0"/>
            </w:tcBorders>
          </w:tcPr>
          <w:p w14:paraId="51414E07">
            <w:pPr>
              <w:spacing w:before="40" w:after="40"/>
              <w:rPr>
                <w:sz w:val="18"/>
                <w:szCs w:val="18"/>
              </w:rPr>
            </w:pPr>
            <w:r>
              <w:rPr>
                <w:rFonts w:hint="eastAsia" w:ascii="黑体" w:hAnsi="黑体" w:eastAsia="黑体" w:cs="黑体"/>
                <w:sz w:val="18"/>
                <w:szCs w:val="18"/>
              </w:rPr>
              <w:t>注：</w:t>
            </w:r>
            <w:r>
              <w:rPr>
                <w:rFonts w:hint="eastAsia"/>
                <w:sz w:val="18"/>
                <w:szCs w:val="18"/>
              </w:rPr>
              <w:t xml:space="preserve"> conditionValue与conditionList不应同时为空，且不应同时非空。</w:t>
            </w:r>
          </w:p>
        </w:tc>
      </w:tr>
    </w:tbl>
    <w:p w14:paraId="04D23BCB">
      <w:pPr>
        <w:pStyle w:val="4"/>
        <w:spacing w:before="240" w:beforeLines="100"/>
        <w:ind w:left="709"/>
        <w:rPr>
          <w:b w:val="0"/>
          <w:bCs w:val="0"/>
        </w:rPr>
      </w:pPr>
      <w:bookmarkStart w:id="2591" w:name="_Toc13685"/>
      <w:bookmarkStart w:id="2592" w:name="_Toc26004"/>
      <w:bookmarkStart w:id="2593" w:name="_Toc29867"/>
      <w:bookmarkStart w:id="2594" w:name="_Toc32766"/>
      <w:bookmarkStart w:id="2595" w:name="_Toc15735"/>
      <w:bookmarkStart w:id="2596" w:name="_Toc29513"/>
      <w:bookmarkStart w:id="2597" w:name="_Toc27783"/>
      <w:bookmarkStart w:id="2598" w:name="_Toc23582"/>
      <w:bookmarkStart w:id="2599" w:name="_Toc3933"/>
      <w:bookmarkStart w:id="2600" w:name="_Toc8661"/>
      <w:bookmarkStart w:id="2601" w:name="_Toc19819"/>
      <w:bookmarkStart w:id="2602" w:name="_Toc4398"/>
      <w:bookmarkStart w:id="2603" w:name="_Toc1150643749"/>
      <w:bookmarkStart w:id="2604" w:name="_Toc3355"/>
      <w:bookmarkStart w:id="2605" w:name="_Toc29822"/>
      <w:bookmarkStart w:id="2606" w:name="_Toc15860"/>
      <w:bookmarkStart w:id="2607" w:name="_Toc13734"/>
      <w:bookmarkStart w:id="2608" w:name="_Toc18662"/>
      <w:bookmarkStart w:id="2609" w:name="_Toc12804"/>
      <w:bookmarkStart w:id="2610" w:name="_Toc13371"/>
      <w:bookmarkStart w:id="2611" w:name="_Toc183380548"/>
      <w:bookmarkStart w:id="2612" w:name="_Toc21397"/>
      <w:bookmarkStart w:id="2613" w:name="_Toc1416191565"/>
      <w:bookmarkStart w:id="2614" w:name="_Toc2278"/>
      <w:bookmarkStart w:id="2615" w:name="_Toc403"/>
      <w:bookmarkStart w:id="2616" w:name="_Toc9542"/>
      <w:bookmarkStart w:id="2617" w:name="_Toc67"/>
      <w:bookmarkStart w:id="2618" w:name="_Toc32509"/>
      <w:bookmarkStart w:id="2619" w:name="_Toc22140"/>
      <w:bookmarkStart w:id="2620" w:name="_Toc14311"/>
      <w:bookmarkStart w:id="2621" w:name="_Toc18444"/>
      <w:bookmarkStart w:id="2622" w:name="_Toc183380627"/>
      <w:bookmarkStart w:id="2623" w:name="_Toc23123"/>
      <w:bookmarkStart w:id="2624" w:name="_Toc12489"/>
      <w:bookmarkStart w:id="2625" w:name="_Toc466169989"/>
      <w:bookmarkStart w:id="2626" w:name="_Toc513720803"/>
      <w:bookmarkStart w:id="2627" w:name="_Toc18634"/>
      <w:r>
        <w:rPr>
          <w:rFonts w:hint="eastAsia"/>
          <w:b w:val="0"/>
          <w:bCs w:val="0"/>
        </w:rPr>
        <w:t>Context 上下文</w:t>
      </w:r>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p>
    <w:p w14:paraId="372B55D1">
      <w:pPr>
        <w:ind w:firstLine="420" w:firstLineChars="200"/>
        <w:jc w:val="left"/>
        <w:rPr>
          <w:rFonts w:hint="eastAsia" w:ascii="黑体" w:hAnsi="黑体" w:eastAsia="黑体" w:cs="黑体"/>
        </w:rPr>
      </w:pPr>
      <w:r>
        <w:rPr>
          <w:rFonts w:hint="eastAsia" w:ascii="黑体" w:hAnsi="黑体" w:cs="黑体"/>
          <w:szCs w:val="21"/>
        </w:rPr>
        <w:t>上下文信息元素建模应</w:t>
      </w:r>
      <w:r>
        <w:rPr>
          <w:rFonts w:hint="eastAsia" w:ascii="宋体" w:hAnsi="宋体"/>
          <w:lang w:eastAsia="zh"/>
        </w:rPr>
        <w:t>满足表36所示属</w:t>
      </w:r>
      <w:r>
        <w:rPr>
          <w:rFonts w:hint="eastAsia" w:ascii="黑体" w:hAnsi="黑体" w:cs="黑体"/>
          <w:szCs w:val="21"/>
        </w:rPr>
        <w:t>性要求。</w:t>
      </w:r>
    </w:p>
    <w:p w14:paraId="4DC598CF">
      <w:pPr>
        <w:spacing w:before="120" w:beforeLines="50" w:after="120" w:afterLines="50"/>
        <w:jc w:val="center"/>
        <w:rPr>
          <w:rFonts w:hint="eastAsia" w:ascii="黑体" w:hAnsi="黑体" w:eastAsia="黑体" w:cs="黑体"/>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36</w:t>
      </w:r>
      <w:r>
        <w:rPr>
          <w:rFonts w:hint="eastAsia" w:ascii="黑体" w:hAnsi="黑体" w:eastAsia="黑体" w:cs="黑体"/>
        </w:rPr>
        <w:fldChar w:fldCharType="end"/>
      </w:r>
      <w:r>
        <w:rPr>
          <w:rFonts w:hint="eastAsia" w:ascii="黑体" w:hAnsi="黑体" w:eastAsia="黑体" w:cs="黑体"/>
        </w:rPr>
        <w:t xml:space="preserve"> Context 上下文</w:t>
      </w:r>
    </w:p>
    <w:tbl>
      <w:tblPr>
        <w:tblStyle w:val="56"/>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789"/>
        <w:gridCol w:w="1818"/>
        <w:gridCol w:w="3992"/>
      </w:tblGrid>
      <w:tr w14:paraId="3617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2" w:type="pct"/>
            <w:tcBorders>
              <w:top w:val="single" w:color="000000" w:sz="8" w:space="0"/>
              <w:left w:val="single" w:color="000000" w:sz="8" w:space="0"/>
              <w:bottom w:val="single" w:color="000000" w:sz="8" w:space="0"/>
            </w:tcBorders>
            <w:shd w:val="clear" w:color="auto" w:fill="FFFFFF" w:themeFill="background1"/>
            <w:vAlign w:val="center"/>
          </w:tcPr>
          <w:p w14:paraId="6FD9585F">
            <w:pPr>
              <w:spacing w:before="40" w:after="40"/>
              <w:jc w:val="center"/>
              <w:rPr>
                <w:sz w:val="18"/>
                <w:szCs w:val="18"/>
              </w:rPr>
            </w:pPr>
            <w:r>
              <w:rPr>
                <w:rFonts w:hint="eastAsia"/>
                <w:sz w:val="18"/>
                <w:szCs w:val="18"/>
              </w:rPr>
              <w:t>属性</w:t>
            </w:r>
          </w:p>
        </w:tc>
        <w:tc>
          <w:tcPr>
            <w:tcW w:w="453" w:type="pct"/>
            <w:tcBorders>
              <w:top w:val="single" w:color="000000" w:sz="8" w:space="0"/>
              <w:bottom w:val="single" w:color="000000" w:sz="8" w:space="0"/>
            </w:tcBorders>
            <w:shd w:val="clear" w:color="auto" w:fill="FFFFFF" w:themeFill="background1"/>
            <w:vAlign w:val="center"/>
          </w:tcPr>
          <w:p w14:paraId="37E3209E">
            <w:pPr>
              <w:spacing w:before="40" w:after="40"/>
              <w:jc w:val="center"/>
              <w:rPr>
                <w:sz w:val="18"/>
                <w:szCs w:val="18"/>
              </w:rPr>
            </w:pPr>
            <w:r>
              <w:rPr>
                <w:rFonts w:hint="eastAsia"/>
                <w:sz w:val="18"/>
                <w:szCs w:val="18"/>
              </w:rPr>
              <w:t>基数</w:t>
            </w:r>
          </w:p>
        </w:tc>
        <w:tc>
          <w:tcPr>
            <w:tcW w:w="1043" w:type="pct"/>
            <w:tcBorders>
              <w:top w:val="single" w:color="000000" w:sz="8" w:space="0"/>
              <w:bottom w:val="single" w:color="000000" w:sz="8" w:space="0"/>
            </w:tcBorders>
            <w:shd w:val="clear" w:color="auto" w:fill="FFFFFF" w:themeFill="background1"/>
            <w:vAlign w:val="center"/>
          </w:tcPr>
          <w:p w14:paraId="6C1AB6E5">
            <w:pPr>
              <w:spacing w:before="40" w:after="40"/>
              <w:jc w:val="center"/>
              <w:rPr>
                <w:sz w:val="18"/>
                <w:szCs w:val="18"/>
              </w:rPr>
            </w:pPr>
            <w:r>
              <w:rPr>
                <w:rFonts w:hint="eastAsia"/>
                <w:sz w:val="18"/>
                <w:szCs w:val="18"/>
              </w:rPr>
              <w:t>类型</w:t>
            </w:r>
          </w:p>
        </w:tc>
        <w:tc>
          <w:tcPr>
            <w:tcW w:w="2290" w:type="pct"/>
            <w:tcBorders>
              <w:top w:val="single" w:color="000000" w:sz="8" w:space="0"/>
              <w:bottom w:val="single" w:color="000000" w:sz="8" w:space="0"/>
              <w:right w:val="single" w:color="000000" w:sz="8" w:space="0"/>
            </w:tcBorders>
            <w:shd w:val="clear" w:color="auto" w:fill="FFFFFF" w:themeFill="background1"/>
            <w:vAlign w:val="center"/>
          </w:tcPr>
          <w:p w14:paraId="26F121D2">
            <w:pPr>
              <w:spacing w:before="40" w:after="40"/>
              <w:jc w:val="center"/>
              <w:rPr>
                <w:sz w:val="18"/>
                <w:szCs w:val="18"/>
              </w:rPr>
            </w:pPr>
            <w:r>
              <w:rPr>
                <w:rFonts w:hint="eastAsia"/>
                <w:sz w:val="18"/>
                <w:szCs w:val="18"/>
              </w:rPr>
              <w:t>描述</w:t>
            </w:r>
          </w:p>
        </w:tc>
      </w:tr>
      <w:tr w14:paraId="2B91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2" w:type="pct"/>
            <w:tcBorders>
              <w:top w:val="single" w:color="000000" w:sz="8" w:space="0"/>
              <w:left w:val="single" w:color="000000" w:sz="8" w:space="0"/>
            </w:tcBorders>
          </w:tcPr>
          <w:p w14:paraId="5292EA69">
            <w:pPr>
              <w:spacing w:before="40" w:after="40"/>
              <w:jc w:val="center"/>
              <w:rPr>
                <w:sz w:val="18"/>
                <w:szCs w:val="18"/>
              </w:rPr>
            </w:pPr>
            <w:r>
              <w:rPr>
                <w:rFonts w:hint="eastAsia"/>
                <w:sz w:val="18"/>
                <w:szCs w:val="18"/>
              </w:rPr>
              <w:t>contextId</w:t>
            </w:r>
          </w:p>
        </w:tc>
        <w:tc>
          <w:tcPr>
            <w:tcW w:w="453" w:type="pct"/>
            <w:tcBorders>
              <w:top w:val="single" w:color="000000" w:sz="8" w:space="0"/>
            </w:tcBorders>
          </w:tcPr>
          <w:p w14:paraId="74217D37">
            <w:pPr>
              <w:spacing w:before="40" w:after="40"/>
              <w:jc w:val="center"/>
              <w:rPr>
                <w:rFonts w:hint="eastAsia" w:ascii="宋体" w:hAnsi="宋体" w:cs="宋体"/>
                <w:sz w:val="18"/>
                <w:szCs w:val="18"/>
              </w:rPr>
            </w:pPr>
            <w:r>
              <w:rPr>
                <w:rFonts w:hint="eastAsia" w:ascii="宋体" w:hAnsi="宋体" w:cs="宋体"/>
                <w:sz w:val="18"/>
                <w:szCs w:val="18"/>
              </w:rPr>
              <w:t>1</w:t>
            </w:r>
          </w:p>
        </w:tc>
        <w:tc>
          <w:tcPr>
            <w:tcW w:w="1043" w:type="pct"/>
            <w:tcBorders>
              <w:top w:val="single" w:color="000000" w:sz="8" w:space="0"/>
            </w:tcBorders>
          </w:tcPr>
          <w:p w14:paraId="33D75518">
            <w:pPr>
              <w:spacing w:before="40" w:after="40"/>
              <w:jc w:val="center"/>
              <w:rPr>
                <w:sz w:val="18"/>
                <w:szCs w:val="18"/>
              </w:rPr>
            </w:pPr>
            <w:r>
              <w:rPr>
                <w:rFonts w:hint="eastAsia"/>
                <w:sz w:val="18"/>
                <w:szCs w:val="18"/>
                <w:lang w:bidi="ar"/>
              </w:rPr>
              <w:t>Identifier</w:t>
            </w:r>
          </w:p>
        </w:tc>
        <w:tc>
          <w:tcPr>
            <w:tcW w:w="2290" w:type="pct"/>
            <w:tcBorders>
              <w:top w:val="single" w:color="000000" w:sz="8" w:space="0"/>
              <w:right w:val="single" w:color="000000" w:sz="8" w:space="0"/>
            </w:tcBorders>
          </w:tcPr>
          <w:p w14:paraId="60BD4559">
            <w:pPr>
              <w:spacing w:before="40" w:after="40"/>
              <w:jc w:val="left"/>
              <w:rPr>
                <w:sz w:val="18"/>
                <w:szCs w:val="18"/>
              </w:rPr>
            </w:pPr>
            <w:r>
              <w:rPr>
                <w:rFonts w:hint="eastAsia"/>
                <w:sz w:val="18"/>
                <w:szCs w:val="18"/>
              </w:rPr>
              <w:t>上下文的标识符。</w:t>
            </w:r>
          </w:p>
        </w:tc>
      </w:tr>
      <w:tr w14:paraId="1B06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12" w:type="pct"/>
            <w:tcBorders>
              <w:left w:val="single" w:color="000000" w:sz="8" w:space="0"/>
            </w:tcBorders>
          </w:tcPr>
          <w:p w14:paraId="44E2BD39">
            <w:pPr>
              <w:spacing w:before="40" w:after="40"/>
              <w:jc w:val="center"/>
              <w:rPr>
                <w:sz w:val="18"/>
                <w:szCs w:val="18"/>
              </w:rPr>
            </w:pPr>
            <w:r>
              <w:rPr>
                <w:rFonts w:hint="eastAsia"/>
                <w:sz w:val="18"/>
                <w:szCs w:val="18"/>
              </w:rPr>
              <w:t>contextName</w:t>
            </w:r>
          </w:p>
        </w:tc>
        <w:tc>
          <w:tcPr>
            <w:tcW w:w="453" w:type="pct"/>
          </w:tcPr>
          <w:p w14:paraId="1FC9B560">
            <w:pPr>
              <w:spacing w:before="40" w:after="40"/>
              <w:jc w:val="center"/>
              <w:rPr>
                <w:rFonts w:hint="eastAsia" w:ascii="宋体" w:hAnsi="宋体" w:cs="宋体"/>
                <w:sz w:val="18"/>
                <w:szCs w:val="18"/>
              </w:rPr>
            </w:pPr>
            <w:r>
              <w:rPr>
                <w:rFonts w:hint="eastAsia" w:ascii="宋体" w:hAnsi="宋体" w:cs="宋体"/>
                <w:sz w:val="18"/>
                <w:szCs w:val="18"/>
              </w:rPr>
              <w:t>1</w:t>
            </w:r>
          </w:p>
        </w:tc>
        <w:tc>
          <w:tcPr>
            <w:tcW w:w="1043" w:type="pct"/>
          </w:tcPr>
          <w:p w14:paraId="079F9C48">
            <w:pPr>
              <w:spacing w:before="40" w:after="40"/>
              <w:jc w:val="center"/>
              <w:rPr>
                <w:sz w:val="18"/>
                <w:szCs w:val="18"/>
              </w:rPr>
            </w:pPr>
            <w:r>
              <w:rPr>
                <w:rFonts w:hint="eastAsia"/>
                <w:sz w:val="18"/>
                <w:szCs w:val="18"/>
              </w:rPr>
              <w:t>String</w:t>
            </w:r>
          </w:p>
        </w:tc>
        <w:tc>
          <w:tcPr>
            <w:tcW w:w="2290" w:type="pct"/>
            <w:tcBorders>
              <w:right w:val="single" w:color="000000" w:sz="8" w:space="0"/>
            </w:tcBorders>
          </w:tcPr>
          <w:p w14:paraId="6EB2C902">
            <w:pPr>
              <w:spacing w:before="40" w:after="40"/>
              <w:jc w:val="left"/>
              <w:rPr>
                <w:sz w:val="18"/>
                <w:szCs w:val="18"/>
              </w:rPr>
            </w:pPr>
            <w:r>
              <w:rPr>
                <w:rFonts w:hint="eastAsia"/>
                <w:sz w:val="18"/>
                <w:szCs w:val="18"/>
              </w:rPr>
              <w:t>上下文的名称。</w:t>
            </w:r>
          </w:p>
        </w:tc>
      </w:tr>
      <w:tr w14:paraId="0357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2" w:type="pct"/>
            <w:tcBorders>
              <w:left w:val="single" w:color="000000" w:sz="8" w:space="0"/>
              <w:bottom w:val="single" w:color="000000" w:sz="8" w:space="0"/>
            </w:tcBorders>
          </w:tcPr>
          <w:p w14:paraId="3DEBE920">
            <w:pPr>
              <w:spacing w:before="40" w:after="40"/>
              <w:jc w:val="center"/>
              <w:rPr>
                <w:sz w:val="18"/>
                <w:szCs w:val="18"/>
              </w:rPr>
            </w:pPr>
            <w:r>
              <w:rPr>
                <w:rFonts w:hint="eastAsia"/>
                <w:sz w:val="18"/>
                <w:szCs w:val="18"/>
              </w:rPr>
              <w:t>contextConditions</w:t>
            </w:r>
          </w:p>
        </w:tc>
        <w:tc>
          <w:tcPr>
            <w:tcW w:w="453" w:type="pct"/>
            <w:tcBorders>
              <w:bottom w:val="single" w:color="000000" w:sz="8" w:space="0"/>
            </w:tcBorders>
          </w:tcPr>
          <w:p w14:paraId="0DABB527">
            <w:pPr>
              <w:spacing w:before="40" w:after="40"/>
              <w:jc w:val="center"/>
              <w:rPr>
                <w:rFonts w:hint="eastAsia" w:ascii="宋体" w:hAnsi="宋体" w:cs="宋体"/>
                <w:sz w:val="18"/>
                <w:szCs w:val="18"/>
              </w:rPr>
            </w:pPr>
            <w:r>
              <w:rPr>
                <w:rFonts w:hint="eastAsia" w:ascii="宋体" w:hAnsi="宋体" w:cs="宋体"/>
                <w:sz w:val="18"/>
                <w:szCs w:val="18"/>
              </w:rPr>
              <w:t>1..N</w:t>
            </w:r>
          </w:p>
        </w:tc>
        <w:tc>
          <w:tcPr>
            <w:tcW w:w="1043" w:type="pct"/>
            <w:tcBorders>
              <w:bottom w:val="single" w:color="000000" w:sz="8" w:space="0"/>
            </w:tcBorders>
          </w:tcPr>
          <w:p w14:paraId="105BE8A1">
            <w:pPr>
              <w:spacing w:before="40" w:after="40"/>
              <w:jc w:val="center"/>
              <w:rPr>
                <w:sz w:val="18"/>
                <w:szCs w:val="18"/>
              </w:rPr>
            </w:pPr>
            <w:r>
              <w:rPr>
                <w:rFonts w:hint="eastAsia"/>
                <w:sz w:val="18"/>
                <w:szCs w:val="18"/>
                <w:lang w:val="en-GB" w:eastAsia="en-US"/>
              </w:rPr>
              <w:t>Identifier</w:t>
            </w:r>
          </w:p>
        </w:tc>
        <w:tc>
          <w:tcPr>
            <w:tcW w:w="2290" w:type="pct"/>
            <w:tcBorders>
              <w:bottom w:val="single" w:color="000000" w:sz="8" w:space="0"/>
              <w:right w:val="single" w:color="000000" w:sz="8" w:space="0"/>
            </w:tcBorders>
          </w:tcPr>
          <w:p w14:paraId="00B040E9">
            <w:pPr>
              <w:spacing w:before="40" w:after="40"/>
              <w:jc w:val="left"/>
              <w:rPr>
                <w:sz w:val="18"/>
                <w:szCs w:val="18"/>
              </w:rPr>
            </w:pPr>
            <w:r>
              <w:rPr>
                <w:sz w:val="18"/>
                <w:szCs w:val="18"/>
              </w:rPr>
              <w:t>上下文</w:t>
            </w:r>
            <w:r>
              <w:rPr>
                <w:rFonts w:hint="eastAsia"/>
                <w:sz w:val="18"/>
                <w:szCs w:val="18"/>
              </w:rPr>
              <w:t>的</w:t>
            </w:r>
            <w:r>
              <w:rPr>
                <w:sz w:val="18"/>
                <w:szCs w:val="18"/>
              </w:rPr>
              <w:t>满足条件</w:t>
            </w:r>
            <w:r>
              <w:rPr>
                <w:rFonts w:hint="eastAsia"/>
                <w:sz w:val="18"/>
                <w:szCs w:val="18"/>
              </w:rPr>
              <w:t>。</w:t>
            </w:r>
          </w:p>
        </w:tc>
      </w:tr>
    </w:tbl>
    <w:p w14:paraId="3DE15D12">
      <w:pPr>
        <w:pStyle w:val="4"/>
        <w:spacing w:before="240" w:beforeLines="100"/>
        <w:ind w:left="709"/>
        <w:rPr>
          <w:b w:val="0"/>
          <w:bCs w:val="0"/>
        </w:rPr>
      </w:pPr>
      <w:bookmarkStart w:id="2628" w:name="_Toc25477"/>
      <w:bookmarkStart w:id="2629" w:name="_Toc183380549"/>
      <w:bookmarkStart w:id="2630" w:name="_Toc9958"/>
      <w:bookmarkStart w:id="2631" w:name="_Toc1596503709"/>
      <w:bookmarkStart w:id="2632" w:name="_Toc18956"/>
      <w:bookmarkStart w:id="2633" w:name="_Toc183380628"/>
      <w:bookmarkStart w:id="2634" w:name="_Toc776"/>
      <w:bookmarkStart w:id="2635" w:name="_Toc6847"/>
      <w:bookmarkStart w:id="2636" w:name="_Toc25656"/>
      <w:bookmarkStart w:id="2637" w:name="_Toc624428277"/>
      <w:bookmarkStart w:id="2638" w:name="_Toc16202"/>
      <w:bookmarkStart w:id="2639" w:name="_Toc9990"/>
      <w:bookmarkStart w:id="2640" w:name="_Toc32754"/>
      <w:bookmarkStart w:id="2641" w:name="_Toc9850"/>
      <w:bookmarkStart w:id="2642" w:name="_Toc20311"/>
      <w:bookmarkStart w:id="2643" w:name="_Toc13614"/>
      <w:bookmarkStart w:id="2644" w:name="_Toc1282"/>
      <w:bookmarkStart w:id="2645" w:name="_Toc29173"/>
      <w:bookmarkStart w:id="2646" w:name="_Toc2460"/>
      <w:bookmarkStart w:id="2647" w:name="_Toc4992"/>
      <w:bookmarkStart w:id="2648" w:name="_Toc21353"/>
      <w:bookmarkStart w:id="2649" w:name="_Toc28094"/>
      <w:bookmarkStart w:id="2650" w:name="_Toc104"/>
      <w:bookmarkStart w:id="2651" w:name="_Toc23046"/>
      <w:bookmarkStart w:id="2652" w:name="_Toc3838"/>
      <w:bookmarkStart w:id="2653" w:name="_Toc17163"/>
      <w:bookmarkStart w:id="2654" w:name="_Toc26836"/>
      <w:bookmarkStart w:id="2655" w:name="_Toc5773"/>
      <w:bookmarkStart w:id="2656" w:name="_Toc18322"/>
      <w:bookmarkStart w:id="2657" w:name="_Toc25797"/>
      <w:bookmarkStart w:id="2658" w:name="_Toc27457"/>
      <w:bookmarkStart w:id="2659" w:name="_Toc2839"/>
      <w:bookmarkStart w:id="2660" w:name="_Toc10901"/>
      <w:bookmarkStart w:id="2661" w:name="_Toc5455"/>
      <w:bookmarkStart w:id="2662" w:name="_Toc11763"/>
      <w:bookmarkStart w:id="2663" w:name="_Toc1934447052"/>
      <w:bookmarkStart w:id="2664" w:name="_Toc299030743"/>
      <w:r>
        <w:rPr>
          <w:rFonts w:hint="eastAsia"/>
          <w:b w:val="0"/>
          <w:bCs w:val="0"/>
        </w:rPr>
        <w:t>FulfillmentInfo 实现状态信息</w:t>
      </w:r>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p>
    <w:p w14:paraId="223375B3">
      <w:pPr>
        <w:ind w:firstLine="420" w:firstLineChars="200"/>
        <w:jc w:val="left"/>
      </w:pPr>
      <w:r>
        <w:rPr>
          <w:rFonts w:hint="eastAsia" w:ascii="黑体" w:hAnsi="黑体" w:cs="黑体"/>
          <w:szCs w:val="21"/>
        </w:rPr>
        <w:t>实现状态信息信息元素建模</w:t>
      </w:r>
      <w:r>
        <w:rPr>
          <w:rFonts w:hint="eastAsia" w:ascii="宋体" w:hAnsi="宋体"/>
          <w:lang w:eastAsia="zh"/>
        </w:rPr>
        <w:t>应满足表37所示</w:t>
      </w:r>
      <w:r>
        <w:rPr>
          <w:rFonts w:hint="eastAsia" w:ascii="黑体" w:hAnsi="黑体" w:cs="黑体"/>
          <w:szCs w:val="21"/>
        </w:rPr>
        <w:t>属性要求。</w:t>
      </w:r>
    </w:p>
    <w:p w14:paraId="11C24CE7">
      <w:pPr>
        <w:spacing w:before="120" w:beforeLines="50" w:after="120" w:afterLines="50"/>
        <w:jc w:val="center"/>
        <w:rPr>
          <w:rFonts w:hint="eastAsia" w:ascii="黑体" w:hAnsi="黑体" w:eastAsia="黑体" w:cs="黑体"/>
          <w:szCs w:val="21"/>
        </w:rPr>
      </w:pPr>
    </w:p>
    <w:p w14:paraId="3EC9DAAC">
      <w:pPr>
        <w:spacing w:before="120" w:beforeLines="50" w:after="120" w:afterLines="50"/>
        <w:jc w:val="center"/>
        <w:rPr>
          <w:rFonts w:hint="eastAsia" w:ascii="黑体" w:hAnsi="黑体" w:eastAsia="黑体" w:cs="黑体"/>
          <w:szCs w:val="21"/>
        </w:rPr>
      </w:pPr>
      <w:r>
        <w:rPr>
          <w:rFonts w:hint="eastAsia" w:ascii="黑体" w:hAnsi="黑体" w:eastAsia="黑体" w:cs="黑体"/>
          <w:szCs w:val="21"/>
        </w:rPr>
        <w:t xml:space="preserve">表 </w:t>
      </w:r>
      <w:r>
        <w:rPr>
          <w:rFonts w:hint="eastAsia" w:ascii="黑体" w:hAnsi="黑体" w:eastAsia="黑体" w:cs="黑体"/>
          <w:szCs w:val="21"/>
        </w:rPr>
        <w:fldChar w:fldCharType="begin"/>
      </w:r>
      <w:r>
        <w:rPr>
          <w:rFonts w:hint="eastAsia" w:ascii="黑体" w:hAnsi="黑体" w:eastAsia="黑体" w:cs="黑体"/>
          <w:szCs w:val="21"/>
        </w:rPr>
        <w:instrText xml:space="preserve"> SEQ 表 \* ARABIC </w:instrText>
      </w:r>
      <w:r>
        <w:rPr>
          <w:rFonts w:hint="eastAsia" w:ascii="黑体" w:hAnsi="黑体" w:eastAsia="黑体" w:cs="黑体"/>
          <w:szCs w:val="21"/>
        </w:rPr>
        <w:fldChar w:fldCharType="separate"/>
      </w:r>
      <w:r>
        <w:rPr>
          <w:rFonts w:hint="eastAsia" w:ascii="黑体" w:hAnsi="黑体" w:eastAsia="黑体" w:cs="黑体"/>
          <w:szCs w:val="21"/>
        </w:rPr>
        <w:t>37</w:t>
      </w:r>
      <w:r>
        <w:rPr>
          <w:rFonts w:hint="eastAsia" w:ascii="黑体" w:hAnsi="黑体" w:eastAsia="黑体" w:cs="黑体"/>
          <w:szCs w:val="21"/>
        </w:rPr>
        <w:fldChar w:fldCharType="end"/>
      </w:r>
      <w:r>
        <w:rPr>
          <w:rFonts w:hint="eastAsia" w:ascii="黑体" w:hAnsi="黑体" w:eastAsia="黑体" w:cs="黑体"/>
          <w:szCs w:val="21"/>
        </w:rPr>
        <w:t xml:space="preserve"> FulfilmentInfo 实现状态信息</w:t>
      </w:r>
    </w:p>
    <w:tbl>
      <w:tblPr>
        <w:tblStyle w:val="56"/>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892"/>
        <w:gridCol w:w="1828"/>
        <w:gridCol w:w="3996"/>
      </w:tblGrid>
      <w:tr w14:paraId="709BA40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tcBorders>
              <w:bottom w:val="single" w:color="000000" w:sz="8" w:space="0"/>
            </w:tcBorders>
            <w:shd w:val="clear" w:color="auto" w:fill="FFFFFF" w:themeFill="background1"/>
            <w:vAlign w:val="center"/>
          </w:tcPr>
          <w:p w14:paraId="55119D3A">
            <w:pPr>
              <w:spacing w:before="40" w:after="40"/>
              <w:jc w:val="center"/>
              <w:rPr>
                <w:rFonts w:hint="eastAsia" w:ascii="宋体" w:hAnsi="宋体"/>
                <w:sz w:val="18"/>
                <w:szCs w:val="18"/>
              </w:rPr>
            </w:pPr>
            <w:r>
              <w:rPr>
                <w:rFonts w:hint="eastAsia" w:ascii="宋体" w:hAnsi="宋体"/>
                <w:sz w:val="18"/>
                <w:szCs w:val="18"/>
              </w:rPr>
              <w:t>属性</w:t>
            </w:r>
          </w:p>
        </w:tc>
        <w:tc>
          <w:tcPr>
            <w:tcW w:w="512" w:type="pct"/>
            <w:tcBorders>
              <w:bottom w:val="single" w:color="000000" w:sz="8" w:space="0"/>
            </w:tcBorders>
            <w:shd w:val="clear" w:color="auto" w:fill="FFFFFF" w:themeFill="background1"/>
            <w:vAlign w:val="center"/>
          </w:tcPr>
          <w:p w14:paraId="1FBE94D6">
            <w:pPr>
              <w:spacing w:before="40" w:after="40"/>
              <w:jc w:val="center"/>
              <w:rPr>
                <w:rFonts w:hint="eastAsia" w:ascii="宋体" w:hAnsi="宋体"/>
                <w:sz w:val="18"/>
                <w:szCs w:val="18"/>
              </w:rPr>
            </w:pPr>
            <w:r>
              <w:rPr>
                <w:rFonts w:hint="eastAsia" w:ascii="宋体" w:hAnsi="宋体"/>
                <w:sz w:val="18"/>
                <w:szCs w:val="18"/>
              </w:rPr>
              <w:t>基数</w:t>
            </w:r>
          </w:p>
        </w:tc>
        <w:tc>
          <w:tcPr>
            <w:tcW w:w="1049" w:type="pct"/>
            <w:tcBorders>
              <w:bottom w:val="single" w:color="000000" w:sz="8" w:space="0"/>
            </w:tcBorders>
            <w:shd w:val="clear" w:color="auto" w:fill="FFFFFF" w:themeFill="background1"/>
            <w:vAlign w:val="center"/>
          </w:tcPr>
          <w:p w14:paraId="337AD796">
            <w:pPr>
              <w:spacing w:before="40" w:after="40"/>
              <w:jc w:val="center"/>
              <w:rPr>
                <w:rFonts w:hint="eastAsia" w:ascii="宋体" w:hAnsi="宋体"/>
                <w:sz w:val="18"/>
                <w:szCs w:val="18"/>
              </w:rPr>
            </w:pPr>
            <w:r>
              <w:rPr>
                <w:rFonts w:hint="eastAsia" w:ascii="宋体" w:hAnsi="宋体"/>
                <w:sz w:val="18"/>
                <w:szCs w:val="18"/>
              </w:rPr>
              <w:t>类型</w:t>
            </w:r>
          </w:p>
        </w:tc>
        <w:tc>
          <w:tcPr>
            <w:tcW w:w="2293" w:type="pct"/>
            <w:tcBorders>
              <w:bottom w:val="single" w:color="000000" w:sz="8" w:space="0"/>
            </w:tcBorders>
            <w:shd w:val="clear" w:color="auto" w:fill="FFFFFF" w:themeFill="background1"/>
            <w:vAlign w:val="center"/>
          </w:tcPr>
          <w:p w14:paraId="21561E2F">
            <w:pPr>
              <w:spacing w:before="40" w:after="40"/>
              <w:jc w:val="center"/>
              <w:rPr>
                <w:rFonts w:hint="eastAsia" w:ascii="宋体" w:hAnsi="宋体"/>
                <w:sz w:val="18"/>
                <w:szCs w:val="18"/>
              </w:rPr>
            </w:pPr>
            <w:r>
              <w:rPr>
                <w:rFonts w:hint="eastAsia" w:ascii="宋体" w:hAnsi="宋体"/>
                <w:sz w:val="18"/>
                <w:szCs w:val="18"/>
              </w:rPr>
              <w:t>描述</w:t>
            </w:r>
          </w:p>
        </w:tc>
      </w:tr>
      <w:tr w14:paraId="734D0A2E">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tcBorders>
              <w:top w:val="single" w:color="000000" w:sz="8" w:space="0"/>
            </w:tcBorders>
            <w:vAlign w:val="center"/>
          </w:tcPr>
          <w:p w14:paraId="5AF0D435">
            <w:pPr>
              <w:spacing w:before="40" w:after="40"/>
              <w:jc w:val="center"/>
              <w:rPr>
                <w:rFonts w:hint="eastAsia" w:ascii="宋体" w:hAnsi="宋体"/>
                <w:sz w:val="18"/>
                <w:szCs w:val="18"/>
              </w:rPr>
            </w:pPr>
            <w:r>
              <w:rPr>
                <w:rFonts w:hint="eastAsia" w:ascii="宋体" w:hAnsi="宋体"/>
                <w:sz w:val="18"/>
                <w:szCs w:val="18"/>
              </w:rPr>
              <w:t>fulfil</w:t>
            </w:r>
            <w:r>
              <w:rPr>
                <w:rFonts w:ascii="宋体" w:hAnsi="宋体"/>
                <w:sz w:val="18"/>
                <w:szCs w:val="18"/>
              </w:rPr>
              <w:t>l</w:t>
            </w:r>
            <w:r>
              <w:rPr>
                <w:rFonts w:hint="eastAsia" w:ascii="宋体" w:hAnsi="宋体"/>
                <w:sz w:val="18"/>
                <w:szCs w:val="18"/>
              </w:rPr>
              <w:t>ment</w:t>
            </w:r>
            <w:r>
              <w:rPr>
                <w:rFonts w:ascii="宋体" w:hAnsi="宋体"/>
                <w:sz w:val="18"/>
                <w:szCs w:val="18"/>
              </w:rPr>
              <w:t>ObjectId</w:t>
            </w:r>
          </w:p>
        </w:tc>
        <w:tc>
          <w:tcPr>
            <w:tcW w:w="512" w:type="pct"/>
            <w:tcBorders>
              <w:top w:val="single" w:color="000000" w:sz="8" w:space="0"/>
            </w:tcBorders>
            <w:vAlign w:val="center"/>
          </w:tcPr>
          <w:p w14:paraId="4EC7F112">
            <w:pPr>
              <w:spacing w:before="40" w:after="40"/>
              <w:jc w:val="center"/>
              <w:rPr>
                <w:rFonts w:hint="eastAsia" w:ascii="宋体" w:hAnsi="宋体" w:cs="宋体"/>
                <w:sz w:val="18"/>
                <w:szCs w:val="18"/>
              </w:rPr>
            </w:pPr>
            <w:r>
              <w:rPr>
                <w:rFonts w:hint="eastAsia" w:ascii="宋体" w:hAnsi="宋体" w:cs="宋体"/>
                <w:sz w:val="18"/>
                <w:szCs w:val="18"/>
              </w:rPr>
              <w:t>1</w:t>
            </w:r>
          </w:p>
        </w:tc>
        <w:tc>
          <w:tcPr>
            <w:tcW w:w="1049" w:type="pct"/>
            <w:tcBorders>
              <w:top w:val="single" w:color="000000" w:sz="8" w:space="0"/>
            </w:tcBorders>
            <w:vAlign w:val="center"/>
          </w:tcPr>
          <w:p w14:paraId="249043D5">
            <w:pPr>
              <w:spacing w:before="40" w:after="40"/>
              <w:jc w:val="center"/>
              <w:rPr>
                <w:rFonts w:hint="eastAsia" w:ascii="宋体" w:hAnsi="宋体"/>
                <w:sz w:val="18"/>
                <w:szCs w:val="18"/>
              </w:rPr>
            </w:pPr>
            <w:r>
              <w:rPr>
                <w:rFonts w:hint="eastAsia" w:ascii="宋体" w:hAnsi="宋体"/>
                <w:sz w:val="18"/>
                <w:szCs w:val="18"/>
                <w:lang w:bidi="ar"/>
              </w:rPr>
              <w:t>Identifier</w:t>
            </w:r>
          </w:p>
        </w:tc>
        <w:tc>
          <w:tcPr>
            <w:tcW w:w="2293" w:type="pct"/>
            <w:tcBorders>
              <w:top w:val="single" w:color="000000" w:sz="8" w:space="0"/>
            </w:tcBorders>
          </w:tcPr>
          <w:p w14:paraId="4A9CAB82">
            <w:pPr>
              <w:spacing w:before="40" w:after="40"/>
              <w:rPr>
                <w:rFonts w:hint="eastAsia" w:ascii="宋体" w:hAnsi="宋体"/>
                <w:sz w:val="18"/>
                <w:szCs w:val="18"/>
              </w:rPr>
            </w:pPr>
            <w:r>
              <w:rPr>
                <w:rFonts w:hint="eastAsia" w:ascii="宋体" w:hAnsi="宋体"/>
                <w:sz w:val="18"/>
                <w:szCs w:val="18"/>
              </w:rPr>
              <w:t>所对应的意图</w:t>
            </w:r>
            <w:r>
              <w:rPr>
                <w:rFonts w:ascii="宋体" w:hAnsi="宋体"/>
                <w:sz w:val="18"/>
                <w:szCs w:val="18"/>
              </w:rPr>
              <w:t>/</w:t>
            </w:r>
            <w:r>
              <w:rPr>
                <w:rFonts w:hint="eastAsia" w:ascii="宋体" w:hAnsi="宋体"/>
                <w:sz w:val="18"/>
                <w:szCs w:val="18"/>
              </w:rPr>
              <w:t>期望</w:t>
            </w:r>
            <w:r>
              <w:rPr>
                <w:rFonts w:ascii="宋体" w:hAnsi="宋体"/>
                <w:sz w:val="18"/>
                <w:szCs w:val="18"/>
              </w:rPr>
              <w:t>/</w:t>
            </w:r>
            <w:r>
              <w:rPr>
                <w:rFonts w:hint="eastAsia" w:ascii="宋体" w:hAnsi="宋体"/>
                <w:sz w:val="18"/>
                <w:szCs w:val="18"/>
              </w:rPr>
              <w:t>期望目标的标识符。</w:t>
            </w:r>
          </w:p>
        </w:tc>
      </w:tr>
      <w:tr w14:paraId="42A72F35">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vAlign w:val="center"/>
          </w:tcPr>
          <w:p w14:paraId="2C6A8534">
            <w:pPr>
              <w:spacing w:before="40" w:after="40"/>
              <w:jc w:val="center"/>
              <w:rPr>
                <w:rFonts w:hint="eastAsia" w:ascii="宋体" w:hAnsi="宋体"/>
                <w:sz w:val="18"/>
                <w:szCs w:val="18"/>
              </w:rPr>
            </w:pPr>
            <w:r>
              <w:rPr>
                <w:rFonts w:hint="eastAsia" w:ascii="宋体" w:hAnsi="宋体"/>
                <w:sz w:val="18"/>
                <w:szCs w:val="18"/>
              </w:rPr>
              <w:t>fulfi</w:t>
            </w:r>
            <w:r>
              <w:rPr>
                <w:rFonts w:ascii="宋体" w:hAnsi="宋体"/>
                <w:sz w:val="18"/>
                <w:szCs w:val="18"/>
              </w:rPr>
              <w:t>l</w:t>
            </w:r>
            <w:r>
              <w:rPr>
                <w:rFonts w:hint="eastAsia" w:ascii="宋体" w:hAnsi="宋体"/>
                <w:sz w:val="18"/>
                <w:szCs w:val="18"/>
              </w:rPr>
              <w:t>lmentStatus</w:t>
            </w:r>
          </w:p>
        </w:tc>
        <w:tc>
          <w:tcPr>
            <w:tcW w:w="512" w:type="pct"/>
            <w:vAlign w:val="center"/>
          </w:tcPr>
          <w:p w14:paraId="3CF8BE29">
            <w:pPr>
              <w:spacing w:before="40" w:after="40"/>
              <w:jc w:val="center"/>
              <w:rPr>
                <w:rFonts w:hint="eastAsia" w:ascii="宋体" w:hAnsi="宋体" w:cs="宋体"/>
                <w:sz w:val="18"/>
                <w:szCs w:val="18"/>
              </w:rPr>
            </w:pPr>
            <w:r>
              <w:rPr>
                <w:rFonts w:hint="eastAsia" w:ascii="宋体" w:hAnsi="宋体" w:cs="宋体"/>
                <w:sz w:val="18"/>
                <w:szCs w:val="18"/>
              </w:rPr>
              <w:t>1</w:t>
            </w:r>
          </w:p>
        </w:tc>
        <w:tc>
          <w:tcPr>
            <w:tcW w:w="1049" w:type="pct"/>
            <w:vAlign w:val="center"/>
          </w:tcPr>
          <w:p w14:paraId="439DF55C">
            <w:pPr>
              <w:spacing w:before="40" w:after="40"/>
              <w:jc w:val="center"/>
              <w:rPr>
                <w:rFonts w:hint="eastAsia" w:ascii="宋体" w:hAnsi="宋体"/>
                <w:sz w:val="18"/>
                <w:szCs w:val="18"/>
              </w:rPr>
            </w:pPr>
            <w:r>
              <w:rPr>
                <w:rFonts w:hint="eastAsia" w:ascii="宋体" w:hAnsi="宋体"/>
                <w:sz w:val="18"/>
                <w:szCs w:val="18"/>
              </w:rPr>
              <w:t>Enum</w:t>
            </w:r>
          </w:p>
        </w:tc>
        <w:tc>
          <w:tcPr>
            <w:tcW w:w="2293" w:type="pct"/>
          </w:tcPr>
          <w:p w14:paraId="60316505">
            <w:pPr>
              <w:spacing w:before="40" w:after="40"/>
              <w:rPr>
                <w:rFonts w:hint="eastAsia" w:ascii="宋体" w:hAnsi="宋体"/>
                <w:sz w:val="18"/>
                <w:szCs w:val="18"/>
              </w:rPr>
            </w:pPr>
            <w:r>
              <w:rPr>
                <w:rFonts w:hint="eastAsia" w:ascii="宋体" w:hAnsi="宋体"/>
                <w:sz w:val="18"/>
                <w:szCs w:val="18"/>
              </w:rPr>
              <w:t>完成结果的当前状态，值：</w:t>
            </w:r>
          </w:p>
          <w:p w14:paraId="40DD032A">
            <w:pPr>
              <w:pStyle w:val="179"/>
              <w:numPr>
                <w:ilvl w:val="0"/>
                <w:numId w:val="33"/>
                <w:ins w:id="300" w:author="CMCC-0926" w:date="2025-09-28T14:39:41Z"/>
              </w:numPr>
              <w:spacing w:before="40" w:after="40"/>
              <w:ind w:firstLineChars="0"/>
              <w:rPr>
                <w:rFonts w:hint="eastAsia" w:ascii="宋体" w:hAnsi="宋体"/>
                <w:sz w:val="18"/>
                <w:szCs w:val="18"/>
                <w:highlight w:val="yellow"/>
                <w:rPrChange w:id="301" w:author="吴泽宇" w:date="2025-09-17T09:49:50Z">
                  <w:rPr>
                    <w:rFonts w:hint="eastAsia" w:ascii="宋体" w:hAnsi="宋体"/>
                    <w:sz w:val="18"/>
                    <w:szCs w:val="18"/>
                  </w:rPr>
                </w:rPrChange>
              </w:rPr>
              <w:pPrChange w:id="299" w:author="CMCC-0926" w:date="2025-09-28T14:39:41Z">
                <w:pPr>
                  <w:pStyle w:val="179"/>
                  <w:numPr>
                    <w:ilvl w:val="0"/>
                    <w:numId w:val="32"/>
                  </w:numPr>
                  <w:spacing w:before="40" w:after="40"/>
                  <w:ind w:firstLineChars="0"/>
                </w:pPr>
              </w:pPrChange>
            </w:pPr>
            <w:r>
              <w:rPr>
                <w:rFonts w:hint="eastAsia" w:ascii="宋体" w:hAnsi="宋体"/>
                <w:sz w:val="18"/>
                <w:szCs w:val="18"/>
                <w:highlight w:val="yellow"/>
                <w:rPrChange w:id="302" w:author="吴泽宇" w:date="2025-09-17T09:49:50Z">
                  <w:rPr>
                    <w:rFonts w:hint="eastAsia" w:ascii="宋体" w:hAnsi="宋体"/>
                    <w:sz w:val="18"/>
                    <w:szCs w:val="18"/>
                  </w:rPr>
                </w:rPrChange>
              </w:rPr>
              <w:t>完成</w:t>
            </w:r>
            <w:ins w:id="303" w:author="CMCC-0926" w:date="2025-09-28T14:39:48Z">
              <w:r>
                <w:rPr>
                  <w:rFonts w:hint="eastAsia" w:ascii="宋体" w:hAnsi="宋体"/>
                  <w:sz w:val="18"/>
                  <w:szCs w:val="18"/>
                  <w:highlight w:val="yellow"/>
                  <w:lang w:eastAsia="zh-CN"/>
                </w:rPr>
                <w:t>，</w:t>
              </w:r>
            </w:ins>
          </w:p>
          <w:p w14:paraId="0FA64926">
            <w:pPr>
              <w:pStyle w:val="179"/>
              <w:numPr>
                <w:ilvl w:val="0"/>
                <w:numId w:val="33"/>
                <w:ins w:id="305" w:author="CMCC-0926" w:date="2025-09-28T14:39:41Z"/>
              </w:numPr>
              <w:spacing w:before="40" w:after="40"/>
              <w:ind w:firstLineChars="0"/>
              <w:rPr>
                <w:rFonts w:hint="eastAsia" w:ascii="宋体" w:hAnsi="宋体"/>
                <w:sz w:val="18"/>
                <w:szCs w:val="18"/>
              </w:rPr>
              <w:pPrChange w:id="304" w:author="CMCC-0926" w:date="2025-09-28T14:39:41Z">
                <w:pPr>
                  <w:pStyle w:val="179"/>
                  <w:numPr>
                    <w:ilvl w:val="0"/>
                    <w:numId w:val="32"/>
                  </w:numPr>
                  <w:spacing w:before="40" w:after="40"/>
                  <w:ind w:firstLineChars="0"/>
                </w:pPr>
              </w:pPrChange>
            </w:pPr>
            <w:r>
              <w:rPr>
                <w:rFonts w:hint="eastAsia" w:ascii="宋体" w:hAnsi="宋体"/>
                <w:sz w:val="18"/>
                <w:szCs w:val="18"/>
                <w:highlight w:val="yellow"/>
                <w:rPrChange w:id="306" w:author="吴泽宇" w:date="2025-09-17T09:49:50Z">
                  <w:rPr>
                    <w:rFonts w:hint="eastAsia" w:ascii="宋体" w:hAnsi="宋体"/>
                    <w:sz w:val="18"/>
                    <w:szCs w:val="18"/>
                  </w:rPr>
                </w:rPrChange>
              </w:rPr>
              <w:t>未完成</w:t>
            </w:r>
            <w:ins w:id="307" w:author="CMCC-0926" w:date="2025-10-20T14:30:59Z">
              <w:r>
                <w:rPr>
                  <w:rFonts w:hint="eastAsia" w:ascii="宋体" w:hAnsi="宋体"/>
                  <w:sz w:val="18"/>
                  <w:szCs w:val="18"/>
                  <w:highlight w:val="yellow"/>
                  <w:lang w:eastAsia="zh-CN"/>
                </w:rPr>
                <w:t>。</w:t>
              </w:r>
            </w:ins>
          </w:p>
        </w:tc>
      </w:tr>
      <w:tr w14:paraId="342AABF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vAlign w:val="center"/>
          </w:tcPr>
          <w:p w14:paraId="255C58B3">
            <w:pPr>
              <w:spacing w:before="40" w:after="40"/>
              <w:jc w:val="center"/>
              <w:rPr>
                <w:rFonts w:hint="eastAsia" w:ascii="宋体" w:hAnsi="宋体"/>
                <w:sz w:val="18"/>
                <w:szCs w:val="18"/>
              </w:rPr>
            </w:pPr>
            <w:r>
              <w:rPr>
                <w:rFonts w:hint="eastAsia" w:ascii="宋体" w:hAnsi="宋体"/>
                <w:sz w:val="18"/>
                <w:szCs w:val="18"/>
              </w:rPr>
              <w:t>notFulfilledState</w:t>
            </w:r>
          </w:p>
        </w:tc>
        <w:tc>
          <w:tcPr>
            <w:tcW w:w="512" w:type="pct"/>
            <w:vAlign w:val="center"/>
          </w:tcPr>
          <w:p w14:paraId="233A55B4">
            <w:pPr>
              <w:spacing w:before="40" w:after="40"/>
              <w:jc w:val="center"/>
              <w:rPr>
                <w:rFonts w:hint="eastAsia" w:ascii="宋体" w:hAnsi="宋体" w:cs="宋体"/>
                <w:sz w:val="18"/>
                <w:szCs w:val="18"/>
              </w:rPr>
            </w:pPr>
            <w:r>
              <w:rPr>
                <w:rFonts w:hint="eastAsia" w:ascii="宋体" w:hAnsi="宋体" w:cs="宋体"/>
                <w:sz w:val="18"/>
                <w:szCs w:val="18"/>
              </w:rPr>
              <w:t>0..1</w:t>
            </w:r>
          </w:p>
        </w:tc>
        <w:tc>
          <w:tcPr>
            <w:tcW w:w="1049" w:type="pct"/>
            <w:vAlign w:val="center"/>
          </w:tcPr>
          <w:p w14:paraId="2127FAB0">
            <w:pPr>
              <w:spacing w:before="40" w:after="40"/>
              <w:jc w:val="center"/>
              <w:rPr>
                <w:rFonts w:hint="eastAsia" w:ascii="宋体" w:hAnsi="宋体"/>
                <w:sz w:val="18"/>
                <w:szCs w:val="18"/>
              </w:rPr>
            </w:pPr>
            <w:r>
              <w:rPr>
                <w:rFonts w:hint="eastAsia" w:ascii="宋体" w:hAnsi="宋体"/>
                <w:sz w:val="18"/>
                <w:szCs w:val="18"/>
              </w:rPr>
              <w:t>Enum</w:t>
            </w:r>
          </w:p>
        </w:tc>
        <w:tc>
          <w:tcPr>
            <w:tcW w:w="2293" w:type="pct"/>
          </w:tcPr>
          <w:p w14:paraId="39900B46">
            <w:pPr>
              <w:spacing w:before="40" w:after="40"/>
              <w:rPr>
                <w:rFonts w:hint="eastAsia" w:ascii="宋体" w:hAnsi="宋体"/>
                <w:sz w:val="18"/>
                <w:szCs w:val="18"/>
              </w:rPr>
            </w:pPr>
            <w:r>
              <w:rPr>
                <w:rFonts w:hint="eastAsia" w:ascii="宋体" w:hAnsi="宋体"/>
                <w:sz w:val="18"/>
                <w:szCs w:val="18"/>
              </w:rPr>
              <w:t>当fulfilmentObject取值是</w:t>
            </w:r>
            <w:r>
              <w:rPr>
                <w:rFonts w:ascii="宋体" w:hAnsi="宋体"/>
                <w:sz w:val="18"/>
                <w:szCs w:val="18"/>
              </w:rPr>
              <w:t>intent</w:t>
            </w:r>
            <w:r>
              <w:rPr>
                <w:rFonts w:hint="eastAsia" w:ascii="宋体" w:hAnsi="宋体"/>
                <w:sz w:val="18"/>
                <w:szCs w:val="18"/>
              </w:rPr>
              <w:t>且</w:t>
            </w:r>
            <w:r>
              <w:rPr>
                <w:rFonts w:ascii="宋体" w:hAnsi="宋体"/>
                <w:sz w:val="18"/>
                <w:szCs w:val="18"/>
                <w:lang w:bidi="ar"/>
              </w:rPr>
              <w:t>fulfilmentStatus</w:t>
            </w:r>
            <w:r>
              <w:rPr>
                <w:rFonts w:hint="eastAsia" w:ascii="宋体" w:hAnsi="宋体" w:cs="宋体"/>
                <w:sz w:val="18"/>
                <w:szCs w:val="18"/>
                <w:lang w:bidi="ar"/>
              </w:rPr>
              <w:t>取值为</w:t>
            </w:r>
            <w:r>
              <w:rPr>
                <w:rFonts w:ascii="宋体" w:hAnsi="宋体"/>
                <w:sz w:val="18"/>
                <w:szCs w:val="18"/>
                <w:lang w:bidi="ar"/>
              </w:rPr>
              <w:t>“</w:t>
            </w:r>
            <w:r>
              <w:rPr>
                <w:rFonts w:hint="eastAsia" w:ascii="宋体" w:hAnsi="宋体" w:cs="宋体"/>
                <w:sz w:val="18"/>
                <w:szCs w:val="18"/>
                <w:lang w:bidi="ar"/>
              </w:rPr>
              <w:t>未完成</w:t>
            </w:r>
            <w:r>
              <w:rPr>
                <w:rFonts w:ascii="宋体" w:hAnsi="宋体"/>
                <w:sz w:val="18"/>
                <w:szCs w:val="18"/>
                <w:lang w:bidi="ar"/>
              </w:rPr>
              <w:t>”</w:t>
            </w:r>
            <w:r>
              <w:rPr>
                <w:rFonts w:hint="eastAsia" w:ascii="宋体" w:hAnsi="宋体" w:cs="宋体"/>
                <w:sz w:val="18"/>
                <w:szCs w:val="18"/>
                <w:lang w:bidi="ar"/>
              </w:rPr>
              <w:t>，该属性</w:t>
            </w:r>
            <w:r>
              <w:rPr>
                <w:rFonts w:hint="eastAsia" w:ascii="宋体" w:hAnsi="宋体" w:cs="宋体"/>
                <w:color w:val="000000"/>
                <w:sz w:val="18"/>
                <w:szCs w:val="18"/>
                <w:lang w:bidi="ar"/>
              </w:rPr>
              <w:t>取值非空</w:t>
            </w:r>
            <w:r>
              <w:rPr>
                <w:rFonts w:hint="eastAsia" w:ascii="宋体" w:hAnsi="宋体" w:cs="宋体"/>
                <w:sz w:val="18"/>
                <w:szCs w:val="18"/>
                <w:lang w:bidi="ar"/>
              </w:rPr>
              <w:t>。表示</w:t>
            </w:r>
            <w:r>
              <w:rPr>
                <w:rFonts w:hint="eastAsia" w:ascii="宋体" w:hAnsi="宋体"/>
                <w:sz w:val="18"/>
                <w:szCs w:val="18"/>
              </w:rPr>
              <w:t>当前进度，值：</w:t>
            </w:r>
          </w:p>
          <w:p w14:paraId="3A82ACAF">
            <w:pPr>
              <w:pStyle w:val="179"/>
              <w:numPr>
                <w:ilvl w:val="0"/>
                <w:numId w:val="34"/>
                <w:ins w:id="309" w:author="CMCC-0926" w:date="2025-09-28T14:39:55Z"/>
              </w:numPr>
              <w:spacing w:before="40" w:after="40"/>
              <w:ind w:firstLineChars="0"/>
              <w:rPr>
                <w:rFonts w:hint="eastAsia" w:ascii="宋体" w:hAnsi="宋体"/>
                <w:sz w:val="18"/>
                <w:szCs w:val="18"/>
                <w:highlight w:val="yellow"/>
                <w:rPrChange w:id="310" w:author="吴泽宇" w:date="2025-09-17T09:49:48Z">
                  <w:rPr>
                    <w:rFonts w:hint="eastAsia" w:ascii="宋体" w:hAnsi="宋体"/>
                    <w:sz w:val="18"/>
                    <w:szCs w:val="18"/>
                  </w:rPr>
                </w:rPrChange>
              </w:rPr>
              <w:pPrChange w:id="308" w:author="CMCC-0926" w:date="2025-09-28T14:39:55Z">
                <w:pPr>
                  <w:pStyle w:val="179"/>
                  <w:numPr>
                    <w:ilvl w:val="0"/>
                    <w:numId w:val="32"/>
                  </w:numPr>
                  <w:spacing w:before="40" w:after="40"/>
                  <w:ind w:firstLineChars="0"/>
                </w:pPr>
              </w:pPrChange>
            </w:pPr>
            <w:r>
              <w:rPr>
                <w:rFonts w:hint="eastAsia" w:ascii="宋体" w:hAnsi="宋体"/>
                <w:sz w:val="18"/>
                <w:szCs w:val="18"/>
                <w:highlight w:val="yellow"/>
                <w:rPrChange w:id="311" w:author="吴泽宇" w:date="2025-09-17T09:49:48Z">
                  <w:rPr>
                    <w:rFonts w:hint="eastAsia" w:ascii="宋体" w:hAnsi="宋体"/>
                    <w:sz w:val="18"/>
                    <w:szCs w:val="18"/>
                  </w:rPr>
                </w:rPrChange>
              </w:rPr>
              <w:t>初始</w:t>
            </w:r>
            <w:ins w:id="312" w:author="CMCC-0926" w:date="2025-09-28T14:39:58Z">
              <w:r>
                <w:rPr>
                  <w:rFonts w:hint="eastAsia" w:ascii="宋体" w:hAnsi="宋体"/>
                  <w:sz w:val="18"/>
                  <w:szCs w:val="18"/>
                  <w:highlight w:val="yellow"/>
                  <w:lang w:eastAsia="zh-CN"/>
                </w:rPr>
                <w:t>，</w:t>
              </w:r>
            </w:ins>
          </w:p>
          <w:p w14:paraId="55E41DB0">
            <w:pPr>
              <w:pStyle w:val="179"/>
              <w:numPr>
                <w:ilvl w:val="0"/>
                <w:numId w:val="34"/>
                <w:ins w:id="314" w:author="CMCC-0926" w:date="2025-09-28T14:39:55Z"/>
              </w:numPr>
              <w:spacing w:before="40" w:after="40"/>
              <w:ind w:firstLineChars="0"/>
              <w:rPr>
                <w:rFonts w:hint="eastAsia" w:ascii="宋体" w:hAnsi="宋体"/>
                <w:sz w:val="18"/>
                <w:szCs w:val="18"/>
                <w:highlight w:val="yellow"/>
                <w:rPrChange w:id="315" w:author="吴泽宇" w:date="2025-09-17T09:49:48Z">
                  <w:rPr>
                    <w:rFonts w:hint="eastAsia" w:ascii="宋体" w:hAnsi="宋体"/>
                    <w:sz w:val="18"/>
                    <w:szCs w:val="18"/>
                  </w:rPr>
                </w:rPrChange>
              </w:rPr>
              <w:pPrChange w:id="313" w:author="CMCC-0926" w:date="2025-09-28T14:39:55Z">
                <w:pPr>
                  <w:pStyle w:val="179"/>
                  <w:numPr>
                    <w:ilvl w:val="0"/>
                    <w:numId w:val="32"/>
                  </w:numPr>
                  <w:spacing w:before="40" w:after="40"/>
                  <w:ind w:firstLineChars="0"/>
                </w:pPr>
              </w:pPrChange>
            </w:pPr>
            <w:r>
              <w:rPr>
                <w:rFonts w:hint="eastAsia" w:ascii="宋体" w:hAnsi="宋体"/>
                <w:sz w:val="18"/>
                <w:szCs w:val="18"/>
                <w:highlight w:val="yellow"/>
                <w:rPrChange w:id="316" w:author="吴泽宇" w:date="2025-09-17T09:49:48Z">
                  <w:rPr>
                    <w:rFonts w:hint="eastAsia" w:ascii="宋体" w:hAnsi="宋体"/>
                    <w:sz w:val="18"/>
                    <w:szCs w:val="18"/>
                  </w:rPr>
                </w:rPrChange>
              </w:rPr>
              <w:t>可行</w:t>
            </w:r>
            <w:ins w:id="317" w:author="CMCC-0926" w:date="2025-09-28T14:39:58Z">
              <w:r>
                <w:rPr>
                  <w:rFonts w:hint="eastAsia" w:ascii="宋体" w:hAnsi="宋体"/>
                  <w:sz w:val="18"/>
                  <w:szCs w:val="18"/>
                  <w:highlight w:val="yellow"/>
                  <w:lang w:eastAsia="zh-CN"/>
                </w:rPr>
                <w:t>，</w:t>
              </w:r>
            </w:ins>
          </w:p>
          <w:p w14:paraId="2D4C5532">
            <w:pPr>
              <w:pStyle w:val="179"/>
              <w:numPr>
                <w:ilvl w:val="0"/>
                <w:numId w:val="34"/>
                <w:ins w:id="319" w:author="CMCC-0926" w:date="2025-09-28T14:39:55Z"/>
              </w:numPr>
              <w:spacing w:before="40" w:after="40"/>
              <w:ind w:firstLineChars="0"/>
              <w:rPr>
                <w:rFonts w:hint="eastAsia" w:ascii="宋体" w:hAnsi="宋体"/>
                <w:sz w:val="18"/>
                <w:szCs w:val="18"/>
                <w:highlight w:val="yellow"/>
                <w:rPrChange w:id="320" w:author="吴泽宇" w:date="2025-09-17T09:49:48Z">
                  <w:rPr>
                    <w:rFonts w:hint="eastAsia" w:ascii="宋体" w:hAnsi="宋体"/>
                    <w:sz w:val="18"/>
                    <w:szCs w:val="18"/>
                  </w:rPr>
                </w:rPrChange>
              </w:rPr>
              <w:pPrChange w:id="318" w:author="CMCC-0926" w:date="2025-09-28T14:39:55Z">
                <w:pPr>
                  <w:pStyle w:val="179"/>
                  <w:numPr>
                    <w:ilvl w:val="0"/>
                    <w:numId w:val="32"/>
                  </w:numPr>
                  <w:spacing w:before="40" w:after="40"/>
                  <w:ind w:firstLineChars="0"/>
                </w:pPr>
              </w:pPrChange>
            </w:pPr>
            <w:r>
              <w:rPr>
                <w:rFonts w:hint="eastAsia" w:ascii="宋体" w:hAnsi="宋体"/>
                <w:sz w:val="18"/>
                <w:szCs w:val="18"/>
                <w:highlight w:val="yellow"/>
                <w:rPrChange w:id="321" w:author="吴泽宇" w:date="2025-09-17T09:49:48Z">
                  <w:rPr>
                    <w:rFonts w:hint="eastAsia" w:ascii="宋体" w:hAnsi="宋体"/>
                    <w:sz w:val="18"/>
                    <w:szCs w:val="18"/>
                  </w:rPr>
                </w:rPrChange>
              </w:rPr>
              <w:t>降级</w:t>
            </w:r>
            <w:ins w:id="322" w:author="CMCC-0926" w:date="2025-09-28T14:39:59Z">
              <w:r>
                <w:rPr>
                  <w:rFonts w:hint="eastAsia" w:ascii="宋体" w:hAnsi="宋体"/>
                  <w:sz w:val="18"/>
                  <w:szCs w:val="18"/>
                  <w:highlight w:val="yellow"/>
                  <w:lang w:eastAsia="zh-CN"/>
                </w:rPr>
                <w:t>，</w:t>
              </w:r>
            </w:ins>
          </w:p>
          <w:p w14:paraId="722A6340">
            <w:pPr>
              <w:pStyle w:val="179"/>
              <w:numPr>
                <w:ilvl w:val="0"/>
                <w:numId w:val="34"/>
                <w:ins w:id="324" w:author="CMCC-0926" w:date="2025-09-28T14:39:55Z"/>
              </w:numPr>
              <w:spacing w:before="40" w:after="40"/>
              <w:ind w:firstLineChars="0"/>
              <w:rPr>
                <w:rFonts w:hint="eastAsia" w:ascii="宋体" w:hAnsi="宋体"/>
                <w:sz w:val="18"/>
                <w:szCs w:val="18"/>
                <w:highlight w:val="yellow"/>
                <w:rPrChange w:id="325" w:author="吴泽宇" w:date="2025-09-17T09:49:48Z">
                  <w:rPr>
                    <w:rFonts w:hint="eastAsia" w:ascii="宋体" w:hAnsi="宋体"/>
                    <w:sz w:val="18"/>
                    <w:szCs w:val="18"/>
                  </w:rPr>
                </w:rPrChange>
              </w:rPr>
              <w:pPrChange w:id="323" w:author="CMCC-0926" w:date="2025-09-28T14:39:55Z">
                <w:pPr>
                  <w:pStyle w:val="179"/>
                  <w:numPr>
                    <w:ilvl w:val="0"/>
                    <w:numId w:val="32"/>
                  </w:numPr>
                  <w:spacing w:before="40" w:after="40"/>
                  <w:ind w:firstLineChars="0"/>
                </w:pPr>
              </w:pPrChange>
            </w:pPr>
            <w:r>
              <w:rPr>
                <w:rFonts w:ascii="宋体" w:hAnsi="宋体"/>
                <w:sz w:val="18"/>
                <w:szCs w:val="18"/>
                <w:highlight w:val="yellow"/>
                <w:rPrChange w:id="326" w:author="吴泽宇" w:date="2025-09-17T09:49:48Z">
                  <w:rPr>
                    <w:rFonts w:ascii="宋体" w:hAnsi="宋体"/>
                    <w:sz w:val="18"/>
                    <w:szCs w:val="18"/>
                  </w:rPr>
                </w:rPrChange>
              </w:rPr>
              <w:t>终止</w:t>
            </w:r>
            <w:ins w:id="327" w:author="CMCC-0926" w:date="2025-09-28T14:40:00Z">
              <w:r>
                <w:rPr>
                  <w:rFonts w:hint="eastAsia" w:ascii="宋体" w:hAnsi="宋体"/>
                  <w:sz w:val="18"/>
                  <w:szCs w:val="18"/>
                  <w:highlight w:val="yellow"/>
                  <w:lang w:eastAsia="zh-CN"/>
                </w:rPr>
                <w:t>，</w:t>
              </w:r>
            </w:ins>
          </w:p>
          <w:p w14:paraId="46F65315">
            <w:pPr>
              <w:pStyle w:val="179"/>
              <w:numPr>
                <w:ilvl w:val="0"/>
                <w:numId w:val="34"/>
                <w:ins w:id="329" w:author="CMCC-0926" w:date="2025-09-28T14:39:55Z"/>
              </w:numPr>
              <w:spacing w:before="40" w:after="40"/>
              <w:ind w:firstLineChars="0"/>
              <w:rPr>
                <w:rFonts w:hint="eastAsia" w:ascii="宋体" w:hAnsi="宋体"/>
                <w:sz w:val="18"/>
                <w:szCs w:val="18"/>
              </w:rPr>
              <w:pPrChange w:id="328" w:author="CMCC-0926" w:date="2025-09-28T14:39:55Z">
                <w:pPr>
                  <w:pStyle w:val="179"/>
                  <w:numPr>
                    <w:ilvl w:val="0"/>
                    <w:numId w:val="32"/>
                  </w:numPr>
                  <w:spacing w:before="40" w:after="40"/>
                  <w:ind w:firstLineChars="0"/>
                </w:pPr>
              </w:pPrChange>
            </w:pPr>
            <w:r>
              <w:rPr>
                <w:rFonts w:hint="eastAsia" w:ascii="宋体" w:hAnsi="宋体"/>
                <w:sz w:val="18"/>
                <w:szCs w:val="18"/>
                <w:highlight w:val="yellow"/>
                <w:rPrChange w:id="330" w:author="吴泽宇" w:date="2025-09-17T09:49:48Z">
                  <w:rPr>
                    <w:rFonts w:hint="eastAsia" w:ascii="宋体" w:hAnsi="宋体"/>
                    <w:sz w:val="18"/>
                    <w:szCs w:val="18"/>
                  </w:rPr>
                </w:rPrChange>
              </w:rPr>
              <w:t>完成失败</w:t>
            </w:r>
            <w:ins w:id="331" w:author="CMCC-0926" w:date="2025-10-20T14:30:56Z">
              <w:r>
                <w:rPr>
                  <w:rFonts w:hint="eastAsia" w:ascii="宋体" w:hAnsi="宋体"/>
                  <w:sz w:val="18"/>
                  <w:szCs w:val="18"/>
                  <w:highlight w:val="yellow"/>
                  <w:lang w:eastAsia="zh-CN"/>
                </w:rPr>
                <w:t>。</w:t>
              </w:r>
            </w:ins>
          </w:p>
        </w:tc>
      </w:tr>
      <w:tr w14:paraId="75DE93CC">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vAlign w:val="center"/>
          </w:tcPr>
          <w:p w14:paraId="6765ADFE">
            <w:pPr>
              <w:spacing w:before="40" w:after="40"/>
              <w:jc w:val="center"/>
              <w:rPr>
                <w:rFonts w:hint="eastAsia" w:ascii="宋体" w:hAnsi="宋体"/>
                <w:sz w:val="18"/>
                <w:szCs w:val="18"/>
              </w:rPr>
            </w:pPr>
            <w:r>
              <w:rPr>
                <w:rFonts w:hint="eastAsia" w:ascii="宋体" w:hAnsi="宋体"/>
                <w:sz w:val="18"/>
                <w:szCs w:val="18"/>
              </w:rPr>
              <w:t>notFulfilledReasons</w:t>
            </w:r>
          </w:p>
        </w:tc>
        <w:tc>
          <w:tcPr>
            <w:tcW w:w="512" w:type="pct"/>
            <w:vAlign w:val="center"/>
          </w:tcPr>
          <w:p w14:paraId="58D75629">
            <w:pPr>
              <w:spacing w:before="40" w:after="40"/>
              <w:jc w:val="center"/>
              <w:rPr>
                <w:rFonts w:hint="eastAsia" w:ascii="宋体" w:hAnsi="宋体" w:cs="宋体"/>
                <w:sz w:val="18"/>
                <w:szCs w:val="18"/>
              </w:rPr>
            </w:pPr>
            <w:r>
              <w:rPr>
                <w:rFonts w:hint="eastAsia" w:ascii="宋体" w:hAnsi="宋体" w:cs="宋体"/>
                <w:sz w:val="18"/>
                <w:szCs w:val="18"/>
              </w:rPr>
              <w:t>0..1</w:t>
            </w:r>
          </w:p>
        </w:tc>
        <w:tc>
          <w:tcPr>
            <w:tcW w:w="1049" w:type="pct"/>
            <w:vAlign w:val="center"/>
          </w:tcPr>
          <w:p w14:paraId="1E92C91F">
            <w:pPr>
              <w:spacing w:before="40" w:after="40"/>
              <w:jc w:val="center"/>
              <w:rPr>
                <w:rFonts w:hint="eastAsia" w:ascii="宋体" w:hAnsi="宋体"/>
                <w:sz w:val="18"/>
                <w:szCs w:val="18"/>
              </w:rPr>
            </w:pPr>
            <w:r>
              <w:rPr>
                <w:rFonts w:hint="eastAsia" w:ascii="宋体" w:hAnsi="宋体"/>
                <w:sz w:val="18"/>
                <w:szCs w:val="18"/>
              </w:rPr>
              <w:t>String</w:t>
            </w:r>
          </w:p>
        </w:tc>
        <w:tc>
          <w:tcPr>
            <w:tcW w:w="2293" w:type="pct"/>
          </w:tcPr>
          <w:p w14:paraId="1A225D11">
            <w:pPr>
              <w:spacing w:before="40" w:after="40"/>
              <w:rPr>
                <w:rFonts w:hint="eastAsia" w:ascii="宋体" w:hAnsi="宋体"/>
                <w:sz w:val="18"/>
                <w:szCs w:val="18"/>
              </w:rPr>
            </w:pPr>
            <w:r>
              <w:rPr>
                <w:rFonts w:hint="eastAsia" w:ascii="宋体" w:hAnsi="宋体"/>
                <w:sz w:val="18"/>
                <w:szCs w:val="18"/>
              </w:rPr>
              <w:t>当fulfilmentObject取值是</w:t>
            </w:r>
            <w:r>
              <w:rPr>
                <w:rFonts w:ascii="宋体" w:hAnsi="宋体"/>
                <w:sz w:val="18"/>
                <w:szCs w:val="18"/>
              </w:rPr>
              <w:t>intent</w:t>
            </w:r>
            <w:r>
              <w:rPr>
                <w:rFonts w:hint="eastAsia" w:ascii="宋体" w:hAnsi="宋体"/>
                <w:sz w:val="18"/>
                <w:szCs w:val="18"/>
              </w:rPr>
              <w:t>且</w:t>
            </w:r>
            <w:r>
              <w:rPr>
                <w:rFonts w:ascii="宋体" w:hAnsi="宋体"/>
                <w:color w:val="000000"/>
                <w:sz w:val="18"/>
                <w:szCs w:val="18"/>
                <w:lang w:bidi="ar"/>
              </w:rPr>
              <w:t>fulfilmentStatus</w:t>
            </w:r>
            <w:r>
              <w:rPr>
                <w:rFonts w:hint="eastAsia" w:ascii="宋体" w:hAnsi="宋体" w:cs="宋体"/>
                <w:color w:val="000000"/>
                <w:sz w:val="18"/>
                <w:szCs w:val="18"/>
                <w:lang w:bidi="ar"/>
              </w:rPr>
              <w:t>取值为</w:t>
            </w:r>
            <w:r>
              <w:rPr>
                <w:rFonts w:ascii="宋体" w:hAnsi="宋体"/>
                <w:color w:val="000000"/>
                <w:sz w:val="18"/>
                <w:szCs w:val="18"/>
                <w:lang w:bidi="ar"/>
              </w:rPr>
              <w:t>“</w:t>
            </w:r>
            <w:r>
              <w:rPr>
                <w:rFonts w:hint="eastAsia" w:ascii="宋体" w:hAnsi="宋体" w:cs="宋体"/>
                <w:color w:val="000000"/>
                <w:sz w:val="18"/>
                <w:szCs w:val="18"/>
                <w:lang w:bidi="ar"/>
              </w:rPr>
              <w:t>未完成</w:t>
            </w:r>
            <w:r>
              <w:rPr>
                <w:rFonts w:ascii="宋体" w:hAnsi="宋体"/>
                <w:color w:val="000000"/>
                <w:sz w:val="18"/>
                <w:szCs w:val="18"/>
                <w:lang w:bidi="ar"/>
              </w:rPr>
              <w:t>”</w:t>
            </w:r>
            <w:r>
              <w:rPr>
                <w:rFonts w:hint="eastAsia" w:ascii="宋体" w:hAnsi="宋体" w:cs="宋体"/>
                <w:color w:val="000000"/>
                <w:sz w:val="18"/>
                <w:szCs w:val="18"/>
                <w:lang w:bidi="ar"/>
              </w:rPr>
              <w:t>，该属性取值非空。</w:t>
            </w:r>
            <w:r>
              <w:rPr>
                <w:rFonts w:hint="eastAsia" w:ascii="宋体" w:hAnsi="宋体" w:cs="宋体"/>
                <w:sz w:val="18"/>
                <w:szCs w:val="18"/>
                <w:lang w:bidi="ar"/>
              </w:rPr>
              <w:t>表示</w:t>
            </w:r>
            <w:r>
              <w:rPr>
                <w:rFonts w:hint="eastAsia" w:ascii="宋体" w:hAnsi="宋体"/>
                <w:sz w:val="18"/>
                <w:szCs w:val="18"/>
              </w:rPr>
              <w:t>与特定notFulfilledState相关的原因（未实现意图、意图期望或期望目标的原因）。</w:t>
            </w:r>
          </w:p>
        </w:tc>
      </w:tr>
      <w:tr w14:paraId="473519BD">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vAlign w:val="center"/>
          </w:tcPr>
          <w:p w14:paraId="011A1198">
            <w:pPr>
              <w:spacing w:before="40" w:after="40"/>
              <w:jc w:val="center"/>
              <w:rPr>
                <w:rFonts w:hint="eastAsia" w:ascii="宋体" w:hAnsi="宋体"/>
                <w:sz w:val="18"/>
                <w:szCs w:val="18"/>
              </w:rPr>
            </w:pPr>
            <w:r>
              <w:rPr>
                <w:rFonts w:hint="eastAsia" w:ascii="宋体" w:hAnsi="宋体"/>
                <w:sz w:val="18"/>
                <w:szCs w:val="18"/>
                <w:lang w:bidi="ar"/>
              </w:rPr>
              <w:t>achieveValue</w:t>
            </w:r>
          </w:p>
        </w:tc>
        <w:tc>
          <w:tcPr>
            <w:tcW w:w="512" w:type="pct"/>
            <w:vAlign w:val="center"/>
          </w:tcPr>
          <w:p w14:paraId="5316E1DF">
            <w:pPr>
              <w:spacing w:before="40" w:after="40"/>
              <w:jc w:val="center"/>
              <w:rPr>
                <w:rFonts w:hint="eastAsia" w:ascii="宋体" w:hAnsi="宋体" w:cs="宋体"/>
                <w:sz w:val="18"/>
                <w:szCs w:val="18"/>
              </w:rPr>
            </w:pPr>
            <w:r>
              <w:rPr>
                <w:rFonts w:hint="eastAsia" w:ascii="宋体" w:hAnsi="宋体" w:cs="宋体"/>
                <w:sz w:val="18"/>
                <w:szCs w:val="18"/>
              </w:rPr>
              <w:t>0..1</w:t>
            </w:r>
          </w:p>
        </w:tc>
        <w:tc>
          <w:tcPr>
            <w:tcW w:w="1049" w:type="pct"/>
            <w:vAlign w:val="center"/>
          </w:tcPr>
          <w:p w14:paraId="07196390">
            <w:pPr>
              <w:spacing w:before="40" w:after="40"/>
              <w:jc w:val="center"/>
              <w:rPr>
                <w:rFonts w:hint="eastAsia" w:ascii="宋体" w:hAnsi="宋体"/>
                <w:sz w:val="18"/>
                <w:szCs w:val="18"/>
              </w:rPr>
            </w:pPr>
            <w:r>
              <w:rPr>
                <w:rFonts w:hint="eastAsia" w:ascii="宋体" w:hAnsi="宋体"/>
                <w:sz w:val="18"/>
                <w:szCs w:val="18"/>
              </w:rPr>
              <w:t>String</w:t>
            </w:r>
          </w:p>
        </w:tc>
        <w:tc>
          <w:tcPr>
            <w:tcW w:w="2293" w:type="pct"/>
          </w:tcPr>
          <w:p w14:paraId="22892903">
            <w:pPr>
              <w:spacing w:before="40" w:after="40"/>
              <w:rPr>
                <w:rFonts w:hint="eastAsia" w:ascii="宋体" w:hAnsi="宋体"/>
                <w:sz w:val="18"/>
                <w:szCs w:val="18"/>
                <w:lang w:bidi="ar"/>
              </w:rPr>
            </w:pPr>
            <w:r>
              <w:rPr>
                <w:rFonts w:hint="eastAsia" w:ascii="宋体" w:hAnsi="宋体"/>
                <w:sz w:val="18"/>
                <w:szCs w:val="18"/>
                <w:lang w:bidi="ar"/>
              </w:rPr>
              <w:t>如果FulfillmentInfo是关于</w:t>
            </w:r>
            <w:r>
              <w:rPr>
                <w:rFonts w:hint="eastAsia" w:ascii="宋体" w:hAnsi="宋体"/>
                <w:sz w:val="18"/>
                <w:szCs w:val="18"/>
              </w:rPr>
              <w:t>期望目标</w:t>
            </w:r>
            <w:r>
              <w:rPr>
                <w:rFonts w:hint="eastAsia" w:ascii="宋体" w:hAnsi="宋体"/>
                <w:sz w:val="18"/>
                <w:szCs w:val="18"/>
                <w:lang w:bidi="ar"/>
              </w:rPr>
              <w:t>，则该属性为非空。</w:t>
            </w:r>
            <w:r>
              <w:rPr>
                <w:rFonts w:hint="eastAsia" w:ascii="宋体" w:hAnsi="宋体" w:cs="宋体"/>
                <w:sz w:val="18"/>
                <w:szCs w:val="18"/>
                <w:lang w:bidi="ar"/>
              </w:rPr>
              <w:t>表示</w:t>
            </w:r>
            <w:r>
              <w:rPr>
                <w:rFonts w:hint="eastAsia" w:ascii="宋体" w:hAnsi="宋体"/>
                <w:sz w:val="18"/>
                <w:szCs w:val="18"/>
              </w:rPr>
              <w:t>期望目标</w:t>
            </w:r>
            <w:r>
              <w:rPr>
                <w:rFonts w:hint="eastAsia" w:ascii="宋体" w:hAnsi="宋体"/>
                <w:sz w:val="18"/>
                <w:szCs w:val="18"/>
                <w:lang w:bidi="ar"/>
              </w:rPr>
              <w:t>的性能指标。</w:t>
            </w:r>
          </w:p>
        </w:tc>
      </w:tr>
      <w:tr w14:paraId="1951754F">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4" w:type="pct"/>
            <w:vAlign w:val="center"/>
          </w:tcPr>
          <w:p w14:paraId="3A1F7B12">
            <w:pPr>
              <w:spacing w:before="40" w:after="40"/>
              <w:jc w:val="center"/>
              <w:rPr>
                <w:rFonts w:hint="eastAsia" w:ascii="宋体" w:hAnsi="宋体"/>
                <w:sz w:val="18"/>
                <w:szCs w:val="18"/>
              </w:rPr>
            </w:pPr>
            <w:r>
              <w:rPr>
                <w:rFonts w:hint="eastAsia" w:ascii="宋体" w:hAnsi="宋体"/>
                <w:sz w:val="18"/>
                <w:szCs w:val="18"/>
                <w:lang w:val="en-GB" w:eastAsia="en-US"/>
              </w:rPr>
              <w:t>objectInstances</w:t>
            </w:r>
          </w:p>
        </w:tc>
        <w:tc>
          <w:tcPr>
            <w:tcW w:w="512" w:type="pct"/>
            <w:vAlign w:val="center"/>
          </w:tcPr>
          <w:p w14:paraId="2F66D1BF">
            <w:pPr>
              <w:spacing w:before="40" w:after="40"/>
              <w:jc w:val="center"/>
              <w:rPr>
                <w:rFonts w:hint="eastAsia" w:ascii="宋体" w:hAnsi="宋体" w:cs="宋体"/>
                <w:sz w:val="18"/>
                <w:szCs w:val="18"/>
              </w:rPr>
            </w:pPr>
            <w:r>
              <w:rPr>
                <w:rFonts w:hint="eastAsia" w:ascii="宋体" w:hAnsi="宋体" w:cs="宋体"/>
                <w:sz w:val="18"/>
                <w:szCs w:val="18"/>
              </w:rPr>
              <w:t>0..N</w:t>
            </w:r>
          </w:p>
        </w:tc>
        <w:tc>
          <w:tcPr>
            <w:tcW w:w="1049" w:type="pct"/>
            <w:vAlign w:val="center"/>
          </w:tcPr>
          <w:p w14:paraId="339EB665">
            <w:pPr>
              <w:spacing w:before="40" w:after="40"/>
              <w:jc w:val="center"/>
              <w:rPr>
                <w:rFonts w:hint="eastAsia" w:ascii="宋体" w:hAnsi="宋体"/>
                <w:sz w:val="18"/>
                <w:szCs w:val="18"/>
              </w:rPr>
            </w:pPr>
            <w:r>
              <w:rPr>
                <w:rFonts w:hint="eastAsia" w:ascii="宋体" w:hAnsi="宋体"/>
                <w:sz w:val="18"/>
                <w:szCs w:val="18"/>
              </w:rPr>
              <w:t>Identifier</w:t>
            </w:r>
          </w:p>
        </w:tc>
        <w:tc>
          <w:tcPr>
            <w:tcW w:w="2293" w:type="pct"/>
          </w:tcPr>
          <w:p w14:paraId="79BCA9E7">
            <w:pPr>
              <w:spacing w:before="40" w:after="40"/>
              <w:rPr>
                <w:rFonts w:hint="eastAsia" w:ascii="宋体" w:hAnsi="宋体"/>
                <w:sz w:val="18"/>
                <w:szCs w:val="18"/>
                <w:lang w:bidi="ar"/>
              </w:rPr>
            </w:pPr>
            <w:r>
              <w:rPr>
                <w:rFonts w:hint="eastAsia" w:ascii="宋体" w:hAnsi="宋体"/>
                <w:sz w:val="18"/>
                <w:szCs w:val="18"/>
                <w:lang w:bidi="ar"/>
              </w:rPr>
              <w:t>如果</w:t>
            </w:r>
            <w:r>
              <w:rPr>
                <w:rFonts w:hint="eastAsia" w:ascii="宋体" w:hAnsi="宋体"/>
                <w:sz w:val="18"/>
                <w:szCs w:val="18"/>
              </w:rPr>
              <w:t>fulfilmentObject引用意图期望，</w:t>
            </w:r>
            <w:r>
              <w:rPr>
                <w:rFonts w:hint="eastAsia" w:ascii="宋体" w:hAnsi="宋体"/>
                <w:sz w:val="18"/>
                <w:szCs w:val="18"/>
                <w:lang w:bidi="ar"/>
              </w:rPr>
              <w:t>则该属性为非空</w:t>
            </w:r>
            <w:r>
              <w:rPr>
                <w:rFonts w:hint="eastAsia" w:ascii="宋体" w:hAnsi="宋体"/>
                <w:sz w:val="18"/>
                <w:szCs w:val="18"/>
              </w:rPr>
              <w:t>。</w:t>
            </w:r>
            <w:r>
              <w:rPr>
                <w:rFonts w:hint="eastAsia" w:ascii="宋体" w:hAnsi="宋体" w:cs="宋体"/>
                <w:sz w:val="18"/>
                <w:szCs w:val="18"/>
                <w:lang w:bidi="ar"/>
              </w:rPr>
              <w:t>表示</w:t>
            </w:r>
            <w:r>
              <w:rPr>
                <w:rFonts w:ascii="宋体" w:hAnsi="宋体"/>
                <w:sz w:val="18"/>
                <w:szCs w:val="18"/>
              </w:rPr>
              <w:t>应用</w:t>
            </w:r>
            <w:r>
              <w:rPr>
                <w:rFonts w:hint="eastAsia" w:ascii="宋体" w:hAnsi="宋体"/>
                <w:sz w:val="18"/>
                <w:szCs w:val="18"/>
              </w:rPr>
              <w:t>意图期望</w:t>
            </w:r>
            <w:r>
              <w:rPr>
                <w:rFonts w:ascii="宋体" w:hAnsi="宋体"/>
                <w:sz w:val="18"/>
                <w:szCs w:val="18"/>
              </w:rPr>
              <w:t>的特定对象实例</w:t>
            </w:r>
            <w:r>
              <w:rPr>
                <w:rFonts w:hint="eastAsia" w:ascii="宋体" w:hAnsi="宋体"/>
                <w:sz w:val="18"/>
                <w:szCs w:val="18"/>
              </w:rPr>
              <w:t>。</w:t>
            </w:r>
          </w:p>
        </w:tc>
      </w:tr>
    </w:tbl>
    <w:p w14:paraId="48414F56">
      <w:pPr>
        <w:pStyle w:val="4"/>
        <w:spacing w:before="240" w:beforeLines="100"/>
        <w:ind w:left="709"/>
        <w:rPr>
          <w:b w:val="0"/>
          <w:bCs w:val="0"/>
        </w:rPr>
      </w:pPr>
      <w:bookmarkStart w:id="2665" w:name="_Toc2621"/>
      <w:bookmarkStart w:id="2666" w:name="_Toc28403"/>
      <w:bookmarkStart w:id="2667" w:name="_Toc1364"/>
      <w:bookmarkStart w:id="2668" w:name="_Toc218972285"/>
      <w:bookmarkStart w:id="2669" w:name="_Toc28306"/>
      <w:bookmarkStart w:id="2670" w:name="_Toc10095"/>
      <w:bookmarkStart w:id="2671" w:name="_Toc27253"/>
      <w:bookmarkStart w:id="2672" w:name="_Toc21354"/>
      <w:bookmarkStart w:id="2673" w:name="_Toc8972"/>
      <w:bookmarkStart w:id="2674" w:name="_Toc8829"/>
      <w:bookmarkStart w:id="2675" w:name="_Toc5699"/>
      <w:bookmarkStart w:id="2676" w:name="_Toc26293"/>
      <w:bookmarkStart w:id="2677" w:name="_Toc19927"/>
      <w:bookmarkStart w:id="2678" w:name="_Toc3961"/>
      <w:bookmarkStart w:id="2679" w:name="_Toc14072"/>
      <w:bookmarkStart w:id="2680" w:name="_Toc10670"/>
      <w:bookmarkStart w:id="2681" w:name="_Toc9040"/>
      <w:bookmarkStart w:id="2682" w:name="_Toc308"/>
      <w:bookmarkStart w:id="2683" w:name="_Toc15853"/>
      <w:bookmarkStart w:id="2684" w:name="_Toc28049"/>
      <w:bookmarkStart w:id="2685" w:name="_Toc20304"/>
      <w:bookmarkStart w:id="2686" w:name="_Toc183380629"/>
      <w:bookmarkStart w:id="2687" w:name="_Toc28892"/>
      <w:bookmarkStart w:id="2688" w:name="_Toc4917"/>
      <w:bookmarkStart w:id="2689" w:name="_Toc183380550"/>
      <w:bookmarkStart w:id="2690" w:name="_Toc26661"/>
      <w:bookmarkStart w:id="2691" w:name="_Toc30381"/>
      <w:bookmarkStart w:id="2692" w:name="_Toc2762"/>
      <w:bookmarkStart w:id="2693" w:name="_Toc23887"/>
      <w:bookmarkStart w:id="2694" w:name="_Toc15782"/>
      <w:bookmarkStart w:id="2695" w:name="_Toc30017"/>
      <w:bookmarkStart w:id="2696" w:name="_Toc4801"/>
      <w:bookmarkStart w:id="2697" w:name="_Toc2021859306"/>
      <w:bookmarkStart w:id="2698" w:name="_Toc1740336106"/>
      <w:bookmarkStart w:id="2699" w:name="_Toc1034273127"/>
      <w:bookmarkStart w:id="2700" w:name="_Toc7858"/>
      <w:bookmarkStart w:id="2701" w:name="_Toc2074"/>
      <w:r>
        <w:rPr>
          <w:rFonts w:hint="eastAsia"/>
          <w:b w:val="0"/>
          <w:bCs w:val="0"/>
        </w:rPr>
        <w:t>IntentReport 意图报告</w:t>
      </w:r>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p>
    <w:p w14:paraId="4A2BF4C3">
      <w:pPr>
        <w:ind w:firstLine="420" w:firstLineChars="200"/>
        <w:jc w:val="left"/>
        <w:rPr>
          <w:rFonts w:hint="eastAsia" w:ascii="黑体" w:hAnsi="黑体" w:cs="黑体"/>
          <w:szCs w:val="21"/>
        </w:rPr>
      </w:pPr>
      <w:r>
        <w:rPr>
          <w:rFonts w:hint="eastAsia" w:ascii="黑体" w:hAnsi="黑体" w:cs="黑体"/>
          <w:szCs w:val="21"/>
        </w:rPr>
        <w:t>意图报告信息元素建模应满</w:t>
      </w:r>
      <w:r>
        <w:rPr>
          <w:rFonts w:hint="eastAsia" w:ascii="宋体" w:hAnsi="宋体"/>
          <w:lang w:eastAsia="zh"/>
        </w:rPr>
        <w:t>足表38所示</w:t>
      </w:r>
      <w:r>
        <w:rPr>
          <w:rFonts w:hint="eastAsia" w:ascii="黑体" w:hAnsi="黑体" w:cs="黑体"/>
          <w:szCs w:val="21"/>
        </w:rPr>
        <w:t>属性要求。</w:t>
      </w:r>
    </w:p>
    <w:p w14:paraId="516C5CEA">
      <w:pPr>
        <w:pStyle w:val="14"/>
        <w:spacing w:before="120" w:beforeLines="50" w:after="120" w:afterLines="50"/>
        <w:jc w:val="center"/>
        <w:rPr>
          <w:rFonts w:hint="eastAsia" w:ascii="黑体" w:hAnsi="黑体" w:cs="黑体"/>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38</w:t>
      </w:r>
      <w:r>
        <w:rPr>
          <w:rFonts w:hint="eastAsia" w:ascii="黑体" w:hAnsi="黑体" w:cs="黑体"/>
          <w:sz w:val="21"/>
          <w:szCs w:val="21"/>
        </w:rPr>
        <w:fldChar w:fldCharType="end"/>
      </w:r>
      <w:r>
        <w:rPr>
          <w:rFonts w:hint="eastAsia" w:ascii="黑体" w:hAnsi="黑体" w:cs="黑体"/>
          <w:sz w:val="21"/>
          <w:szCs w:val="21"/>
        </w:rPr>
        <w:t xml:space="preserve"> IntentReport 意图报告</w:t>
      </w:r>
    </w:p>
    <w:tbl>
      <w:tblPr>
        <w:tblStyle w:val="5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884"/>
        <w:gridCol w:w="1837"/>
        <w:gridCol w:w="3986"/>
      </w:tblGrid>
      <w:tr w14:paraId="6A96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tcBorders>
              <w:top w:val="single" w:color="000000" w:sz="8" w:space="0"/>
              <w:left w:val="single" w:color="000000" w:sz="8" w:space="0"/>
              <w:bottom w:val="single" w:color="000000" w:sz="8" w:space="0"/>
              <w:right w:val="single" w:color="auto" w:sz="4" w:space="0"/>
            </w:tcBorders>
            <w:shd w:val="clear" w:color="auto" w:fill="FFFFFF" w:themeFill="background1"/>
            <w:vAlign w:val="center"/>
          </w:tcPr>
          <w:p w14:paraId="73400255">
            <w:pPr>
              <w:spacing w:before="40" w:after="40"/>
              <w:jc w:val="center"/>
              <w:rPr>
                <w:rFonts w:ascii="宋体"/>
                <w:sz w:val="18"/>
                <w:szCs w:val="18"/>
              </w:rPr>
            </w:pPr>
            <w:r>
              <w:rPr>
                <w:rFonts w:hint="eastAsia" w:ascii="宋体"/>
                <w:sz w:val="18"/>
                <w:szCs w:val="18"/>
                <w:lang w:bidi="ar"/>
              </w:rPr>
              <w:t>属性</w:t>
            </w:r>
          </w:p>
        </w:tc>
        <w:tc>
          <w:tcPr>
            <w:tcW w:w="507" w:type="pct"/>
            <w:tcBorders>
              <w:top w:val="single" w:color="000000" w:sz="8" w:space="0"/>
              <w:left w:val="nil"/>
              <w:bottom w:val="single" w:color="000000" w:sz="8" w:space="0"/>
              <w:right w:val="single" w:color="auto" w:sz="4" w:space="0"/>
            </w:tcBorders>
            <w:shd w:val="clear" w:color="auto" w:fill="FFFFFF" w:themeFill="background1"/>
            <w:vAlign w:val="center"/>
          </w:tcPr>
          <w:p w14:paraId="73DB5F36">
            <w:pPr>
              <w:spacing w:before="40" w:after="40"/>
              <w:jc w:val="center"/>
              <w:rPr>
                <w:rFonts w:ascii="宋体"/>
                <w:sz w:val="18"/>
                <w:szCs w:val="18"/>
              </w:rPr>
            </w:pPr>
            <w:r>
              <w:rPr>
                <w:rFonts w:hint="eastAsia" w:ascii="宋体"/>
                <w:sz w:val="18"/>
                <w:szCs w:val="18"/>
                <w:lang w:bidi="ar"/>
              </w:rPr>
              <w:t>基数</w:t>
            </w:r>
          </w:p>
        </w:tc>
        <w:tc>
          <w:tcPr>
            <w:tcW w:w="1054" w:type="pct"/>
            <w:tcBorders>
              <w:top w:val="single" w:color="000000" w:sz="8" w:space="0"/>
              <w:left w:val="nil"/>
              <w:bottom w:val="single" w:color="000000" w:sz="8" w:space="0"/>
              <w:right w:val="single" w:color="auto" w:sz="4" w:space="0"/>
            </w:tcBorders>
            <w:shd w:val="clear" w:color="auto" w:fill="FFFFFF" w:themeFill="background1"/>
            <w:vAlign w:val="center"/>
          </w:tcPr>
          <w:p w14:paraId="2540EAA8">
            <w:pPr>
              <w:spacing w:before="40" w:after="40"/>
              <w:jc w:val="center"/>
              <w:rPr>
                <w:rFonts w:ascii="宋体"/>
                <w:sz w:val="18"/>
                <w:szCs w:val="18"/>
              </w:rPr>
            </w:pPr>
            <w:r>
              <w:rPr>
                <w:rFonts w:hint="eastAsia" w:ascii="宋体"/>
                <w:sz w:val="18"/>
                <w:szCs w:val="18"/>
                <w:lang w:bidi="ar"/>
              </w:rPr>
              <w:t>类型</w:t>
            </w:r>
          </w:p>
        </w:tc>
        <w:tc>
          <w:tcPr>
            <w:tcW w:w="2287" w:type="pct"/>
            <w:tcBorders>
              <w:top w:val="single" w:color="000000" w:sz="8" w:space="0"/>
              <w:left w:val="nil"/>
              <w:bottom w:val="single" w:color="000000" w:sz="8" w:space="0"/>
              <w:right w:val="single" w:color="000000" w:sz="8" w:space="0"/>
            </w:tcBorders>
            <w:shd w:val="clear" w:color="auto" w:fill="FFFFFF" w:themeFill="background1"/>
            <w:vAlign w:val="center"/>
          </w:tcPr>
          <w:p w14:paraId="1318FFC5">
            <w:pPr>
              <w:spacing w:before="40" w:after="40"/>
              <w:jc w:val="center"/>
              <w:rPr>
                <w:rFonts w:ascii="宋体"/>
                <w:sz w:val="18"/>
                <w:szCs w:val="18"/>
              </w:rPr>
            </w:pPr>
            <w:r>
              <w:rPr>
                <w:rFonts w:hint="eastAsia" w:ascii="宋体"/>
                <w:sz w:val="18"/>
                <w:szCs w:val="18"/>
                <w:lang w:bidi="ar"/>
              </w:rPr>
              <w:t>描述</w:t>
            </w:r>
          </w:p>
        </w:tc>
      </w:tr>
      <w:tr w14:paraId="5B8B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tcBorders>
              <w:top w:val="single" w:color="000000" w:sz="8" w:space="0"/>
              <w:left w:val="single" w:color="000000" w:sz="8" w:space="0"/>
              <w:bottom w:val="single" w:color="auto" w:sz="4" w:space="0"/>
              <w:right w:val="single" w:color="auto" w:sz="4" w:space="0"/>
            </w:tcBorders>
          </w:tcPr>
          <w:p w14:paraId="4887154D">
            <w:pPr>
              <w:spacing w:before="40" w:after="40"/>
              <w:jc w:val="center"/>
              <w:rPr>
                <w:rFonts w:ascii="宋体"/>
                <w:sz w:val="18"/>
                <w:szCs w:val="18"/>
                <w:lang w:bidi="ar"/>
              </w:rPr>
            </w:pPr>
            <w:r>
              <w:rPr>
                <w:rFonts w:hint="eastAsia" w:ascii="宋体"/>
                <w:sz w:val="18"/>
                <w:szCs w:val="18"/>
                <w:lang w:bidi="ar"/>
              </w:rPr>
              <w:t>intentReportId</w:t>
            </w:r>
          </w:p>
        </w:tc>
        <w:tc>
          <w:tcPr>
            <w:tcW w:w="507" w:type="pct"/>
            <w:tcBorders>
              <w:top w:val="single" w:color="000000" w:sz="8" w:space="0"/>
              <w:left w:val="nil"/>
              <w:bottom w:val="single" w:color="auto" w:sz="4" w:space="0"/>
              <w:right w:val="single" w:color="auto" w:sz="4" w:space="0"/>
            </w:tcBorders>
          </w:tcPr>
          <w:p w14:paraId="5B847C1D">
            <w:pPr>
              <w:spacing w:before="40" w:after="40"/>
              <w:jc w:val="center"/>
              <w:rPr>
                <w:rFonts w:ascii="宋体"/>
                <w:sz w:val="18"/>
                <w:szCs w:val="18"/>
                <w:lang w:bidi="ar"/>
              </w:rPr>
            </w:pPr>
            <w:r>
              <w:rPr>
                <w:rFonts w:hint="eastAsia" w:ascii="宋体"/>
                <w:sz w:val="18"/>
                <w:szCs w:val="18"/>
                <w:lang w:bidi="ar"/>
              </w:rPr>
              <w:t>1</w:t>
            </w:r>
          </w:p>
        </w:tc>
        <w:tc>
          <w:tcPr>
            <w:tcW w:w="1054" w:type="pct"/>
            <w:tcBorders>
              <w:top w:val="single" w:color="000000" w:sz="8" w:space="0"/>
              <w:left w:val="nil"/>
              <w:bottom w:val="single" w:color="auto" w:sz="4" w:space="0"/>
              <w:right w:val="single" w:color="auto" w:sz="4" w:space="0"/>
            </w:tcBorders>
          </w:tcPr>
          <w:p w14:paraId="1346825A">
            <w:pPr>
              <w:spacing w:before="40" w:after="40"/>
              <w:jc w:val="center"/>
              <w:rPr>
                <w:rFonts w:ascii="宋体"/>
                <w:sz w:val="18"/>
                <w:szCs w:val="18"/>
                <w:lang w:bidi="ar"/>
              </w:rPr>
            </w:pPr>
            <w:r>
              <w:rPr>
                <w:rFonts w:hint="eastAsia" w:ascii="宋体"/>
                <w:sz w:val="18"/>
                <w:szCs w:val="18"/>
                <w:lang w:bidi="ar"/>
              </w:rPr>
              <w:t>Identifier</w:t>
            </w:r>
          </w:p>
        </w:tc>
        <w:tc>
          <w:tcPr>
            <w:tcW w:w="2287" w:type="pct"/>
            <w:tcBorders>
              <w:top w:val="single" w:color="000000" w:sz="8" w:space="0"/>
              <w:left w:val="nil"/>
              <w:bottom w:val="single" w:color="auto" w:sz="4" w:space="0"/>
              <w:right w:val="single" w:color="000000" w:sz="8" w:space="0"/>
            </w:tcBorders>
          </w:tcPr>
          <w:p w14:paraId="76FB7872">
            <w:pPr>
              <w:spacing w:before="40" w:after="40"/>
              <w:jc w:val="left"/>
              <w:rPr>
                <w:rFonts w:ascii="宋体"/>
                <w:sz w:val="18"/>
                <w:szCs w:val="18"/>
                <w:lang w:bidi="ar"/>
              </w:rPr>
            </w:pPr>
            <w:r>
              <w:rPr>
                <w:rFonts w:hint="eastAsia" w:ascii="宋体"/>
                <w:sz w:val="18"/>
                <w:szCs w:val="18"/>
                <w:lang w:bidi="ar"/>
              </w:rPr>
              <w:t>意图报告的标识符。</w:t>
            </w:r>
          </w:p>
        </w:tc>
      </w:tr>
      <w:tr w14:paraId="6687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tcBorders>
              <w:top w:val="single" w:color="auto" w:sz="4" w:space="0"/>
              <w:left w:val="single" w:color="000000" w:sz="8" w:space="0"/>
              <w:bottom w:val="single" w:color="auto" w:sz="4" w:space="0"/>
              <w:right w:val="single" w:color="auto" w:sz="4" w:space="0"/>
            </w:tcBorders>
          </w:tcPr>
          <w:p w14:paraId="36B67FEA">
            <w:pPr>
              <w:spacing w:before="40" w:after="40"/>
              <w:jc w:val="center"/>
              <w:rPr>
                <w:rFonts w:ascii="宋体"/>
                <w:sz w:val="18"/>
                <w:szCs w:val="18"/>
                <w:lang w:bidi="ar"/>
              </w:rPr>
            </w:pPr>
            <w:r>
              <w:rPr>
                <w:rFonts w:hint="eastAsia" w:ascii="宋体"/>
                <w:sz w:val="18"/>
                <w:szCs w:val="18"/>
                <w:lang w:bidi="ar"/>
              </w:rPr>
              <w:t>intentReference</w:t>
            </w:r>
          </w:p>
        </w:tc>
        <w:tc>
          <w:tcPr>
            <w:tcW w:w="507" w:type="pct"/>
            <w:tcBorders>
              <w:top w:val="single" w:color="auto" w:sz="4" w:space="0"/>
              <w:left w:val="nil"/>
              <w:bottom w:val="single" w:color="auto" w:sz="4" w:space="0"/>
              <w:right w:val="single" w:color="auto" w:sz="4" w:space="0"/>
            </w:tcBorders>
          </w:tcPr>
          <w:p w14:paraId="3B0DE465">
            <w:pPr>
              <w:spacing w:before="40" w:after="40"/>
              <w:jc w:val="center"/>
              <w:rPr>
                <w:rFonts w:ascii="宋体"/>
                <w:sz w:val="18"/>
                <w:szCs w:val="18"/>
                <w:lang w:bidi="ar"/>
              </w:rPr>
            </w:pPr>
            <w:r>
              <w:rPr>
                <w:rFonts w:hint="eastAsia" w:ascii="宋体"/>
                <w:sz w:val="18"/>
                <w:szCs w:val="18"/>
                <w:lang w:bidi="ar"/>
              </w:rPr>
              <w:t>1</w:t>
            </w:r>
          </w:p>
        </w:tc>
        <w:tc>
          <w:tcPr>
            <w:tcW w:w="1054" w:type="pct"/>
            <w:tcBorders>
              <w:top w:val="single" w:color="auto" w:sz="4" w:space="0"/>
              <w:left w:val="nil"/>
              <w:bottom w:val="single" w:color="auto" w:sz="4" w:space="0"/>
              <w:right w:val="single" w:color="auto" w:sz="4" w:space="0"/>
            </w:tcBorders>
          </w:tcPr>
          <w:p w14:paraId="0D2744FA">
            <w:pPr>
              <w:spacing w:before="40" w:after="40"/>
              <w:jc w:val="center"/>
              <w:rPr>
                <w:rFonts w:ascii="宋体"/>
                <w:sz w:val="18"/>
                <w:szCs w:val="18"/>
                <w:lang w:bidi="ar"/>
              </w:rPr>
            </w:pPr>
            <w:r>
              <w:rPr>
                <w:rFonts w:hint="eastAsia" w:ascii="宋体"/>
                <w:sz w:val="18"/>
                <w:szCs w:val="18"/>
                <w:lang w:bidi="ar"/>
              </w:rPr>
              <w:t>Identifier</w:t>
            </w:r>
          </w:p>
        </w:tc>
        <w:tc>
          <w:tcPr>
            <w:tcW w:w="2287" w:type="pct"/>
            <w:tcBorders>
              <w:top w:val="single" w:color="auto" w:sz="4" w:space="0"/>
              <w:left w:val="nil"/>
              <w:bottom w:val="single" w:color="auto" w:sz="4" w:space="0"/>
              <w:right w:val="single" w:color="000000" w:sz="8" w:space="0"/>
            </w:tcBorders>
          </w:tcPr>
          <w:p w14:paraId="3ED48711">
            <w:pPr>
              <w:spacing w:before="40" w:after="40"/>
              <w:jc w:val="left"/>
              <w:rPr>
                <w:rFonts w:ascii="宋体"/>
                <w:sz w:val="18"/>
                <w:szCs w:val="18"/>
                <w:lang w:bidi="ar"/>
              </w:rPr>
            </w:pPr>
            <w:r>
              <w:rPr>
                <w:rFonts w:hint="eastAsia" w:ascii="宋体"/>
                <w:sz w:val="18"/>
                <w:szCs w:val="18"/>
                <w:lang w:bidi="ar"/>
              </w:rPr>
              <w:t>关联意图实例的标识符。</w:t>
            </w:r>
          </w:p>
        </w:tc>
      </w:tr>
      <w:tr w14:paraId="192C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tcBorders>
              <w:top w:val="single" w:color="auto" w:sz="4" w:space="0"/>
              <w:left w:val="single" w:color="000000" w:sz="8" w:space="0"/>
              <w:bottom w:val="single" w:color="auto" w:sz="4" w:space="0"/>
              <w:right w:val="single" w:color="auto" w:sz="4" w:space="0"/>
            </w:tcBorders>
          </w:tcPr>
          <w:p w14:paraId="4EAFC57A">
            <w:pPr>
              <w:spacing w:before="40" w:after="40"/>
              <w:jc w:val="center"/>
              <w:rPr>
                <w:rFonts w:ascii="宋体"/>
                <w:sz w:val="18"/>
                <w:szCs w:val="18"/>
                <w:lang w:bidi="ar"/>
              </w:rPr>
            </w:pPr>
            <w:r>
              <w:rPr>
                <w:rFonts w:hint="eastAsia" w:ascii="宋体"/>
                <w:sz w:val="18"/>
                <w:szCs w:val="18"/>
                <w:lang w:bidi="ar"/>
              </w:rPr>
              <w:t>fulfillmentInfos</w:t>
            </w:r>
          </w:p>
        </w:tc>
        <w:tc>
          <w:tcPr>
            <w:tcW w:w="507" w:type="pct"/>
            <w:tcBorders>
              <w:top w:val="single" w:color="auto" w:sz="4" w:space="0"/>
              <w:left w:val="nil"/>
              <w:bottom w:val="single" w:color="auto" w:sz="4" w:space="0"/>
              <w:right w:val="single" w:color="auto" w:sz="4" w:space="0"/>
            </w:tcBorders>
          </w:tcPr>
          <w:p w14:paraId="0D60EB5C">
            <w:pPr>
              <w:spacing w:before="40" w:after="40"/>
              <w:jc w:val="center"/>
              <w:rPr>
                <w:rFonts w:ascii="宋体"/>
                <w:sz w:val="18"/>
                <w:szCs w:val="18"/>
                <w:lang w:bidi="ar"/>
              </w:rPr>
            </w:pPr>
            <w:r>
              <w:rPr>
                <w:rFonts w:hint="eastAsia" w:ascii="宋体"/>
                <w:sz w:val="18"/>
                <w:szCs w:val="18"/>
                <w:lang w:bidi="ar"/>
              </w:rPr>
              <w:t>1..N</w:t>
            </w:r>
          </w:p>
        </w:tc>
        <w:tc>
          <w:tcPr>
            <w:tcW w:w="1054" w:type="pct"/>
            <w:tcBorders>
              <w:top w:val="single" w:color="auto" w:sz="4" w:space="0"/>
              <w:left w:val="nil"/>
              <w:bottom w:val="single" w:color="auto" w:sz="4" w:space="0"/>
              <w:right w:val="single" w:color="auto" w:sz="4" w:space="0"/>
            </w:tcBorders>
          </w:tcPr>
          <w:p w14:paraId="36767485">
            <w:pPr>
              <w:spacing w:before="40" w:after="40"/>
              <w:jc w:val="center"/>
              <w:rPr>
                <w:rFonts w:ascii="宋体"/>
                <w:sz w:val="18"/>
                <w:szCs w:val="18"/>
                <w:lang w:bidi="ar"/>
              </w:rPr>
            </w:pPr>
            <w:r>
              <w:rPr>
                <w:rFonts w:hint="eastAsia" w:ascii="宋体"/>
                <w:sz w:val="18"/>
                <w:szCs w:val="18"/>
                <w:lang w:bidi="ar"/>
              </w:rPr>
              <w:t>FulfillmentInfo</w:t>
            </w:r>
          </w:p>
        </w:tc>
        <w:tc>
          <w:tcPr>
            <w:tcW w:w="2287" w:type="pct"/>
            <w:tcBorders>
              <w:top w:val="single" w:color="auto" w:sz="4" w:space="0"/>
              <w:left w:val="nil"/>
              <w:bottom w:val="single" w:color="auto" w:sz="4" w:space="0"/>
              <w:right w:val="single" w:color="000000" w:sz="8" w:space="0"/>
            </w:tcBorders>
          </w:tcPr>
          <w:p w14:paraId="4896B03B">
            <w:pPr>
              <w:spacing w:before="40" w:after="40"/>
              <w:jc w:val="left"/>
              <w:rPr>
                <w:rFonts w:ascii="宋体"/>
                <w:sz w:val="18"/>
                <w:szCs w:val="18"/>
                <w:lang w:bidi="ar"/>
              </w:rPr>
            </w:pPr>
            <w:r>
              <w:rPr>
                <w:rFonts w:hint="eastAsia" w:ascii="宋体"/>
                <w:sz w:val="18"/>
                <w:szCs w:val="18"/>
                <w:lang w:bidi="ar"/>
              </w:rPr>
              <w:t>意图、意图期望和期望目标的实现信息。</w:t>
            </w:r>
          </w:p>
        </w:tc>
      </w:tr>
      <w:tr w14:paraId="7CB6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149" w:type="pct"/>
            <w:tcBorders>
              <w:top w:val="single" w:color="auto" w:sz="4" w:space="0"/>
              <w:left w:val="single" w:color="000000" w:sz="8" w:space="0"/>
              <w:bottom w:val="single" w:color="000000" w:sz="8" w:space="0"/>
              <w:right w:val="single" w:color="auto" w:sz="4" w:space="0"/>
            </w:tcBorders>
          </w:tcPr>
          <w:p w14:paraId="507E6101">
            <w:pPr>
              <w:spacing w:before="40" w:after="40"/>
              <w:jc w:val="center"/>
              <w:rPr>
                <w:rFonts w:ascii="宋体"/>
                <w:sz w:val="18"/>
                <w:szCs w:val="18"/>
                <w:lang w:bidi="ar"/>
              </w:rPr>
            </w:pPr>
            <w:r>
              <w:rPr>
                <w:rFonts w:hint="eastAsia" w:ascii="宋体"/>
                <w:sz w:val="18"/>
                <w:szCs w:val="18"/>
                <w:lang w:bidi="ar"/>
              </w:rPr>
              <w:t>reportTime</w:t>
            </w:r>
          </w:p>
        </w:tc>
        <w:tc>
          <w:tcPr>
            <w:tcW w:w="507" w:type="pct"/>
            <w:tcBorders>
              <w:top w:val="single" w:color="auto" w:sz="4" w:space="0"/>
              <w:left w:val="nil"/>
              <w:bottom w:val="single" w:color="000000" w:sz="8" w:space="0"/>
              <w:right w:val="single" w:color="auto" w:sz="4" w:space="0"/>
            </w:tcBorders>
          </w:tcPr>
          <w:p w14:paraId="2B3B66FB">
            <w:pPr>
              <w:spacing w:before="40" w:after="40"/>
              <w:jc w:val="center"/>
              <w:rPr>
                <w:rFonts w:ascii="宋体"/>
                <w:sz w:val="18"/>
                <w:szCs w:val="18"/>
                <w:lang w:bidi="ar"/>
              </w:rPr>
            </w:pPr>
            <w:r>
              <w:rPr>
                <w:rFonts w:hint="eastAsia" w:ascii="宋体"/>
                <w:sz w:val="18"/>
                <w:szCs w:val="18"/>
                <w:lang w:bidi="ar"/>
              </w:rPr>
              <w:t>1</w:t>
            </w:r>
          </w:p>
        </w:tc>
        <w:tc>
          <w:tcPr>
            <w:tcW w:w="1054" w:type="pct"/>
            <w:tcBorders>
              <w:top w:val="single" w:color="auto" w:sz="4" w:space="0"/>
              <w:left w:val="nil"/>
              <w:bottom w:val="single" w:color="000000" w:sz="8" w:space="0"/>
              <w:right w:val="single" w:color="auto" w:sz="4" w:space="0"/>
            </w:tcBorders>
          </w:tcPr>
          <w:p w14:paraId="0764AAEC">
            <w:pPr>
              <w:spacing w:before="40" w:after="40"/>
              <w:jc w:val="center"/>
              <w:rPr>
                <w:rFonts w:ascii="宋体"/>
                <w:sz w:val="18"/>
                <w:szCs w:val="18"/>
                <w:lang w:bidi="ar"/>
              </w:rPr>
            </w:pPr>
            <w:r>
              <w:rPr>
                <w:rFonts w:hint="eastAsia" w:ascii="宋体"/>
                <w:sz w:val="18"/>
                <w:szCs w:val="18"/>
                <w:lang w:bidi="ar"/>
              </w:rPr>
              <w:t>DateTime</w:t>
            </w:r>
          </w:p>
        </w:tc>
        <w:tc>
          <w:tcPr>
            <w:tcW w:w="2287" w:type="pct"/>
            <w:tcBorders>
              <w:top w:val="single" w:color="auto" w:sz="4" w:space="0"/>
              <w:left w:val="nil"/>
              <w:bottom w:val="single" w:color="000000" w:sz="8" w:space="0"/>
              <w:right w:val="single" w:color="000000" w:sz="8" w:space="0"/>
            </w:tcBorders>
          </w:tcPr>
          <w:p w14:paraId="6C278914">
            <w:pPr>
              <w:spacing w:before="40" w:after="40"/>
              <w:jc w:val="left"/>
              <w:rPr>
                <w:rFonts w:ascii="宋体"/>
                <w:sz w:val="18"/>
                <w:szCs w:val="18"/>
                <w:lang w:bidi="ar"/>
              </w:rPr>
            </w:pPr>
            <w:r>
              <w:rPr>
                <w:rFonts w:hint="eastAsia" w:ascii="宋体"/>
                <w:sz w:val="18"/>
                <w:szCs w:val="18"/>
                <w:lang w:bidi="ar"/>
              </w:rPr>
              <w:t>意图报告的创建时间。</w:t>
            </w:r>
          </w:p>
        </w:tc>
      </w:tr>
    </w:tbl>
    <w:p w14:paraId="0CE3D969">
      <w:pPr>
        <w:pStyle w:val="4"/>
        <w:spacing w:before="240" w:beforeLines="100"/>
        <w:ind w:left="709"/>
        <w:rPr>
          <w:b w:val="0"/>
          <w:bCs w:val="0"/>
        </w:rPr>
      </w:pPr>
      <w:bookmarkStart w:id="2702" w:name="_Toc22733"/>
      <w:bookmarkStart w:id="2703" w:name="_Toc26664"/>
      <w:bookmarkStart w:id="2704" w:name="_Toc815794911"/>
      <w:bookmarkStart w:id="2705" w:name="_Toc29603"/>
      <w:bookmarkStart w:id="2706" w:name="_Toc2691"/>
      <w:bookmarkStart w:id="2707" w:name="_Toc31700"/>
      <w:bookmarkStart w:id="2708" w:name="_Toc13818"/>
      <w:bookmarkStart w:id="2709" w:name="_Toc5720"/>
      <w:bookmarkStart w:id="2710" w:name="_Toc4671"/>
      <w:bookmarkStart w:id="2711" w:name="_Toc11575"/>
      <w:bookmarkStart w:id="2712" w:name="_Toc8307"/>
      <w:bookmarkStart w:id="2713" w:name="_Toc1825185604"/>
      <w:bookmarkStart w:id="2714" w:name="_Toc3191"/>
      <w:bookmarkStart w:id="2715" w:name="_Toc488627413"/>
      <w:bookmarkStart w:id="2716" w:name="_Toc30372"/>
      <w:bookmarkStart w:id="2717" w:name="_Toc12051"/>
      <w:bookmarkStart w:id="2718" w:name="_Toc11903"/>
      <w:bookmarkStart w:id="2719" w:name="_Toc10151"/>
      <w:bookmarkStart w:id="2720" w:name="_Toc2028513194"/>
      <w:bookmarkStart w:id="2721" w:name="_Toc24018"/>
      <w:bookmarkStart w:id="2722" w:name="_Toc24567"/>
      <w:bookmarkStart w:id="2723" w:name="_Toc18525"/>
      <w:bookmarkStart w:id="2724" w:name="_Toc183380551"/>
      <w:bookmarkStart w:id="2725" w:name="_Toc26104"/>
      <w:bookmarkStart w:id="2726" w:name="_Toc21817"/>
      <w:bookmarkStart w:id="2727" w:name="_Toc8967"/>
      <w:bookmarkStart w:id="2728" w:name="_Toc24900"/>
      <w:bookmarkStart w:id="2729" w:name="_Toc2738"/>
      <w:bookmarkStart w:id="2730" w:name="_Toc14704"/>
      <w:bookmarkStart w:id="2731" w:name="_Toc5927"/>
      <w:bookmarkStart w:id="2732" w:name="_Toc10305"/>
      <w:bookmarkStart w:id="2733" w:name="_Toc9088"/>
      <w:bookmarkStart w:id="2734" w:name="_Toc20218"/>
      <w:bookmarkStart w:id="2735" w:name="_Toc18403"/>
      <w:bookmarkStart w:id="2736" w:name="_Toc26462"/>
      <w:bookmarkStart w:id="2737" w:name="_Toc183380630"/>
      <w:bookmarkStart w:id="2738" w:name="_Toc27303"/>
      <w:r>
        <w:rPr>
          <w:rFonts w:hint="eastAsia"/>
          <w:b w:val="0"/>
          <w:bCs w:val="0"/>
        </w:rPr>
        <w:t>IntentInstance 意图实例</w:t>
      </w:r>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p>
    <w:p w14:paraId="0618CCDB">
      <w:pPr>
        <w:ind w:firstLine="420" w:firstLineChars="200"/>
        <w:jc w:val="left"/>
        <w:rPr>
          <w:rFonts w:hint="eastAsia" w:ascii="黑体" w:hAnsi="黑体" w:eastAsia="黑体" w:cs="黑体"/>
          <w:szCs w:val="21"/>
        </w:rPr>
      </w:pPr>
      <w:r>
        <w:rPr>
          <w:rFonts w:hint="eastAsia" w:ascii="黑体" w:hAnsi="黑体" w:cs="黑体"/>
          <w:szCs w:val="21"/>
        </w:rPr>
        <w:t>意图实例信息元素建模应满</w:t>
      </w:r>
      <w:r>
        <w:rPr>
          <w:rFonts w:hint="eastAsia" w:ascii="宋体" w:hAnsi="宋体"/>
          <w:lang w:eastAsia="zh"/>
        </w:rPr>
        <w:t>足表39所示属</w:t>
      </w:r>
      <w:r>
        <w:rPr>
          <w:rFonts w:hint="eastAsia" w:ascii="黑体" w:hAnsi="黑体" w:cs="黑体"/>
          <w:szCs w:val="21"/>
        </w:rPr>
        <w:t>性要求。</w:t>
      </w:r>
    </w:p>
    <w:p w14:paraId="3126DAE1">
      <w:pPr>
        <w:spacing w:before="120" w:beforeLines="50" w:after="120" w:afterLines="50"/>
        <w:jc w:val="center"/>
        <w:rPr>
          <w:rFonts w:hint="eastAsia" w:ascii="黑体" w:hAnsi="黑体" w:eastAsia="黑体" w:cs="黑体"/>
          <w:szCs w:val="21"/>
        </w:rPr>
      </w:pPr>
      <w:r>
        <w:rPr>
          <w:rFonts w:hint="eastAsia" w:ascii="黑体" w:hAnsi="黑体" w:eastAsia="黑体" w:cs="黑体"/>
          <w:szCs w:val="21"/>
        </w:rPr>
        <w:t xml:space="preserve">表 </w:t>
      </w:r>
      <w:r>
        <w:rPr>
          <w:rFonts w:hint="eastAsia" w:ascii="黑体" w:hAnsi="黑体" w:eastAsia="黑体" w:cs="黑体"/>
          <w:szCs w:val="21"/>
        </w:rPr>
        <w:fldChar w:fldCharType="begin"/>
      </w:r>
      <w:r>
        <w:rPr>
          <w:rFonts w:hint="eastAsia" w:ascii="黑体" w:hAnsi="黑体" w:eastAsia="黑体" w:cs="黑体"/>
          <w:szCs w:val="21"/>
        </w:rPr>
        <w:instrText xml:space="preserve"> SEQ 表 \* ARABIC </w:instrText>
      </w:r>
      <w:r>
        <w:rPr>
          <w:rFonts w:hint="eastAsia" w:ascii="黑体" w:hAnsi="黑体" w:eastAsia="黑体" w:cs="黑体"/>
          <w:szCs w:val="21"/>
        </w:rPr>
        <w:fldChar w:fldCharType="separate"/>
      </w:r>
      <w:r>
        <w:rPr>
          <w:rFonts w:hint="eastAsia" w:ascii="黑体" w:hAnsi="黑体" w:eastAsia="黑体" w:cs="黑体"/>
          <w:szCs w:val="21"/>
        </w:rPr>
        <w:t>39</w:t>
      </w:r>
      <w:r>
        <w:rPr>
          <w:rFonts w:hint="eastAsia" w:ascii="黑体" w:hAnsi="黑体" w:eastAsia="黑体" w:cs="黑体"/>
          <w:szCs w:val="21"/>
        </w:rPr>
        <w:fldChar w:fldCharType="end"/>
      </w:r>
      <w:r>
        <w:rPr>
          <w:rFonts w:hint="eastAsia" w:ascii="黑体" w:hAnsi="黑体" w:eastAsia="黑体" w:cs="黑体"/>
          <w:szCs w:val="21"/>
        </w:rPr>
        <w:t xml:space="preserve"> IntentInstance 意图实例</w:t>
      </w:r>
    </w:p>
    <w:tbl>
      <w:tblPr>
        <w:tblStyle w:val="57"/>
        <w:tblW w:w="4998" w:type="pct"/>
        <w:jc w:val="center"/>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882"/>
        <w:gridCol w:w="1821"/>
        <w:gridCol w:w="4019"/>
        <w:tblGridChange w:id="332">
          <w:tblGrid>
            <w:gridCol w:w="1989"/>
            <w:gridCol w:w="882"/>
            <w:gridCol w:w="1821"/>
            <w:gridCol w:w="4018"/>
          </w:tblGrid>
        </w:tblGridChange>
      </w:tblGrid>
      <w:tr w14:paraId="1C3AA544">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trPr>
        <w:tc>
          <w:tcPr>
            <w:tcW w:w="1141" w:type="pct"/>
            <w:tcBorders>
              <w:bottom w:val="single" w:color="000000" w:sz="8" w:space="0"/>
              <w:right w:val="single" w:color="auto" w:sz="4" w:space="0"/>
            </w:tcBorders>
            <w:shd w:val="clear" w:color="auto" w:fill="FFFFFF" w:themeFill="background1"/>
            <w:vAlign w:val="center"/>
          </w:tcPr>
          <w:p w14:paraId="17161D2D">
            <w:pPr>
              <w:spacing w:before="40" w:after="40"/>
              <w:jc w:val="center"/>
              <w:rPr>
                <w:rFonts w:ascii="宋体"/>
                <w:sz w:val="18"/>
                <w:szCs w:val="18"/>
                <w:lang w:bidi="ar"/>
              </w:rPr>
            </w:pPr>
            <w:r>
              <w:rPr>
                <w:rFonts w:hint="eastAsia" w:ascii="宋体"/>
                <w:sz w:val="18"/>
                <w:szCs w:val="18"/>
                <w:lang w:bidi="ar"/>
              </w:rPr>
              <w:t>属性</w:t>
            </w:r>
          </w:p>
        </w:tc>
        <w:tc>
          <w:tcPr>
            <w:tcW w:w="506" w:type="pct"/>
            <w:tcBorders>
              <w:left w:val="nil"/>
              <w:bottom w:val="single" w:color="000000" w:sz="8" w:space="0"/>
              <w:right w:val="single" w:color="auto" w:sz="4" w:space="0"/>
            </w:tcBorders>
            <w:shd w:val="clear" w:color="auto" w:fill="FFFFFF" w:themeFill="background1"/>
            <w:vAlign w:val="center"/>
          </w:tcPr>
          <w:p w14:paraId="7CE1E6B2">
            <w:pPr>
              <w:spacing w:before="40" w:after="40"/>
              <w:jc w:val="center"/>
              <w:rPr>
                <w:rFonts w:ascii="宋体"/>
                <w:sz w:val="18"/>
                <w:szCs w:val="18"/>
                <w:lang w:bidi="ar"/>
              </w:rPr>
            </w:pPr>
            <w:r>
              <w:rPr>
                <w:rFonts w:hint="eastAsia" w:ascii="宋体"/>
                <w:sz w:val="18"/>
                <w:szCs w:val="18"/>
                <w:lang w:bidi="ar"/>
              </w:rPr>
              <w:t>基数</w:t>
            </w:r>
          </w:p>
        </w:tc>
        <w:tc>
          <w:tcPr>
            <w:tcW w:w="1045" w:type="pct"/>
            <w:tcBorders>
              <w:left w:val="nil"/>
              <w:bottom w:val="single" w:color="000000" w:sz="8" w:space="0"/>
              <w:right w:val="single" w:color="auto" w:sz="4" w:space="0"/>
            </w:tcBorders>
            <w:shd w:val="clear" w:color="auto" w:fill="FFFFFF" w:themeFill="background1"/>
            <w:vAlign w:val="center"/>
          </w:tcPr>
          <w:p w14:paraId="3291AABD">
            <w:pPr>
              <w:spacing w:before="40" w:after="40"/>
              <w:jc w:val="center"/>
              <w:rPr>
                <w:rFonts w:ascii="宋体"/>
                <w:sz w:val="18"/>
                <w:szCs w:val="18"/>
                <w:lang w:bidi="ar"/>
              </w:rPr>
            </w:pPr>
            <w:r>
              <w:rPr>
                <w:rFonts w:hint="eastAsia" w:ascii="宋体"/>
                <w:sz w:val="18"/>
                <w:szCs w:val="18"/>
                <w:lang w:bidi="ar"/>
              </w:rPr>
              <w:t>类型</w:t>
            </w:r>
          </w:p>
        </w:tc>
        <w:tc>
          <w:tcPr>
            <w:tcW w:w="2306" w:type="pct"/>
            <w:tcBorders>
              <w:left w:val="nil"/>
              <w:bottom w:val="single" w:color="000000" w:sz="8" w:space="0"/>
            </w:tcBorders>
            <w:shd w:val="clear" w:color="auto" w:fill="FFFFFF" w:themeFill="background1"/>
            <w:vAlign w:val="center"/>
          </w:tcPr>
          <w:p w14:paraId="5EE15605">
            <w:pPr>
              <w:spacing w:before="40" w:after="40"/>
              <w:jc w:val="center"/>
              <w:rPr>
                <w:rFonts w:ascii="宋体"/>
                <w:sz w:val="18"/>
                <w:szCs w:val="18"/>
                <w:lang w:bidi="ar"/>
              </w:rPr>
            </w:pPr>
            <w:r>
              <w:rPr>
                <w:rFonts w:hint="eastAsia" w:ascii="宋体"/>
                <w:sz w:val="18"/>
                <w:szCs w:val="18"/>
                <w:lang w:bidi="ar"/>
              </w:rPr>
              <w:t>描述</w:t>
            </w:r>
          </w:p>
        </w:tc>
      </w:tr>
      <w:tr w14:paraId="4B075B1E">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Change w:id="333" w:author="CMCC-0926" w:date="2025-10-20T14:31:22Z">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33" w:author="CMCC-0926" w:date="2025-10-20T14:31:22Z">
            <w:trPr>
              <w:jc w:val="center"/>
            </w:trPr>
          </w:trPrChange>
        </w:trPr>
        <w:tc>
          <w:tcPr>
            <w:tcW w:w="1141" w:type="pct"/>
            <w:tcBorders>
              <w:top w:val="single" w:color="000000" w:sz="8" w:space="0"/>
              <w:bottom w:val="single" w:color="000000" w:sz="8" w:space="0"/>
              <w:right w:val="single" w:color="auto" w:sz="4" w:space="0"/>
            </w:tcBorders>
            <w:vAlign w:val="center"/>
            <w:tcPrChange w:id="334" w:author="CMCC-0926" w:date="2025-10-20T14:31:22Z">
              <w:tcPr>
                <w:tcW w:w="1142" w:type="pct"/>
                <w:tcBorders>
                  <w:top w:val="single" w:color="000000" w:sz="8" w:space="0"/>
                  <w:bottom w:val="single" w:color="auto" w:sz="4" w:space="0"/>
                  <w:right w:val="single" w:color="auto" w:sz="4" w:space="0"/>
                </w:tcBorders>
                <w:vAlign w:val="center"/>
              </w:tcPr>
            </w:tcPrChange>
          </w:tcPr>
          <w:p w14:paraId="2B68846C">
            <w:pPr>
              <w:spacing w:before="40" w:after="40"/>
              <w:jc w:val="center"/>
              <w:rPr>
                <w:rFonts w:ascii="宋体"/>
                <w:sz w:val="18"/>
                <w:szCs w:val="18"/>
                <w:lang w:bidi="ar"/>
              </w:rPr>
            </w:pPr>
            <w:r>
              <w:rPr>
                <w:rFonts w:hint="eastAsia" w:ascii="宋体"/>
                <w:sz w:val="18"/>
                <w:szCs w:val="18"/>
                <w:lang w:bidi="ar"/>
              </w:rPr>
              <w:t>intentInstanceId</w:t>
            </w:r>
          </w:p>
        </w:tc>
        <w:tc>
          <w:tcPr>
            <w:tcW w:w="506" w:type="pct"/>
            <w:tcBorders>
              <w:top w:val="single" w:color="000000" w:sz="8" w:space="0"/>
              <w:left w:val="nil"/>
              <w:bottom w:val="single" w:color="000000" w:sz="8" w:space="0"/>
              <w:right w:val="single" w:color="auto" w:sz="4" w:space="0"/>
            </w:tcBorders>
            <w:vAlign w:val="center"/>
            <w:tcPrChange w:id="335" w:author="CMCC-0926" w:date="2025-10-20T14:31:22Z">
              <w:tcPr>
                <w:tcW w:w="506" w:type="pct"/>
                <w:tcBorders>
                  <w:top w:val="single" w:color="000000" w:sz="8" w:space="0"/>
                  <w:left w:val="nil"/>
                  <w:bottom w:val="single" w:color="auto" w:sz="4" w:space="0"/>
                  <w:right w:val="single" w:color="auto" w:sz="4" w:space="0"/>
                </w:tcBorders>
                <w:vAlign w:val="center"/>
              </w:tcPr>
            </w:tcPrChange>
          </w:tcPr>
          <w:p w14:paraId="1D4F7511">
            <w:pPr>
              <w:spacing w:before="40" w:after="40"/>
              <w:jc w:val="center"/>
              <w:rPr>
                <w:rFonts w:ascii="宋体"/>
                <w:sz w:val="18"/>
                <w:szCs w:val="18"/>
                <w:lang w:bidi="ar"/>
              </w:rPr>
            </w:pPr>
            <w:r>
              <w:rPr>
                <w:rFonts w:hint="eastAsia" w:ascii="宋体"/>
                <w:sz w:val="18"/>
                <w:szCs w:val="18"/>
                <w:lang w:bidi="ar"/>
              </w:rPr>
              <w:t>1</w:t>
            </w:r>
          </w:p>
        </w:tc>
        <w:tc>
          <w:tcPr>
            <w:tcW w:w="1045" w:type="pct"/>
            <w:tcBorders>
              <w:top w:val="single" w:color="000000" w:sz="8" w:space="0"/>
              <w:left w:val="nil"/>
              <w:bottom w:val="single" w:color="000000" w:sz="8" w:space="0"/>
              <w:right w:val="single" w:color="auto" w:sz="4" w:space="0"/>
            </w:tcBorders>
            <w:vAlign w:val="center"/>
            <w:tcPrChange w:id="336" w:author="CMCC-0926" w:date="2025-10-20T14:31:22Z">
              <w:tcPr>
                <w:tcW w:w="1045" w:type="pct"/>
                <w:tcBorders>
                  <w:top w:val="single" w:color="000000" w:sz="8" w:space="0"/>
                  <w:left w:val="nil"/>
                  <w:bottom w:val="single" w:color="auto" w:sz="4" w:space="0"/>
                  <w:right w:val="single" w:color="auto" w:sz="4" w:space="0"/>
                </w:tcBorders>
                <w:vAlign w:val="center"/>
              </w:tcPr>
            </w:tcPrChange>
          </w:tcPr>
          <w:p w14:paraId="5B89094D">
            <w:pPr>
              <w:spacing w:before="40" w:after="40"/>
              <w:jc w:val="center"/>
              <w:rPr>
                <w:rFonts w:ascii="宋体"/>
                <w:sz w:val="18"/>
                <w:szCs w:val="18"/>
                <w:lang w:bidi="ar"/>
              </w:rPr>
            </w:pPr>
            <w:r>
              <w:rPr>
                <w:rFonts w:hint="eastAsia" w:ascii="宋体"/>
                <w:sz w:val="18"/>
                <w:szCs w:val="18"/>
                <w:lang w:bidi="ar"/>
              </w:rPr>
              <w:t>Identifier</w:t>
            </w:r>
          </w:p>
        </w:tc>
        <w:tc>
          <w:tcPr>
            <w:tcW w:w="2306" w:type="pct"/>
            <w:tcBorders>
              <w:top w:val="single" w:color="000000" w:sz="8" w:space="0"/>
              <w:left w:val="nil"/>
              <w:bottom w:val="single" w:color="000000" w:sz="8" w:space="0"/>
            </w:tcBorders>
            <w:tcPrChange w:id="337" w:author="CMCC-0926" w:date="2025-10-20T14:31:22Z">
              <w:tcPr>
                <w:tcW w:w="2306" w:type="pct"/>
                <w:tcBorders>
                  <w:top w:val="single" w:color="000000" w:sz="8" w:space="0"/>
                  <w:left w:val="nil"/>
                  <w:bottom w:val="single" w:color="auto" w:sz="4" w:space="0"/>
                </w:tcBorders>
              </w:tcPr>
            </w:tcPrChange>
          </w:tcPr>
          <w:p w14:paraId="20C33E5F">
            <w:pPr>
              <w:spacing w:before="40" w:after="40"/>
              <w:jc w:val="left"/>
              <w:rPr>
                <w:rFonts w:ascii="宋体"/>
                <w:sz w:val="18"/>
                <w:szCs w:val="18"/>
                <w:lang w:bidi="ar"/>
              </w:rPr>
            </w:pPr>
            <w:r>
              <w:rPr>
                <w:rFonts w:hint="eastAsia" w:ascii="宋体"/>
                <w:sz w:val="18"/>
                <w:szCs w:val="18"/>
                <w:lang w:bidi="ar"/>
              </w:rPr>
              <w:t>意图实例的标识符。</w:t>
            </w:r>
          </w:p>
        </w:tc>
      </w:tr>
      <w:tr w14:paraId="4FEB2AC3">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ins w:id="338" w:author="CMCC-0926" w:date="2025-10-20T14:31:22Z"/>
        </w:trPr>
        <w:tc>
          <w:tcPr>
            <w:tcW w:w="1141" w:type="pct"/>
            <w:tcBorders>
              <w:top w:val="single" w:color="000000" w:sz="8" w:space="0"/>
              <w:bottom w:val="single" w:color="auto" w:sz="4" w:space="0"/>
              <w:right w:val="single" w:color="auto" w:sz="4" w:space="0"/>
            </w:tcBorders>
            <w:shd w:val="clear"/>
            <w:vAlign w:val="center"/>
          </w:tcPr>
          <w:p w14:paraId="1F0DAD94">
            <w:pPr>
              <w:spacing w:before="40" w:after="40"/>
              <w:jc w:val="center"/>
              <w:rPr>
                <w:ins w:id="339" w:author="CMCC-0926" w:date="2025-10-20T14:31:22Z"/>
                <w:rFonts w:hint="eastAsia" w:ascii="宋体" w:hAnsi="Times New Roman" w:eastAsia="宋体" w:cs="Times New Roman"/>
                <w:kern w:val="2"/>
                <w:sz w:val="18"/>
                <w:szCs w:val="18"/>
                <w:lang w:val="en-US" w:eastAsia="zh-CN" w:bidi="ar"/>
              </w:rPr>
            </w:pPr>
            <w:ins w:id="340" w:author="CMCC-0926" w:date="2025-10-20T14:31:36Z">
              <w:r>
                <w:rPr>
                  <w:rFonts w:hint="eastAsia" w:ascii="宋体"/>
                  <w:sz w:val="18"/>
                  <w:szCs w:val="18"/>
                  <w:lang w:bidi="ar"/>
                </w:rPr>
                <w:t>intentId</w:t>
              </w:r>
            </w:ins>
          </w:p>
        </w:tc>
        <w:tc>
          <w:tcPr>
            <w:tcW w:w="506" w:type="pct"/>
            <w:tcBorders>
              <w:top w:val="single" w:color="000000" w:sz="8" w:space="0"/>
              <w:left w:val="nil"/>
              <w:bottom w:val="single" w:color="auto" w:sz="4" w:space="0"/>
              <w:right w:val="single" w:color="auto" w:sz="4" w:space="0"/>
            </w:tcBorders>
            <w:shd w:val="clear"/>
            <w:vAlign w:val="center"/>
          </w:tcPr>
          <w:p w14:paraId="7069D273">
            <w:pPr>
              <w:spacing w:before="40" w:after="40"/>
              <w:jc w:val="center"/>
              <w:rPr>
                <w:ins w:id="341" w:author="CMCC-0926" w:date="2025-10-20T14:31:22Z"/>
                <w:rFonts w:hint="eastAsia" w:ascii="宋体" w:hAnsi="Times New Roman" w:eastAsia="宋体" w:cs="Times New Roman"/>
                <w:kern w:val="2"/>
                <w:sz w:val="18"/>
                <w:szCs w:val="18"/>
                <w:lang w:val="en-US" w:eastAsia="zh-CN" w:bidi="ar"/>
              </w:rPr>
            </w:pPr>
            <w:ins w:id="342" w:author="CMCC-0926" w:date="2025-10-20T14:31:36Z">
              <w:r>
                <w:rPr>
                  <w:rFonts w:hint="eastAsia" w:ascii="宋体"/>
                  <w:sz w:val="18"/>
                  <w:szCs w:val="18"/>
                  <w:lang w:bidi="ar"/>
                </w:rPr>
                <w:t>1</w:t>
              </w:r>
            </w:ins>
          </w:p>
        </w:tc>
        <w:tc>
          <w:tcPr>
            <w:tcW w:w="1045" w:type="pct"/>
            <w:tcBorders>
              <w:top w:val="single" w:color="000000" w:sz="8" w:space="0"/>
              <w:left w:val="nil"/>
              <w:bottom w:val="single" w:color="auto" w:sz="4" w:space="0"/>
              <w:right w:val="single" w:color="auto" w:sz="4" w:space="0"/>
            </w:tcBorders>
            <w:shd w:val="clear"/>
            <w:vAlign w:val="center"/>
          </w:tcPr>
          <w:p w14:paraId="553473EE">
            <w:pPr>
              <w:spacing w:before="40" w:after="40"/>
              <w:jc w:val="center"/>
              <w:rPr>
                <w:ins w:id="343" w:author="CMCC-0926" w:date="2025-10-20T14:31:22Z"/>
                <w:rFonts w:hint="eastAsia" w:ascii="宋体" w:hAnsi="Times New Roman" w:eastAsia="宋体" w:cs="Times New Roman"/>
                <w:kern w:val="2"/>
                <w:sz w:val="18"/>
                <w:szCs w:val="18"/>
                <w:lang w:val="en-US" w:eastAsia="zh-CN" w:bidi="ar"/>
              </w:rPr>
            </w:pPr>
            <w:ins w:id="344" w:author="CMCC-0926" w:date="2025-10-20T14:31:36Z">
              <w:r>
                <w:rPr>
                  <w:rFonts w:hint="eastAsia" w:ascii="宋体"/>
                  <w:sz w:val="18"/>
                  <w:szCs w:val="18"/>
                  <w:lang w:bidi="ar"/>
                </w:rPr>
                <w:t>Identifier</w:t>
              </w:r>
            </w:ins>
          </w:p>
        </w:tc>
        <w:tc>
          <w:tcPr>
            <w:tcW w:w="2306" w:type="pct"/>
            <w:tcBorders>
              <w:top w:val="single" w:color="000000" w:sz="8" w:space="0"/>
              <w:left w:val="nil"/>
              <w:bottom w:val="single" w:color="auto" w:sz="4" w:space="0"/>
            </w:tcBorders>
            <w:shd w:val="clear"/>
            <w:vAlign w:val="top"/>
          </w:tcPr>
          <w:p w14:paraId="5D9FEF21">
            <w:pPr>
              <w:spacing w:before="40" w:after="40"/>
              <w:jc w:val="left"/>
              <w:rPr>
                <w:ins w:id="345" w:author="CMCC-0926" w:date="2025-10-20T14:31:22Z"/>
                <w:rFonts w:hint="eastAsia" w:ascii="宋体" w:hAnsi="Times New Roman" w:eastAsia="宋体" w:cs="Times New Roman"/>
                <w:kern w:val="2"/>
                <w:sz w:val="18"/>
                <w:szCs w:val="18"/>
                <w:lang w:val="en-US" w:eastAsia="zh-CN" w:bidi="ar"/>
              </w:rPr>
            </w:pPr>
            <w:ins w:id="346" w:author="CMCC-0926" w:date="2025-10-20T14:31:36Z">
              <w:r>
                <w:rPr>
                  <w:rFonts w:hint="eastAsia" w:ascii="宋体"/>
                  <w:sz w:val="18"/>
                  <w:szCs w:val="18"/>
                  <w:lang w:bidi="ar"/>
                </w:rPr>
                <w:t>关联意图对象的标识符。</w:t>
              </w:r>
            </w:ins>
          </w:p>
        </w:tc>
      </w:tr>
      <w:tr w14:paraId="06AA3FAE">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ins w:id="347" w:author="CMCC-0926" w:date="2025-10-20T14:31:36Z"/>
        </w:trPr>
        <w:tc>
          <w:tcPr>
            <w:tcW w:w="0" w:type="auto"/>
            <w:shd w:val="clear"/>
            <w:vAlign w:val="center"/>
          </w:tcPr>
          <w:p w14:paraId="35CBC89F">
            <w:pPr>
              <w:spacing w:before="40" w:after="40"/>
              <w:jc w:val="center"/>
              <w:rPr>
                <w:ins w:id="348" w:author="CMCC-0926" w:date="2025-10-20T14:31:36Z"/>
                <w:rFonts w:hint="eastAsia" w:ascii="宋体" w:hAnsi="Times New Roman" w:eastAsia="宋体" w:cs="Times New Roman"/>
                <w:kern w:val="2"/>
                <w:sz w:val="18"/>
                <w:szCs w:val="18"/>
                <w:lang w:val="en-US" w:eastAsia="zh-CN" w:bidi="ar"/>
              </w:rPr>
            </w:pPr>
            <w:ins w:id="349" w:author="CMCC-0926" w:date="2025-10-20T14:31:36Z">
              <w:r>
                <w:rPr>
                  <w:rFonts w:hint="eastAsia" w:ascii="宋体"/>
                  <w:sz w:val="18"/>
                  <w:szCs w:val="18"/>
                  <w:lang w:bidi="ar"/>
                </w:rPr>
                <w:t>fulfillmentInfos</w:t>
              </w:r>
            </w:ins>
          </w:p>
        </w:tc>
        <w:tc>
          <w:tcPr>
            <w:tcW w:w="0" w:type="auto"/>
            <w:shd w:val="clear"/>
            <w:vAlign w:val="center"/>
          </w:tcPr>
          <w:p w14:paraId="560631C9">
            <w:pPr>
              <w:spacing w:before="40" w:after="40"/>
              <w:jc w:val="center"/>
              <w:rPr>
                <w:ins w:id="350" w:author="CMCC-0926" w:date="2025-10-20T14:31:36Z"/>
                <w:rFonts w:hint="eastAsia" w:ascii="宋体" w:hAnsi="Times New Roman" w:eastAsia="宋体" w:cs="Times New Roman"/>
                <w:kern w:val="2"/>
                <w:sz w:val="18"/>
                <w:szCs w:val="18"/>
                <w:lang w:val="en-US" w:eastAsia="zh-CN" w:bidi="ar"/>
              </w:rPr>
            </w:pPr>
            <w:ins w:id="351" w:author="CMCC-0926" w:date="2025-10-20T14:31:36Z">
              <w:r>
                <w:rPr>
                  <w:rFonts w:hint="eastAsia" w:ascii="宋体"/>
                  <w:sz w:val="18"/>
                  <w:szCs w:val="18"/>
                  <w:lang w:bidi="ar"/>
                </w:rPr>
                <w:t>1..N</w:t>
              </w:r>
            </w:ins>
          </w:p>
        </w:tc>
        <w:tc>
          <w:tcPr>
            <w:tcW w:w="0" w:type="auto"/>
            <w:shd w:val="clear"/>
            <w:vAlign w:val="center"/>
          </w:tcPr>
          <w:p w14:paraId="1369AA90">
            <w:pPr>
              <w:spacing w:before="40" w:after="40"/>
              <w:jc w:val="center"/>
              <w:rPr>
                <w:ins w:id="352" w:author="CMCC-0926" w:date="2025-10-20T14:31:36Z"/>
                <w:rFonts w:hint="eastAsia" w:ascii="宋体" w:hAnsi="Times New Roman" w:eastAsia="宋体" w:cs="Times New Roman"/>
                <w:kern w:val="2"/>
                <w:sz w:val="18"/>
                <w:szCs w:val="18"/>
                <w:lang w:val="en-US" w:eastAsia="zh-CN" w:bidi="ar"/>
              </w:rPr>
            </w:pPr>
            <w:ins w:id="353" w:author="CMCC-0926" w:date="2025-10-20T14:31:36Z">
              <w:r>
                <w:rPr>
                  <w:rFonts w:hint="eastAsia" w:ascii="宋体"/>
                  <w:sz w:val="18"/>
                  <w:szCs w:val="18"/>
                  <w:lang w:bidi="ar"/>
                </w:rPr>
                <w:t>FulfillmentInfo</w:t>
              </w:r>
            </w:ins>
          </w:p>
        </w:tc>
        <w:tc>
          <w:tcPr>
            <w:tcW w:w="0" w:type="auto"/>
            <w:shd w:val="clear"/>
            <w:vAlign w:val="top"/>
          </w:tcPr>
          <w:p w14:paraId="48ED4417">
            <w:pPr>
              <w:spacing w:before="40" w:after="40"/>
              <w:jc w:val="left"/>
              <w:rPr>
                <w:ins w:id="354" w:author="CMCC-0926" w:date="2025-10-20T14:31:36Z"/>
                <w:rFonts w:hint="eastAsia" w:ascii="宋体" w:hAnsi="Times New Roman" w:eastAsia="宋体" w:cs="Times New Roman"/>
                <w:kern w:val="2"/>
                <w:sz w:val="18"/>
                <w:szCs w:val="18"/>
                <w:lang w:val="en-US" w:eastAsia="zh-CN" w:bidi="ar"/>
              </w:rPr>
            </w:pPr>
            <w:ins w:id="355" w:author="CMCC-0926" w:date="2025-10-20T14:31:36Z">
              <w:r>
                <w:rPr>
                  <w:rFonts w:hint="eastAsia" w:ascii="宋体"/>
                  <w:sz w:val="18"/>
                  <w:szCs w:val="18"/>
                  <w:lang w:bidi="ar"/>
                </w:rPr>
                <w:t>关联的意图、意图期望和期望目标的实现信息。</w:t>
              </w:r>
            </w:ins>
          </w:p>
        </w:tc>
      </w:tr>
      <w:tr w14:paraId="6DB1AE47">
        <w:tblPrEx>
          <w:tblBorders>
            <w:top w:val="single" w:color="000000" w:sz="8" w:space="0"/>
            <w:left w:val="single" w:color="000000" w:sz="8" w:space="0"/>
            <w:bottom w:val="single" w:color="000000"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jc w:val="center"/>
          <w:ins w:id="356" w:author="CMCC-0926" w:date="2025-10-20T14:31:36Z"/>
        </w:trPr>
        <w:tc>
          <w:tcPr>
            <w:tcW w:w="0" w:type="auto"/>
            <w:shd w:val="clear"/>
            <w:vAlign w:val="center"/>
          </w:tcPr>
          <w:p w14:paraId="773B17E0">
            <w:pPr>
              <w:spacing w:before="40" w:after="40"/>
              <w:jc w:val="center"/>
              <w:rPr>
                <w:ins w:id="357" w:author="CMCC-0926" w:date="2025-10-20T14:31:36Z"/>
                <w:rFonts w:hint="eastAsia" w:ascii="宋体" w:hAnsi="Times New Roman" w:eastAsia="宋体" w:cs="Times New Roman"/>
                <w:kern w:val="2"/>
                <w:sz w:val="18"/>
                <w:szCs w:val="18"/>
                <w:lang w:val="en-US" w:eastAsia="zh-CN" w:bidi="ar"/>
              </w:rPr>
            </w:pPr>
            <w:ins w:id="358" w:author="CMCC-0926" w:date="2025-10-20T14:31:36Z">
              <w:r>
                <w:rPr>
                  <w:rFonts w:hint="eastAsia" w:ascii="宋体"/>
                  <w:sz w:val="18"/>
                  <w:szCs w:val="18"/>
                  <w:lang w:bidi="ar"/>
                </w:rPr>
                <w:t>intentReports</w:t>
              </w:r>
            </w:ins>
          </w:p>
        </w:tc>
        <w:tc>
          <w:tcPr>
            <w:tcW w:w="0" w:type="auto"/>
            <w:shd w:val="clear"/>
            <w:vAlign w:val="center"/>
          </w:tcPr>
          <w:p w14:paraId="24D823FD">
            <w:pPr>
              <w:spacing w:before="40" w:after="40"/>
              <w:jc w:val="center"/>
              <w:rPr>
                <w:ins w:id="359" w:author="CMCC-0926" w:date="2025-10-20T14:31:36Z"/>
                <w:rFonts w:hint="eastAsia" w:ascii="宋体" w:hAnsi="Times New Roman" w:eastAsia="宋体" w:cs="Times New Roman"/>
                <w:kern w:val="2"/>
                <w:sz w:val="18"/>
                <w:szCs w:val="18"/>
                <w:lang w:val="en-US" w:eastAsia="zh-CN" w:bidi="ar"/>
              </w:rPr>
            </w:pPr>
            <w:ins w:id="360" w:author="CMCC-0926" w:date="2025-10-20T14:31:36Z">
              <w:r>
                <w:rPr>
                  <w:rFonts w:hint="eastAsia" w:ascii="宋体"/>
                  <w:sz w:val="18"/>
                  <w:szCs w:val="18"/>
                  <w:lang w:bidi="ar"/>
                </w:rPr>
                <w:t>0..N</w:t>
              </w:r>
            </w:ins>
          </w:p>
        </w:tc>
        <w:tc>
          <w:tcPr>
            <w:tcW w:w="0" w:type="auto"/>
            <w:shd w:val="clear"/>
            <w:vAlign w:val="center"/>
          </w:tcPr>
          <w:p w14:paraId="2B666D14">
            <w:pPr>
              <w:spacing w:before="40" w:after="40"/>
              <w:jc w:val="center"/>
              <w:rPr>
                <w:ins w:id="361" w:author="CMCC-0926" w:date="2025-10-20T14:31:36Z"/>
                <w:rFonts w:hint="eastAsia" w:ascii="宋体" w:hAnsi="Times New Roman" w:eastAsia="宋体" w:cs="Times New Roman"/>
                <w:kern w:val="2"/>
                <w:sz w:val="18"/>
                <w:szCs w:val="18"/>
                <w:lang w:val="en-US" w:eastAsia="zh-CN" w:bidi="ar"/>
              </w:rPr>
            </w:pPr>
            <w:ins w:id="362" w:author="CMCC-0926" w:date="2025-10-20T14:31:36Z">
              <w:r>
                <w:rPr>
                  <w:rFonts w:hint="eastAsia" w:ascii="宋体"/>
                  <w:sz w:val="18"/>
                  <w:szCs w:val="18"/>
                  <w:lang w:bidi="ar"/>
                </w:rPr>
                <w:t>Identifier</w:t>
              </w:r>
            </w:ins>
          </w:p>
        </w:tc>
        <w:tc>
          <w:tcPr>
            <w:tcW w:w="0" w:type="auto"/>
            <w:shd w:val="clear"/>
            <w:vAlign w:val="top"/>
          </w:tcPr>
          <w:p w14:paraId="454AA524">
            <w:pPr>
              <w:spacing w:before="40" w:after="40"/>
              <w:jc w:val="left"/>
              <w:rPr>
                <w:ins w:id="363" w:author="CMCC-0926" w:date="2025-10-20T14:31:36Z"/>
                <w:rFonts w:hint="eastAsia" w:ascii="宋体" w:hAnsi="Times New Roman" w:eastAsia="宋体" w:cs="Times New Roman"/>
                <w:kern w:val="2"/>
                <w:sz w:val="18"/>
                <w:szCs w:val="18"/>
                <w:lang w:val="en-US" w:eastAsia="zh-CN" w:bidi="ar"/>
              </w:rPr>
            </w:pPr>
            <w:ins w:id="364" w:author="CMCC-0926" w:date="2025-10-20T14:31:36Z">
              <w:r>
                <w:rPr>
                  <w:rFonts w:hint="eastAsia" w:ascii="宋体"/>
                  <w:sz w:val="18"/>
                  <w:szCs w:val="18"/>
                  <w:lang w:bidi="ar"/>
                </w:rPr>
                <w:t>基于该意图实例所生成的一系列意图报告。</w:t>
              </w:r>
            </w:ins>
          </w:p>
        </w:tc>
      </w:tr>
    </w:tbl>
    <w:p w14:paraId="0CD4E1C6">
      <w:pPr>
        <w:spacing w:before="120" w:beforeLines="50" w:after="120" w:afterLines="50"/>
        <w:jc w:val="center"/>
        <w:rPr>
          <w:del w:id="365" w:author="CMCC-0926" w:date="2025-09-28T11:35:01Z"/>
          <w:rFonts w:hint="eastAsia" w:ascii="黑体" w:hAnsi="黑体" w:eastAsia="黑体" w:cs="黑体"/>
          <w:szCs w:val="21"/>
          <w:highlight w:val="yellow"/>
          <w:rPrChange w:id="366" w:author="吴泽宇" w:date="2025-09-17T09:49:43Z">
            <w:rPr>
              <w:del w:id="367" w:author="CMCC-0926" w:date="2025-09-28T11:35:01Z"/>
              <w:rFonts w:hint="eastAsia" w:ascii="黑体" w:hAnsi="黑体" w:eastAsia="黑体" w:cs="黑体"/>
              <w:szCs w:val="21"/>
            </w:rPr>
          </w:rPrChange>
        </w:rPr>
      </w:pPr>
      <w:del w:id="368" w:author="CMCC-0926" w:date="2025-09-28T11:35:01Z">
        <w:r>
          <w:rPr>
            <w:rFonts w:hint="eastAsia" w:ascii="黑体" w:hAnsi="黑体" w:eastAsia="黑体" w:cs="黑体"/>
            <w:szCs w:val="21"/>
            <w:highlight w:val="yellow"/>
            <w:rPrChange w:id="369" w:author="吴泽宇" w:date="2025-09-17T09:49:43Z">
              <w:rPr>
                <w:rFonts w:hint="eastAsia" w:ascii="黑体" w:hAnsi="黑体" w:eastAsia="黑体" w:cs="黑体"/>
                <w:szCs w:val="21"/>
              </w:rPr>
            </w:rPrChange>
          </w:rPr>
          <w:delText xml:space="preserve">表 </w:delText>
        </w:r>
      </w:del>
      <w:del w:id="370" w:author="CMCC-0926" w:date="2025-09-28T11:35:01Z">
        <w:r>
          <w:rPr>
            <w:rFonts w:hint="eastAsia" w:ascii="黑体" w:hAnsi="黑体" w:eastAsia="黑体" w:cs="黑体"/>
            <w:szCs w:val="21"/>
            <w:highlight w:val="yellow"/>
            <w:rPrChange w:id="371" w:author="吴泽宇" w:date="2025-09-17T09:49:43Z">
              <w:rPr>
                <w:rFonts w:hint="eastAsia" w:ascii="黑体" w:hAnsi="黑体" w:eastAsia="黑体" w:cs="黑体"/>
                <w:szCs w:val="21"/>
              </w:rPr>
            </w:rPrChange>
          </w:rPr>
          <w:fldChar w:fldCharType="begin"/>
        </w:r>
      </w:del>
      <w:del w:id="372" w:author="CMCC-0926" w:date="2025-09-28T11:35:01Z">
        <w:r>
          <w:rPr>
            <w:rFonts w:hint="eastAsia" w:ascii="黑体" w:hAnsi="黑体" w:eastAsia="黑体" w:cs="黑体"/>
            <w:szCs w:val="21"/>
            <w:highlight w:val="yellow"/>
            <w:rPrChange w:id="373" w:author="吴泽宇" w:date="2025-09-17T09:49:43Z">
              <w:rPr>
                <w:rFonts w:hint="eastAsia" w:ascii="黑体" w:hAnsi="黑体" w:eastAsia="黑体" w:cs="黑体"/>
                <w:szCs w:val="21"/>
              </w:rPr>
            </w:rPrChange>
          </w:rPr>
          <w:delInstrText xml:space="preserve"> SEQ 表 \* ARABIC </w:delInstrText>
        </w:r>
      </w:del>
      <w:del w:id="374" w:author="CMCC-0926" w:date="2025-09-28T11:35:01Z">
        <w:r>
          <w:rPr>
            <w:rFonts w:hint="eastAsia" w:ascii="黑体" w:hAnsi="黑体" w:eastAsia="黑体" w:cs="黑体"/>
            <w:szCs w:val="21"/>
            <w:highlight w:val="yellow"/>
            <w:rPrChange w:id="375" w:author="吴泽宇" w:date="2025-09-17T09:49:43Z">
              <w:rPr>
                <w:rFonts w:hint="eastAsia" w:ascii="黑体" w:hAnsi="黑体" w:eastAsia="黑体" w:cs="黑体"/>
                <w:szCs w:val="21"/>
              </w:rPr>
            </w:rPrChange>
          </w:rPr>
          <w:fldChar w:fldCharType="separate"/>
        </w:r>
      </w:del>
      <w:del w:id="376" w:author="CMCC-0926" w:date="2025-09-28T11:35:01Z">
        <w:r>
          <w:rPr>
            <w:rFonts w:hint="eastAsia" w:ascii="黑体" w:hAnsi="黑体" w:eastAsia="黑体" w:cs="黑体"/>
            <w:szCs w:val="21"/>
            <w:highlight w:val="yellow"/>
            <w:rPrChange w:id="377" w:author="吴泽宇" w:date="2025-09-17T09:49:43Z">
              <w:rPr>
                <w:rFonts w:hint="eastAsia" w:ascii="黑体" w:hAnsi="黑体" w:eastAsia="黑体" w:cs="黑体"/>
                <w:szCs w:val="21"/>
              </w:rPr>
            </w:rPrChange>
          </w:rPr>
          <w:delText>39</w:delText>
        </w:r>
      </w:del>
      <w:del w:id="378" w:author="CMCC-0926" w:date="2025-09-28T11:35:01Z">
        <w:r>
          <w:rPr>
            <w:rFonts w:hint="eastAsia" w:ascii="黑体" w:hAnsi="黑体" w:eastAsia="黑体" w:cs="黑体"/>
            <w:szCs w:val="21"/>
            <w:highlight w:val="yellow"/>
            <w:rPrChange w:id="379" w:author="吴泽宇" w:date="2025-09-17T09:49:43Z">
              <w:rPr>
                <w:rFonts w:hint="eastAsia" w:ascii="黑体" w:hAnsi="黑体" w:eastAsia="黑体" w:cs="黑体"/>
                <w:szCs w:val="21"/>
              </w:rPr>
            </w:rPrChange>
          </w:rPr>
          <w:fldChar w:fldCharType="end"/>
        </w:r>
      </w:del>
      <w:del w:id="380" w:author="CMCC-0926" w:date="2025-09-28T11:35:01Z">
        <w:r>
          <w:rPr>
            <w:rFonts w:hint="eastAsia" w:ascii="黑体" w:hAnsi="黑体" w:eastAsia="黑体" w:cs="黑体"/>
            <w:szCs w:val="21"/>
            <w:highlight w:val="yellow"/>
            <w:rPrChange w:id="381" w:author="吴泽宇" w:date="2025-09-17T09:49:43Z">
              <w:rPr>
                <w:rFonts w:hint="eastAsia" w:ascii="黑体" w:hAnsi="黑体" w:eastAsia="黑体" w:cs="黑体"/>
                <w:szCs w:val="21"/>
              </w:rPr>
            </w:rPrChange>
          </w:rPr>
          <w:delText>（续）IntentInstance 意图实例</w:delText>
        </w:r>
      </w:del>
    </w:p>
    <w:p w14:paraId="7ED6DF09">
      <w:pPr>
        <w:pStyle w:val="2"/>
        <w:spacing w:before="240" w:beforeLines="100" w:after="240" w:afterLines="100" w:line="240" w:lineRule="auto"/>
      </w:pPr>
      <w:bookmarkStart w:id="2739" w:name="_Toc962"/>
      <w:bookmarkStart w:id="2740" w:name="_Toc12785"/>
      <w:bookmarkStart w:id="2741" w:name="_Toc1457487347"/>
      <w:bookmarkStart w:id="2742" w:name="_Toc30320"/>
      <w:bookmarkStart w:id="2743" w:name="_Toc14966"/>
      <w:bookmarkStart w:id="2744" w:name="_Toc28197"/>
      <w:bookmarkStart w:id="2745" w:name="_Toc14517"/>
      <w:bookmarkStart w:id="2746" w:name="_Toc1209"/>
      <w:bookmarkStart w:id="2747" w:name="_Toc14052"/>
      <w:bookmarkStart w:id="2748" w:name="_Toc15838"/>
      <w:bookmarkStart w:id="2749" w:name="_Toc18687"/>
      <w:bookmarkStart w:id="2750" w:name="_Toc144717054"/>
      <w:bookmarkStart w:id="2751" w:name="_Toc3734"/>
      <w:bookmarkStart w:id="2752" w:name="_Toc183380631"/>
      <w:bookmarkStart w:id="2753" w:name="_Toc18967"/>
      <w:bookmarkStart w:id="2754" w:name="_Toc4176"/>
      <w:bookmarkStart w:id="2755" w:name="_Toc7549"/>
      <w:bookmarkStart w:id="2756" w:name="_Toc22613"/>
      <w:bookmarkStart w:id="2757" w:name="_Toc8806"/>
      <w:bookmarkStart w:id="2758" w:name="_Toc22352"/>
      <w:bookmarkStart w:id="2759" w:name="_Toc183380552"/>
      <w:bookmarkStart w:id="2760" w:name="_Toc2747"/>
      <w:bookmarkStart w:id="2761" w:name="_Toc10629"/>
      <w:bookmarkStart w:id="2762" w:name="_Toc4012"/>
      <w:bookmarkStart w:id="2763" w:name="_Toc5941"/>
      <w:bookmarkStart w:id="2764" w:name="_Toc8039"/>
      <w:bookmarkStart w:id="2765" w:name="_Toc11923"/>
      <w:bookmarkStart w:id="2766" w:name="_Toc24318"/>
      <w:bookmarkStart w:id="2767" w:name="_Toc31094"/>
      <w:bookmarkStart w:id="2768" w:name="_Toc12918"/>
      <w:bookmarkStart w:id="2769" w:name="_Toc4874"/>
      <w:bookmarkStart w:id="2770" w:name="_Toc30382"/>
      <w:bookmarkStart w:id="2771" w:name="_Toc1809691340"/>
      <w:bookmarkStart w:id="2772" w:name="_Toc21862558"/>
      <w:bookmarkStart w:id="2773" w:name="_Toc1790"/>
      <w:bookmarkStart w:id="2774" w:name="_Toc12699"/>
      <w:bookmarkStart w:id="2775" w:name="_Toc18895"/>
      <w:r>
        <w:rPr>
          <w:rFonts w:hint="eastAsia"/>
          <w:b w:val="0"/>
          <w:bCs w:val="0"/>
        </w:rPr>
        <w:t>数据模型</w:t>
      </w:r>
      <w:r>
        <w:rPr>
          <w:rFonts w:hint="eastAsia"/>
          <w:b w:val="0"/>
          <w:bCs w:val="0"/>
          <w:lang w:val="en-US"/>
        </w:rPr>
        <w:t>建模要求</w:t>
      </w:r>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p>
    <w:p w14:paraId="45B4BB12">
      <w:pPr>
        <w:numPr>
          <w:ilvl w:val="255"/>
          <w:numId w:val="0"/>
          <w:ins w:id="382" w:author="Keguang He" w:date=""/>
        </w:numPr>
        <w:ind w:firstLine="420" w:firstLineChars="200"/>
        <w:rPr>
          <w:rFonts w:hint="eastAsia" w:eastAsia="宋体"/>
          <w:lang w:eastAsia="zh-CN"/>
        </w:rPr>
      </w:pPr>
      <w:bookmarkStart w:id="2776" w:name="_Toc4259"/>
      <w:r>
        <w:rPr>
          <w:rFonts w:hint="eastAsia"/>
        </w:rPr>
        <w:t>意图数据</w:t>
      </w:r>
      <w:bookmarkEnd w:id="2776"/>
      <w:r>
        <w:t>模型的</w:t>
      </w:r>
      <w:r>
        <w:rPr>
          <w:lang w:bidi="ar"/>
        </w:rPr>
        <w:t>建模技术</w:t>
      </w:r>
      <w:r>
        <w:rPr>
          <w:rFonts w:hint="eastAsia"/>
          <w:lang w:eastAsia="zh" w:bidi="ar"/>
        </w:rPr>
        <w:t>应满足</w:t>
      </w:r>
      <w:r>
        <w:rPr>
          <w:lang w:bidi="ar"/>
        </w:rPr>
        <w:t>如下</w:t>
      </w:r>
      <w:r>
        <w:rPr>
          <w:rFonts w:hint="eastAsia"/>
          <w:lang w:eastAsia="zh" w:bidi="ar"/>
        </w:rPr>
        <w:t>要求</w:t>
      </w:r>
      <w:del w:id="383" w:author="吴泽宇" w:date="2025-09-17T09:50:22Z">
        <w:r>
          <w:rPr>
            <w:lang w:bidi="ar"/>
          </w:rPr>
          <w:delText>：</w:delText>
        </w:r>
      </w:del>
      <w:ins w:id="384" w:author="吴泽宇" w:date="2025-09-17T09:50:22Z">
        <w:r>
          <w:rPr>
            <w:rFonts w:hint="eastAsia"/>
            <w:lang w:eastAsia="zh-CN" w:bidi="ar"/>
          </w:rPr>
          <w:t>。</w:t>
        </w:r>
      </w:ins>
    </w:p>
    <w:p w14:paraId="64C8CB97">
      <w:pPr>
        <w:numPr>
          <w:ilvl w:val="255"/>
          <w:numId w:val="0"/>
        </w:numPr>
        <w:ind w:left="420"/>
        <w:rPr>
          <w:ins w:id="385" w:author="CMCC-0926" w:date="2025-09-28T15:10:04Z"/>
        </w:rPr>
      </w:pPr>
      <w:r>
        <w:rPr>
          <w:rFonts w:hint="eastAsia"/>
          <w:lang w:bidi="ar"/>
        </w:rPr>
        <w:t xml:space="preserve">a） </w:t>
      </w:r>
      <w:commentRangeStart w:id="18"/>
      <w:r>
        <w:rPr>
          <w:rFonts w:hint="eastAsia"/>
        </w:rPr>
        <w:t>准确性：</w:t>
      </w:r>
      <w:commentRangeEnd w:id="18"/>
      <w:r>
        <w:commentReference w:id="18"/>
      </w:r>
    </w:p>
    <w:p w14:paraId="3DFD8CC1">
      <w:pPr>
        <w:numPr>
          <w:ilvl w:val="255"/>
          <w:numId w:val="0"/>
        </w:numPr>
        <w:ind w:left="420"/>
        <w:rPr>
          <w:rFonts w:hint="default" w:eastAsia="宋体"/>
          <w:lang w:val="en-US" w:eastAsia="zh-CN"/>
        </w:rPr>
      </w:pPr>
      <w:ins w:id="386" w:author="CMCC-0926" w:date="2025-09-28T15:10:08Z">
        <w:r>
          <w:rPr>
            <w:rFonts w:hint="eastAsia"/>
            <w:lang w:val="en-US" w:eastAsia="zh-CN"/>
          </w:rPr>
          <w:t xml:space="preserve">  </w:t>
        </w:r>
      </w:ins>
      <w:ins w:id="387" w:author="CMCC-0926" w:date="2025-09-28T15:10:10Z">
        <w:r>
          <w:rPr>
            <w:rFonts w:hint="eastAsia"/>
            <w:lang w:val="en-US" w:eastAsia="zh-CN"/>
          </w:rPr>
          <w:t xml:space="preserve">  </w:t>
        </w:r>
      </w:ins>
      <w:ins w:id="388" w:author="CMCC-0926" w:date="2025-09-28T15:10:16Z">
        <w:r>
          <w:rPr/>
          <w:t>包括如下内容：</w:t>
        </w:r>
      </w:ins>
    </w:p>
    <w:p w14:paraId="791F3447">
      <w:pPr>
        <w:numPr>
          <w:ilvl w:val="255"/>
          <w:numId w:val="0"/>
        </w:numPr>
        <w:ind w:left="1218" w:leftChars="380" w:hanging="420" w:hangingChars="200"/>
        <w:jc w:val="left"/>
      </w:pPr>
      <w:r>
        <w:rPr>
          <w:rFonts w:hint="eastAsia"/>
        </w:rPr>
        <w:t xml:space="preserve">1） </w:t>
      </w:r>
      <w:r>
        <w:rPr>
          <w:rFonts w:hint="eastAsia"/>
          <w:lang w:eastAsia="zh"/>
        </w:rPr>
        <w:t>应</w:t>
      </w:r>
      <w:r>
        <w:rPr>
          <w:rFonts w:hint="eastAsia"/>
        </w:rPr>
        <w:t>准确地表达模型中已定义的每个属性的语义，包括属性的名称、类型、取值范围以及与其他属性或元素之间的关系等；</w:t>
      </w:r>
    </w:p>
    <w:p w14:paraId="6C2BB934">
      <w:pPr>
        <w:numPr>
          <w:ilvl w:val="255"/>
          <w:numId w:val="0"/>
        </w:numPr>
        <w:ind w:left="1218" w:leftChars="380" w:hanging="420" w:hangingChars="200"/>
        <w:jc w:val="left"/>
      </w:pPr>
      <w:r>
        <w:rPr>
          <w:rFonts w:hint="eastAsia"/>
        </w:rPr>
        <w:t>2） 应提供丰富的数据类型和建模原语，以确保完整地描述模型中的各种概念和实体。</w:t>
      </w:r>
    </w:p>
    <w:p w14:paraId="22ED8589">
      <w:pPr>
        <w:numPr>
          <w:ilvl w:val="255"/>
          <w:numId w:val="0"/>
        </w:numPr>
        <w:ind w:firstLine="420" w:firstLineChars="200"/>
        <w:rPr>
          <w:ins w:id="389" w:author="CMCC-0926" w:date="2025-10-20T11:47:29Z"/>
          <w:rFonts w:hint="eastAsia"/>
        </w:rPr>
      </w:pPr>
      <w:r>
        <w:rPr>
          <w:rFonts w:hint="eastAsia"/>
          <w:lang w:bidi="ar"/>
        </w:rPr>
        <w:t xml:space="preserve">b） </w:t>
      </w:r>
      <w:r>
        <w:rPr>
          <w:rFonts w:hint="eastAsia"/>
        </w:rPr>
        <w:t>一致性和互操作性：</w:t>
      </w:r>
    </w:p>
    <w:p w14:paraId="4D105FCB">
      <w:pPr>
        <w:numPr>
          <w:ilvl w:val="255"/>
          <w:numId w:val="0"/>
        </w:numPr>
        <w:ind w:left="420" w:firstLine="420" w:firstLineChars="200"/>
        <w:rPr>
          <w:rFonts w:hint="eastAsia"/>
        </w:rPr>
        <w:pPrChange w:id="390" w:author="CMCC-0926" w:date="2025-10-20T11:47:31Z">
          <w:pPr>
            <w:numPr>
              <w:ilvl w:val="255"/>
              <w:numId w:val="0"/>
            </w:numPr>
            <w:ind w:firstLine="420" w:firstLineChars="200"/>
          </w:pPr>
        </w:pPrChange>
      </w:pPr>
      <w:ins w:id="391" w:author="CMCC-0926" w:date="2025-10-20T11:47:29Z">
        <w:r>
          <w:rPr/>
          <w:t>包括如下内容：</w:t>
        </w:r>
      </w:ins>
    </w:p>
    <w:p w14:paraId="64F5A756">
      <w:pPr>
        <w:numPr>
          <w:ilvl w:val="255"/>
          <w:numId w:val="0"/>
        </w:numPr>
        <w:ind w:left="1218" w:leftChars="380" w:hanging="420" w:hangingChars="200"/>
        <w:jc w:val="left"/>
      </w:pPr>
      <w:r>
        <w:rPr>
          <w:rFonts w:hint="eastAsia"/>
        </w:rPr>
        <w:t>1） 不同语言描述的模型应保持一致性，确保各种语言之间的映射和转换是准确和可靠的；</w:t>
      </w:r>
    </w:p>
    <w:p w14:paraId="6852BD06">
      <w:pPr>
        <w:numPr>
          <w:ilvl w:val="255"/>
          <w:numId w:val="0"/>
        </w:numPr>
        <w:ind w:left="1218" w:leftChars="380" w:hanging="420" w:hangingChars="200"/>
        <w:jc w:val="left"/>
      </w:pPr>
      <w:r>
        <w:rPr>
          <w:rFonts w:hint="eastAsia"/>
        </w:rPr>
        <w:t xml:space="preserve">2） </w:t>
      </w:r>
      <w:r>
        <w:rPr>
          <w:rFonts w:hint="eastAsia"/>
          <w:lang w:eastAsia="zh"/>
        </w:rPr>
        <w:t>应</w:t>
      </w:r>
      <w:r>
        <w:rPr>
          <w:rFonts w:hint="eastAsia"/>
        </w:rPr>
        <w:t>通过意图管理功能中的</w:t>
      </w:r>
      <w:r>
        <w:rPr>
          <w:rFonts w:hint="eastAsia"/>
          <w:lang w:eastAsia="zh"/>
        </w:rPr>
        <w:t>意图</w:t>
      </w:r>
      <w:r>
        <w:rPr>
          <w:rFonts w:hint="eastAsia"/>
        </w:rPr>
        <w:t>认知模块，实现不同语言描述的意图模型的互操作性。</w:t>
      </w:r>
    </w:p>
    <w:p w14:paraId="4B9AF5FE">
      <w:pPr>
        <w:numPr>
          <w:ilvl w:val="255"/>
          <w:numId w:val="0"/>
        </w:numPr>
        <w:ind w:firstLine="420" w:firstLineChars="200"/>
        <w:rPr>
          <w:ins w:id="392" w:author="CMCC-0926" w:date="2025-10-20T11:47:34Z"/>
          <w:rFonts w:hint="eastAsia"/>
        </w:rPr>
      </w:pPr>
      <w:r>
        <w:rPr>
          <w:rFonts w:hint="eastAsia"/>
          <w:lang w:bidi="ar"/>
        </w:rPr>
        <w:t xml:space="preserve">c） </w:t>
      </w:r>
      <w:r>
        <w:rPr>
          <w:rFonts w:hint="eastAsia"/>
        </w:rPr>
        <w:t>灵活性与可扩展性：</w:t>
      </w:r>
    </w:p>
    <w:p w14:paraId="3968CD27">
      <w:pPr>
        <w:numPr>
          <w:ilvl w:val="255"/>
          <w:numId w:val="0"/>
        </w:numPr>
        <w:ind w:left="420" w:firstLine="420" w:firstLineChars="200"/>
        <w:rPr>
          <w:rFonts w:hint="eastAsia"/>
        </w:rPr>
        <w:pPrChange w:id="393" w:author="CMCC-0926" w:date="2025-10-20T11:47:35Z">
          <w:pPr>
            <w:numPr>
              <w:ilvl w:val="255"/>
              <w:numId w:val="0"/>
            </w:numPr>
            <w:ind w:firstLine="420" w:firstLineChars="200"/>
          </w:pPr>
        </w:pPrChange>
      </w:pPr>
      <w:ins w:id="394" w:author="CMCC-0926" w:date="2025-10-20T11:47:36Z">
        <w:r>
          <w:rPr/>
          <w:t>包括如下内容：</w:t>
        </w:r>
      </w:ins>
    </w:p>
    <w:p w14:paraId="03F2FD39">
      <w:pPr>
        <w:numPr>
          <w:ilvl w:val="255"/>
          <w:numId w:val="0"/>
        </w:numPr>
        <w:ind w:firstLine="840" w:firstLineChars="400"/>
        <w:jc w:val="left"/>
      </w:pPr>
      <w:r>
        <w:rPr>
          <w:rFonts w:hint="eastAsia"/>
        </w:rPr>
        <w:t>1） 应具备灵活性，以适应不同业务场景和需求的变化；</w:t>
      </w:r>
    </w:p>
    <w:p w14:paraId="4028EA4E">
      <w:pPr>
        <w:numPr>
          <w:ilvl w:val="255"/>
          <w:numId w:val="0"/>
        </w:numPr>
        <w:ind w:firstLine="840" w:firstLineChars="400"/>
        <w:jc w:val="left"/>
      </w:pPr>
      <w:r>
        <w:rPr>
          <w:rFonts w:hint="eastAsia"/>
        </w:rPr>
        <w:t>2） 应</w:t>
      </w:r>
      <w:r>
        <w:rPr>
          <w:rFonts w:hint="eastAsia"/>
          <w:lang w:eastAsia="zh"/>
        </w:rPr>
        <w:t>具备可</w:t>
      </w:r>
      <w:r>
        <w:rPr>
          <w:rFonts w:hint="eastAsia"/>
        </w:rPr>
        <w:t>扩展</w:t>
      </w:r>
      <w:r>
        <w:rPr>
          <w:rFonts w:hint="eastAsia"/>
          <w:lang w:eastAsia="zh"/>
        </w:rPr>
        <w:t>性</w:t>
      </w:r>
      <w:r>
        <w:rPr>
          <w:rFonts w:hint="eastAsia"/>
        </w:rPr>
        <w:t>，允许在</w:t>
      </w:r>
      <w:r>
        <w:rPr>
          <w:rFonts w:hint="eastAsia"/>
          <w:lang w:eastAsia="zh"/>
        </w:rPr>
        <w:t>不重构</w:t>
      </w:r>
      <w:r>
        <w:rPr>
          <w:rFonts w:hint="eastAsia"/>
        </w:rPr>
        <w:t>现有模型的基础上进行增量式的扩展。</w:t>
      </w:r>
    </w:p>
    <w:bookmarkEnd w:id="218"/>
    <w:bookmarkEnd w:id="219"/>
    <w:p w14:paraId="066EEDA1">
      <w:r>
        <w:br w:type="page"/>
      </w:r>
    </w:p>
    <w:p w14:paraId="433045CF">
      <w:pPr>
        <w:pStyle w:val="82"/>
        <w:numPr>
          <w:ilvl w:val="0"/>
          <w:numId w:val="0"/>
        </w:numPr>
        <w:spacing w:before="840" w:beforeLines="0" w:after="280" w:afterLines="0"/>
        <w:jc w:val="center"/>
        <w:outlineLvl w:val="0"/>
        <w:rPr>
          <w:rFonts w:hint="eastAsia" w:hAnsi="黑体" w:cs="黑体"/>
          <w:bCs/>
          <w:szCs w:val="21"/>
        </w:rPr>
      </w:pPr>
      <w:bookmarkStart w:id="2777" w:name="_Toc15232"/>
      <w:bookmarkStart w:id="2778" w:name="_Toc14968"/>
      <w:bookmarkStart w:id="2779" w:name="_Toc26835"/>
      <w:bookmarkStart w:id="2780" w:name="_Toc4194"/>
      <w:bookmarkStart w:id="2781" w:name="_Toc5826"/>
      <w:bookmarkStart w:id="2782" w:name="_Toc103021876"/>
      <w:bookmarkStart w:id="2783" w:name="_Toc1585"/>
      <w:bookmarkStart w:id="2784" w:name="_Toc27543"/>
      <w:bookmarkStart w:id="2785" w:name="_Toc1106095510"/>
      <w:bookmarkStart w:id="2786" w:name="_Toc28164"/>
      <w:bookmarkStart w:id="2787" w:name="_Toc10031"/>
      <w:bookmarkStart w:id="2788" w:name="_Toc31107"/>
      <w:bookmarkStart w:id="2789" w:name="_Toc3490"/>
      <w:bookmarkStart w:id="2790" w:name="_Toc26461"/>
      <w:bookmarkStart w:id="2791" w:name="_Toc445257696"/>
      <w:bookmarkStart w:id="2792" w:name="_Toc1337621166"/>
      <w:bookmarkStart w:id="2793" w:name="_Toc12024"/>
      <w:bookmarkStart w:id="2794" w:name="_Toc24713"/>
      <w:bookmarkStart w:id="2795" w:name="_Toc31697"/>
      <w:bookmarkStart w:id="2796" w:name="_Toc771"/>
      <w:bookmarkStart w:id="2797" w:name="_Toc16345"/>
      <w:bookmarkStart w:id="2798" w:name="_Toc24638"/>
      <w:bookmarkStart w:id="2799" w:name="_Toc8174"/>
      <w:bookmarkStart w:id="2800" w:name="_Toc29743"/>
      <w:bookmarkStart w:id="2801" w:name="_Toc9530"/>
      <w:bookmarkStart w:id="2802" w:name="_Toc4799"/>
      <w:bookmarkStart w:id="2803" w:name="_Toc183380634"/>
      <w:bookmarkStart w:id="2804" w:name="_Toc19025"/>
      <w:bookmarkStart w:id="2805" w:name="_Toc32273"/>
      <w:bookmarkStart w:id="2806" w:name="_Toc31808"/>
      <w:bookmarkStart w:id="2807" w:name="_Toc9529"/>
      <w:bookmarkStart w:id="2808" w:name="_Toc27578"/>
      <w:bookmarkStart w:id="2809" w:name="_Toc183380555"/>
      <w:bookmarkStart w:id="2810" w:name="_Toc3139"/>
      <w:bookmarkStart w:id="2811" w:name="_Toc14327"/>
      <w:bookmarkStart w:id="2812" w:name="_Toc20714"/>
      <w:bookmarkStart w:id="2813" w:name="_Toc25687"/>
      <w:bookmarkStart w:id="2814" w:name="_Toc824"/>
      <w:bookmarkStart w:id="2815" w:name="_Toc4119"/>
      <w:commentRangeStart w:id="19"/>
      <w:r>
        <w:rPr>
          <w:rFonts w:hint="eastAsia" w:hAnsi="黑体" w:cs="黑体"/>
          <w:bCs/>
          <w:szCs w:val="21"/>
        </w:rPr>
        <w:t>附录A</w:t>
      </w:r>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r>
        <w:rPr>
          <w:rFonts w:hint="eastAsia" w:hAnsi="黑体" w:cs="黑体"/>
          <w:bCs/>
          <w:szCs w:val="21"/>
        </w:rPr>
        <w:t xml:space="preserve"> </w:t>
      </w:r>
      <w:commentRangeEnd w:id="19"/>
      <w:r>
        <w:commentReference w:id="19"/>
      </w:r>
    </w:p>
    <w:p w14:paraId="32EE1E85">
      <w:pPr>
        <w:spacing w:before="240" w:after="240"/>
        <w:ind w:firstLine="3780" w:firstLineChars="1800"/>
        <w:jc w:val="left"/>
        <w:outlineLvl w:val="0"/>
        <w:rPr>
          <w:rFonts w:hint="eastAsia" w:ascii="黑体" w:hAnsi="黑体" w:eastAsia="黑体" w:cs="黑体"/>
        </w:rPr>
      </w:pPr>
      <w:bookmarkStart w:id="2816" w:name="_Toc11017"/>
      <w:bookmarkStart w:id="2817" w:name="_Toc31099"/>
      <w:bookmarkStart w:id="2818" w:name="_Toc20091"/>
      <w:bookmarkStart w:id="2819" w:name="_Toc14723"/>
      <w:bookmarkStart w:id="2820" w:name="_Toc13584"/>
      <w:bookmarkStart w:id="2821" w:name="_Toc3399"/>
      <w:r>
        <w:rPr>
          <w:rFonts w:hint="eastAsia" w:ascii="黑体" w:hAnsi="黑体" w:eastAsia="黑体" w:cs="黑体"/>
        </w:rPr>
        <w:t>（资料性）</w:t>
      </w:r>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6"/>
      <w:bookmarkEnd w:id="2817"/>
      <w:bookmarkEnd w:id="2818"/>
      <w:bookmarkEnd w:id="2819"/>
      <w:bookmarkEnd w:id="2820"/>
      <w:bookmarkEnd w:id="2821"/>
    </w:p>
    <w:p w14:paraId="07EDA3C7">
      <w:pPr>
        <w:spacing w:before="240" w:after="240"/>
        <w:jc w:val="center"/>
        <w:outlineLvl w:val="0"/>
        <w:rPr>
          <w:rFonts w:hint="eastAsia" w:ascii="黑体" w:hAnsi="黑体" w:eastAsia="黑体" w:cs="黑体"/>
        </w:rPr>
      </w:pPr>
      <w:bookmarkStart w:id="2822" w:name="_Toc14105"/>
      <w:bookmarkStart w:id="2823" w:name="_Toc31976"/>
      <w:bookmarkStart w:id="2824" w:name="_Toc10462"/>
      <w:bookmarkStart w:id="2825" w:name="_Toc5112"/>
      <w:bookmarkStart w:id="2826" w:name="_Toc9125"/>
      <w:bookmarkStart w:id="2827" w:name="_Toc18331"/>
      <w:bookmarkStart w:id="2828" w:name="_Toc10294"/>
      <w:bookmarkStart w:id="2829" w:name="_Toc1411"/>
      <w:bookmarkStart w:id="2830" w:name="_Toc16052"/>
      <w:bookmarkStart w:id="2831" w:name="_Toc183380556"/>
      <w:bookmarkStart w:id="2832" w:name="_Toc13701"/>
      <w:bookmarkStart w:id="2833" w:name="_Toc9913"/>
      <w:bookmarkStart w:id="2834" w:name="_Toc16894"/>
      <w:bookmarkStart w:id="2835" w:name="_Toc21913"/>
      <w:bookmarkStart w:id="2836" w:name="_Toc183380635"/>
      <w:bookmarkStart w:id="2837" w:name="_Toc15702"/>
      <w:bookmarkStart w:id="2838" w:name="_Toc30462"/>
      <w:bookmarkStart w:id="2839" w:name="_Toc12971"/>
      <w:bookmarkStart w:id="2840" w:name="_Toc18338"/>
      <w:bookmarkStart w:id="2841" w:name="_Toc4065"/>
      <w:bookmarkStart w:id="2842" w:name="_Toc10650"/>
      <w:bookmarkStart w:id="2843" w:name="_Toc26188"/>
      <w:bookmarkStart w:id="2844" w:name="_Toc6769"/>
      <w:bookmarkStart w:id="2845" w:name="_Toc8009"/>
      <w:bookmarkStart w:id="2846" w:name="_Toc11042"/>
      <w:bookmarkStart w:id="2847" w:name="_Toc8793"/>
      <w:bookmarkStart w:id="2848" w:name="_Toc24739"/>
      <w:bookmarkStart w:id="2849" w:name="_Toc32575"/>
      <w:r>
        <w:rPr>
          <w:rFonts w:hint="eastAsia" w:ascii="黑体" w:hAnsi="黑体" w:eastAsia="黑体" w:cs="黑体"/>
        </w:rPr>
        <w:t>自智网络意图管理用例</w:t>
      </w:r>
      <w:bookmarkEnd w:id="2814"/>
      <w:bookmarkEnd w:id="2815"/>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p>
    <w:p w14:paraId="7606B5B4">
      <w:pPr>
        <w:ind w:firstLine="420" w:firstLineChars="200"/>
        <w:rPr>
          <w:rFonts w:hint="eastAsia" w:ascii="宋体" w:hAnsi="宋体"/>
        </w:rPr>
      </w:pPr>
      <w:r>
        <w:rPr>
          <w:rFonts w:hint="eastAsia" w:ascii="宋体" w:hAnsi="宋体"/>
          <w:lang w:bidi="ar"/>
        </w:rPr>
        <w:t>本</w:t>
      </w:r>
      <w:r>
        <w:rPr>
          <w:rFonts w:ascii="宋体" w:hAnsi="宋体"/>
          <w:lang w:bidi="ar"/>
        </w:rPr>
        <w:t>节</w:t>
      </w:r>
      <w:r>
        <w:rPr>
          <w:rFonts w:hint="eastAsia" w:ascii="宋体" w:hAnsi="宋体"/>
          <w:lang w:bidi="ar"/>
        </w:rPr>
        <w:t>以基于意图的动态定价网络连接业务场景为例，展示自智网络下意图跨层管理过程。该场景下网络服务提供商基于网络资源空闲率提供不同忙闲程度下的网络连接服务折扣价格，供价格敏感型客户在非高峰期时段订购使用。动态定价模式适用于非实时连接的客户，如大型研究机构或医院，定期将大量数据同步至数据中心或云上。在该模式下，客户可以享受折扣价格获得高等级的体验服务，网络服务提供商则可以在不影响现有业务的情况下更好地利用空闲带宽资源、获取更多收益。</w:t>
      </w:r>
    </w:p>
    <w:p w14:paraId="0DF7FA5D">
      <w:pPr>
        <w:ind w:firstLine="420" w:firstLineChars="200"/>
        <w:rPr>
          <w:rFonts w:hint="eastAsia" w:ascii="宋体" w:hAnsi="宋体"/>
        </w:rPr>
      </w:pPr>
      <w:r>
        <w:rPr>
          <w:rFonts w:hint="eastAsia" w:ascii="宋体" w:hAnsi="宋体"/>
          <w:lang w:bidi="ar"/>
        </w:rPr>
        <w:t>以（价格敏感型）企业客户申请宽带连接业务需求为例，客户通过自然语言向网络服务提供商提出业务需求，如：接入点、期望价格、带宽及可用性预期等信息。业务层接收到客户需求后经评估符合动态定价业务模式，接</w:t>
      </w:r>
      <w:r>
        <w:rPr>
          <w:rFonts w:ascii="宋体" w:hAnsi="宋体"/>
          <w:lang w:bidi="ar"/>
        </w:rPr>
        <w:t>收</w:t>
      </w:r>
      <w:r>
        <w:rPr>
          <w:rFonts w:hint="eastAsia" w:ascii="宋体" w:hAnsi="宋体"/>
          <w:lang w:bidi="ar"/>
        </w:rPr>
        <w:t>用户意图并将业务需求转换分解成需求订单，生成服务意图下发至服务层。服务层接</w:t>
      </w:r>
      <w:r>
        <w:rPr>
          <w:rFonts w:ascii="宋体" w:hAnsi="宋体"/>
          <w:lang w:bidi="ar"/>
        </w:rPr>
        <w:t>收</w:t>
      </w:r>
      <w:r>
        <w:rPr>
          <w:rFonts w:hint="eastAsia" w:ascii="宋体" w:hAnsi="宋体"/>
          <w:lang w:bidi="ar"/>
        </w:rPr>
        <w:t>意图请求，基于策略逻辑从服务目录中选择合适的服务类型（如</w:t>
      </w:r>
      <w:r>
        <w:rPr>
          <w:rFonts w:hint="eastAsia" w:ascii="宋体" w:hAnsi="宋体" w:cs="宋体"/>
          <w:lang w:bidi="ar"/>
        </w:rPr>
        <w:t>5G</w:t>
      </w:r>
      <w:r>
        <w:rPr>
          <w:rFonts w:hint="eastAsia" w:ascii="宋体" w:hAnsi="宋体"/>
          <w:lang w:bidi="ar"/>
        </w:rPr>
        <w:t>网络切片、固网专线等），并将网络需求通过意图下发至满足网络约束条件的资源层。资源层接收资源意图并基于意图中的网络带宽、保障等级等需求执行业务开通和资源保障。具体处理过程如</w:t>
      </w:r>
      <w:del w:id="395" w:author="吴泽宇" w:date="2025-09-17T09:50:38Z">
        <w:r>
          <w:rPr>
            <w:rFonts w:hint="eastAsia" w:ascii="宋体" w:hAnsi="宋体"/>
            <w:lang w:bidi="ar"/>
          </w:rPr>
          <w:delText>附</w:delText>
        </w:r>
      </w:del>
      <w:r>
        <w:rPr>
          <w:rFonts w:hint="eastAsia" w:ascii="宋体" w:hAnsi="宋体"/>
          <w:lang w:bidi="ar"/>
        </w:rPr>
        <w:t>表A.1</w:t>
      </w:r>
      <w:r>
        <w:rPr>
          <w:rFonts w:ascii="宋体" w:hAnsi="宋体"/>
          <w:lang w:bidi="ar"/>
        </w:rPr>
        <w:t>、</w:t>
      </w:r>
      <w:del w:id="396" w:author="吴泽宇" w:date="2025-09-17T09:50:39Z">
        <w:r>
          <w:rPr>
            <w:rFonts w:hint="eastAsia" w:ascii="宋体" w:hAnsi="宋体"/>
            <w:lang w:bidi="ar"/>
          </w:rPr>
          <w:delText>附</w:delText>
        </w:r>
      </w:del>
      <w:r>
        <w:rPr>
          <w:rFonts w:ascii="宋体" w:hAnsi="宋体"/>
          <w:lang w:bidi="ar"/>
        </w:rPr>
        <w:t>表</w:t>
      </w:r>
      <w:r>
        <w:rPr>
          <w:rFonts w:hint="eastAsia" w:ascii="宋体" w:hAnsi="宋体"/>
          <w:lang w:bidi="ar"/>
        </w:rPr>
        <w:t>A.2</w:t>
      </w:r>
      <w:r>
        <w:rPr>
          <w:rFonts w:ascii="宋体" w:hAnsi="宋体"/>
          <w:lang w:bidi="ar"/>
        </w:rPr>
        <w:t>、</w:t>
      </w:r>
      <w:del w:id="397" w:author="吴泽宇" w:date="2025-09-17T09:50:41Z">
        <w:r>
          <w:rPr>
            <w:rFonts w:hint="eastAsia" w:ascii="宋体" w:hAnsi="宋体"/>
            <w:lang w:bidi="ar"/>
          </w:rPr>
          <w:delText>附</w:delText>
        </w:r>
      </w:del>
      <w:r>
        <w:rPr>
          <w:rFonts w:ascii="宋体" w:hAnsi="宋体"/>
          <w:lang w:bidi="ar"/>
        </w:rPr>
        <w:t>表</w:t>
      </w:r>
      <w:r>
        <w:rPr>
          <w:rFonts w:hint="eastAsia" w:ascii="宋体" w:hAnsi="宋体"/>
          <w:lang w:bidi="ar"/>
        </w:rPr>
        <w:t>A.3所示。</w:t>
      </w:r>
    </w:p>
    <w:p w14:paraId="16CD3401">
      <w:pPr>
        <w:spacing w:before="120" w:beforeLines="50" w:after="120" w:afterLines="50"/>
        <w:jc w:val="center"/>
        <w:rPr>
          <w:rFonts w:hint="eastAsia" w:ascii="黑体" w:hAnsi="黑体" w:eastAsia="黑体" w:cs="黑体"/>
          <w:szCs w:val="21"/>
        </w:rPr>
      </w:pPr>
      <w:del w:id="398" w:author="吴泽宇" w:date="2025-09-17T09:50:36Z">
        <w:r>
          <w:rPr>
            <w:rFonts w:hint="eastAsia" w:ascii="黑体" w:hAnsi="黑体" w:eastAsia="黑体" w:cs="黑体"/>
            <w:szCs w:val="21"/>
            <w:lang w:bidi="ar"/>
          </w:rPr>
          <w:delText>附</w:delText>
        </w:r>
      </w:del>
      <w:r>
        <w:rPr>
          <w:rFonts w:hint="eastAsia" w:ascii="黑体" w:hAnsi="黑体" w:eastAsia="黑体" w:cs="黑体"/>
          <w:szCs w:val="21"/>
          <w:lang w:bidi="ar"/>
        </w:rPr>
        <w:t>表A.1 基于意图的动态定价宽带业务跨层管理过程</w:t>
      </w:r>
      <w:r>
        <w:rPr>
          <w:rFonts w:hint="eastAsia" w:ascii="黑体" w:hAnsi="黑体" w:eastAsia="黑体" w:cs="黑体"/>
          <w:szCs w:val="21"/>
        </w:rPr>
        <w:t>——</w:t>
      </w:r>
      <w:r>
        <w:rPr>
          <w:rFonts w:hint="eastAsia" w:ascii="黑体" w:hAnsi="黑体" w:eastAsia="黑体" w:cs="黑体"/>
          <w:szCs w:val="21"/>
          <w:lang w:bidi="ar"/>
        </w:rPr>
        <w:t>业务层意图处理</w:t>
      </w:r>
    </w:p>
    <w:tbl>
      <w:tblPr>
        <w:tblStyle w:val="56"/>
        <w:tblW w:w="5000" w:type="pct"/>
        <w:jc w:val="center"/>
        <w:tblLayout w:type="autofit"/>
        <w:tblCellMar>
          <w:top w:w="0" w:type="dxa"/>
          <w:left w:w="108" w:type="dxa"/>
          <w:bottom w:w="0" w:type="dxa"/>
          <w:right w:w="108" w:type="dxa"/>
        </w:tblCellMar>
      </w:tblPr>
      <w:tblGrid>
        <w:gridCol w:w="1790"/>
        <w:gridCol w:w="6923"/>
      </w:tblGrid>
      <w:tr w14:paraId="6157992F">
        <w:tblPrEx>
          <w:tblCellMar>
            <w:top w:w="0" w:type="dxa"/>
            <w:left w:w="108" w:type="dxa"/>
            <w:bottom w:w="0" w:type="dxa"/>
            <w:right w:w="108" w:type="dxa"/>
          </w:tblCellMar>
        </w:tblPrEx>
        <w:trPr>
          <w:trHeight w:val="473" w:hRule="atLeast"/>
          <w:jc w:val="center"/>
        </w:trPr>
        <w:tc>
          <w:tcPr>
            <w:tcW w:w="5000" w:type="pct"/>
            <w:gridSpan w:val="2"/>
            <w:tcBorders>
              <w:top w:val="single" w:color="auto" w:sz="8" w:space="0"/>
              <w:left w:val="single" w:color="auto" w:sz="8" w:space="0"/>
              <w:bottom w:val="nil"/>
              <w:right w:val="single" w:color="auto" w:sz="8" w:space="0"/>
            </w:tcBorders>
            <w:shd w:val="clear" w:color="auto" w:fill="FFFFFF" w:themeFill="background1"/>
            <w:vAlign w:val="center"/>
          </w:tcPr>
          <w:p w14:paraId="351427C1">
            <w:pPr>
              <w:jc w:val="center"/>
              <w:rPr>
                <w:rFonts w:hint="eastAsia" w:ascii="宋体" w:hAnsi="宋体"/>
                <w:sz w:val="18"/>
                <w:szCs w:val="18"/>
              </w:rPr>
            </w:pPr>
            <w:r>
              <w:rPr>
                <w:rFonts w:hint="eastAsia" w:ascii="宋体" w:hAnsi="宋体"/>
                <w:sz w:val="18"/>
                <w:szCs w:val="18"/>
                <w:lang w:bidi="ar"/>
              </w:rPr>
              <w:t>业务层意图处理过程</w:t>
            </w:r>
          </w:p>
        </w:tc>
      </w:tr>
      <w:tr w14:paraId="2A4F0C6B">
        <w:tblPrEx>
          <w:tblCellMar>
            <w:top w:w="0" w:type="dxa"/>
            <w:left w:w="108" w:type="dxa"/>
            <w:bottom w:w="0" w:type="dxa"/>
            <w:right w:w="108" w:type="dxa"/>
          </w:tblCellMar>
        </w:tblPrEx>
        <w:trPr>
          <w:trHeight w:val="428" w:hRule="atLeast"/>
          <w:jc w:val="center"/>
        </w:trPr>
        <w:tc>
          <w:tcPr>
            <w:tcW w:w="1027" w:type="pct"/>
            <w:tcBorders>
              <w:top w:val="single" w:color="auto" w:sz="8" w:space="0"/>
              <w:left w:val="single" w:color="auto" w:sz="8" w:space="0"/>
              <w:bottom w:val="nil"/>
              <w:right w:val="single" w:color="auto" w:sz="8" w:space="0"/>
            </w:tcBorders>
            <w:shd w:val="clear" w:color="auto" w:fill="FFFFFF" w:themeFill="background1"/>
            <w:vAlign w:val="center"/>
          </w:tcPr>
          <w:p w14:paraId="27948EB7">
            <w:pPr>
              <w:jc w:val="center"/>
              <w:rPr>
                <w:rFonts w:hint="eastAsia" w:ascii="宋体" w:hAnsi="宋体"/>
                <w:sz w:val="18"/>
                <w:szCs w:val="18"/>
              </w:rPr>
            </w:pPr>
            <w:r>
              <w:rPr>
                <w:rFonts w:hint="eastAsia" w:ascii="宋体" w:hAnsi="宋体"/>
                <w:sz w:val="18"/>
                <w:szCs w:val="18"/>
                <w:lang w:bidi="ar"/>
              </w:rPr>
              <w:t>预设条件</w:t>
            </w:r>
          </w:p>
        </w:tc>
        <w:tc>
          <w:tcPr>
            <w:tcW w:w="3972" w:type="pct"/>
            <w:tcBorders>
              <w:top w:val="single" w:color="auto" w:sz="8" w:space="0"/>
              <w:left w:val="nil"/>
              <w:bottom w:val="nil"/>
              <w:right w:val="single" w:color="auto" w:sz="8" w:space="0"/>
            </w:tcBorders>
            <w:shd w:val="clear" w:color="auto" w:fill="FFFFFF" w:themeFill="background1"/>
            <w:vAlign w:val="center"/>
          </w:tcPr>
          <w:p w14:paraId="6D2A84E8">
            <w:pPr>
              <w:rPr>
                <w:rFonts w:hint="eastAsia" w:ascii="宋体" w:hAnsi="宋体"/>
                <w:sz w:val="18"/>
                <w:szCs w:val="18"/>
              </w:rPr>
            </w:pPr>
            <w:r>
              <w:rPr>
                <w:rFonts w:hint="eastAsia" w:ascii="宋体" w:hAnsi="宋体"/>
                <w:sz w:val="18"/>
                <w:szCs w:val="18"/>
                <w:lang w:bidi="ar"/>
              </w:rPr>
              <w:t>动态定价（基于空闲资源率进行费率打折）产品套餐已上线，定价算法和约束条件已在业务运营系统中配置并生效。</w:t>
            </w:r>
          </w:p>
        </w:tc>
      </w:tr>
      <w:tr w14:paraId="21F6A885">
        <w:tblPrEx>
          <w:tblCellMar>
            <w:top w:w="0" w:type="dxa"/>
            <w:left w:w="108" w:type="dxa"/>
            <w:bottom w:w="0" w:type="dxa"/>
            <w:right w:w="108" w:type="dxa"/>
          </w:tblCellMar>
        </w:tblPrEx>
        <w:trPr>
          <w:trHeight w:val="36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161D525F">
            <w:pPr>
              <w:jc w:val="center"/>
              <w:rPr>
                <w:rFonts w:hint="eastAsia" w:ascii="宋体" w:hAnsi="宋体"/>
                <w:sz w:val="18"/>
                <w:szCs w:val="18"/>
              </w:rPr>
            </w:pPr>
            <w:r>
              <w:rPr>
                <w:rFonts w:hint="eastAsia" w:ascii="宋体" w:hAnsi="宋体"/>
                <w:sz w:val="18"/>
                <w:szCs w:val="18"/>
                <w:lang w:bidi="ar"/>
              </w:rPr>
              <w:t>意图携带的信息</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276DA348">
            <w:pPr>
              <w:rPr>
                <w:rFonts w:hint="eastAsia" w:ascii="宋体" w:hAnsi="宋体"/>
                <w:sz w:val="18"/>
                <w:szCs w:val="18"/>
              </w:rPr>
            </w:pPr>
            <w:r>
              <w:rPr>
                <w:rFonts w:hint="eastAsia" w:ascii="宋体" w:hAnsi="宋体"/>
                <w:sz w:val="18"/>
                <w:szCs w:val="18"/>
                <w:lang w:bidi="ar"/>
              </w:rPr>
              <w:t>通用意图模型描述的用户的宽带连接接入点、带宽、愿意支付的费用以及可接受的服务时间和服务质量。</w:t>
            </w:r>
          </w:p>
        </w:tc>
      </w:tr>
      <w:tr w14:paraId="775BC9BC">
        <w:tblPrEx>
          <w:tblCellMar>
            <w:top w:w="0" w:type="dxa"/>
            <w:left w:w="108" w:type="dxa"/>
            <w:bottom w:w="0" w:type="dxa"/>
            <w:right w:w="108" w:type="dxa"/>
          </w:tblCellMar>
        </w:tblPrEx>
        <w:trPr>
          <w:trHeight w:val="36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7688F8B">
            <w:pPr>
              <w:jc w:val="center"/>
              <w:rPr>
                <w:rFonts w:hint="eastAsia" w:ascii="宋体" w:hAnsi="宋体"/>
                <w:sz w:val="18"/>
                <w:szCs w:val="18"/>
              </w:rPr>
            </w:pPr>
            <w:r>
              <w:rPr>
                <w:rFonts w:hint="eastAsia" w:ascii="宋体" w:hAnsi="宋体"/>
                <w:sz w:val="18"/>
                <w:szCs w:val="18"/>
                <w:lang w:bidi="ar"/>
              </w:rPr>
              <w:t>意图所有者</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3A1FDDA4">
            <w:pPr>
              <w:rPr>
                <w:rFonts w:hint="eastAsia" w:ascii="宋体" w:hAnsi="宋体"/>
                <w:sz w:val="18"/>
                <w:szCs w:val="18"/>
              </w:rPr>
            </w:pPr>
            <w:r>
              <w:rPr>
                <w:rFonts w:hint="eastAsia" w:ascii="宋体" w:hAnsi="宋体"/>
                <w:sz w:val="18"/>
                <w:szCs w:val="18"/>
                <w:lang w:bidi="ar"/>
              </w:rPr>
              <w:t>业务用户</w:t>
            </w:r>
          </w:p>
        </w:tc>
      </w:tr>
      <w:tr w14:paraId="0051C666">
        <w:tblPrEx>
          <w:tblCellMar>
            <w:top w:w="0" w:type="dxa"/>
            <w:left w:w="108" w:type="dxa"/>
            <w:bottom w:w="0" w:type="dxa"/>
            <w:right w:w="108" w:type="dxa"/>
          </w:tblCellMar>
        </w:tblPrEx>
        <w:trPr>
          <w:trHeight w:val="36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440DDFEF">
            <w:pPr>
              <w:jc w:val="center"/>
              <w:rPr>
                <w:rFonts w:hint="eastAsia" w:ascii="宋体" w:hAnsi="宋体"/>
                <w:sz w:val="18"/>
                <w:szCs w:val="18"/>
              </w:rPr>
            </w:pPr>
            <w:r>
              <w:rPr>
                <w:rFonts w:hint="eastAsia" w:ascii="宋体" w:hAnsi="宋体"/>
                <w:sz w:val="18"/>
                <w:szCs w:val="18"/>
                <w:lang w:bidi="ar"/>
              </w:rPr>
              <w:t>意图处理者</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2C512404">
            <w:pPr>
              <w:rPr>
                <w:rFonts w:hint="eastAsia" w:ascii="宋体" w:hAnsi="宋体"/>
                <w:sz w:val="18"/>
                <w:szCs w:val="18"/>
              </w:rPr>
            </w:pPr>
            <w:r>
              <w:rPr>
                <w:rFonts w:hint="eastAsia" w:ascii="宋体" w:hAnsi="宋体"/>
                <w:sz w:val="18"/>
                <w:szCs w:val="18"/>
                <w:lang w:bidi="ar"/>
              </w:rPr>
              <w:t>业务运营系统（</w:t>
            </w:r>
            <w:r>
              <w:rPr>
                <w:rFonts w:hint="eastAsia" w:ascii="宋体" w:hAnsi="宋体" w:cs="宋体"/>
                <w:sz w:val="18"/>
                <w:szCs w:val="18"/>
                <w:lang w:bidi="ar"/>
              </w:rPr>
              <w:t>BSS</w:t>
            </w:r>
            <w:r>
              <w:rPr>
                <w:rFonts w:hint="eastAsia" w:ascii="宋体" w:hAnsi="宋体"/>
                <w:sz w:val="18"/>
                <w:szCs w:val="18"/>
                <w:lang w:bidi="ar"/>
              </w:rPr>
              <w:t>）</w:t>
            </w:r>
          </w:p>
        </w:tc>
      </w:tr>
      <w:tr w14:paraId="1361E1C5">
        <w:tblPrEx>
          <w:tblCellMar>
            <w:top w:w="0" w:type="dxa"/>
            <w:left w:w="108" w:type="dxa"/>
            <w:bottom w:w="0" w:type="dxa"/>
            <w:right w:w="108" w:type="dxa"/>
          </w:tblCellMar>
        </w:tblPrEx>
        <w:trPr>
          <w:trHeight w:val="36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40BBBD99">
            <w:pPr>
              <w:jc w:val="center"/>
              <w:rPr>
                <w:rFonts w:hint="eastAsia" w:ascii="宋体" w:hAnsi="宋体"/>
                <w:sz w:val="18"/>
                <w:szCs w:val="18"/>
              </w:rPr>
            </w:pPr>
            <w:r>
              <w:rPr>
                <w:rFonts w:hint="eastAsia" w:ascii="宋体" w:hAnsi="宋体"/>
                <w:sz w:val="18"/>
                <w:szCs w:val="18"/>
                <w:lang w:bidi="ar"/>
              </w:rPr>
              <w:t>意图输入</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3B948679">
            <w:pPr>
              <w:rPr>
                <w:rFonts w:hint="eastAsia" w:ascii="宋体" w:hAnsi="宋体"/>
                <w:sz w:val="18"/>
                <w:szCs w:val="18"/>
              </w:rPr>
            </w:pPr>
            <w:r>
              <w:rPr>
                <w:rFonts w:hint="eastAsia" w:ascii="宋体" w:hAnsi="宋体"/>
                <w:sz w:val="18"/>
                <w:szCs w:val="18"/>
                <w:lang w:bidi="ar"/>
              </w:rPr>
              <w:t>业务用户以自然语言描述宽带连接服务意图，意图转译功能转译用户意图到结构化意图描述。</w:t>
            </w:r>
          </w:p>
        </w:tc>
      </w:tr>
      <w:tr w14:paraId="1DD1E42B">
        <w:tblPrEx>
          <w:tblCellMar>
            <w:top w:w="0" w:type="dxa"/>
            <w:left w:w="108" w:type="dxa"/>
            <w:bottom w:w="0" w:type="dxa"/>
            <w:right w:w="108" w:type="dxa"/>
          </w:tblCellMar>
        </w:tblPrEx>
        <w:trPr>
          <w:trHeight w:val="36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555E251E">
            <w:pPr>
              <w:jc w:val="center"/>
              <w:rPr>
                <w:rFonts w:hint="eastAsia" w:ascii="宋体" w:hAnsi="宋体"/>
                <w:sz w:val="18"/>
                <w:szCs w:val="18"/>
              </w:rPr>
            </w:pPr>
            <w:r>
              <w:rPr>
                <w:rFonts w:hint="eastAsia" w:ascii="宋体" w:hAnsi="宋体"/>
                <w:sz w:val="18"/>
                <w:szCs w:val="18"/>
                <w:lang w:bidi="ar"/>
              </w:rPr>
              <w:t>开始</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63D48A57">
            <w:pPr>
              <w:rPr>
                <w:rFonts w:hint="eastAsia" w:ascii="宋体" w:hAnsi="宋体"/>
                <w:sz w:val="18"/>
                <w:szCs w:val="18"/>
              </w:rPr>
            </w:pPr>
            <w:r>
              <w:rPr>
                <w:rFonts w:hint="eastAsia" w:ascii="宋体" w:hAnsi="宋体"/>
                <w:sz w:val="18"/>
                <w:szCs w:val="18"/>
                <w:lang w:bidi="ar"/>
              </w:rPr>
              <w:t>业务用户检查已有业务意图是否满足当前需求，确定是否需要创建新的或更改现有意图对象。如果需要，则执行后续步骤；否则，处理流程结束。</w:t>
            </w:r>
          </w:p>
        </w:tc>
      </w:tr>
      <w:tr w14:paraId="22724F78">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6EEFA44">
            <w:pPr>
              <w:jc w:val="center"/>
              <w:rPr>
                <w:rFonts w:hint="eastAsia" w:ascii="宋体" w:hAnsi="宋体"/>
                <w:sz w:val="18"/>
                <w:szCs w:val="18"/>
              </w:rPr>
            </w:pPr>
            <w:r>
              <w:rPr>
                <w:rFonts w:hint="eastAsia" w:ascii="宋体" w:hAnsi="宋体"/>
                <w:sz w:val="18"/>
                <w:szCs w:val="18"/>
                <w:lang w:bidi="ar"/>
              </w:rPr>
              <w:t>评估</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40A115AC">
            <w:pPr>
              <w:rPr>
                <w:rFonts w:hint="eastAsia" w:ascii="宋体" w:hAnsi="宋体"/>
                <w:sz w:val="18"/>
                <w:szCs w:val="18"/>
              </w:rPr>
            </w:pPr>
            <w:r>
              <w:rPr>
                <w:rFonts w:hint="eastAsia" w:ascii="宋体" w:hAnsi="宋体"/>
                <w:sz w:val="18"/>
                <w:szCs w:val="18"/>
                <w:lang w:bidi="ar"/>
              </w:rPr>
              <w:t>业务用户与潜在的意图处理者评估确认意图实现可行性，并按用户需求协商确定宽带业务意图（动态定价宽带）以及网络服务参数（如接入点、带宽、服务提供时间等）。如果评估不可行，则处理流程结束。如果评估可行，则业务用户确定实现意图对象所需的意图处理者及对应的参数信息，进入下发阶段。</w:t>
            </w:r>
          </w:p>
        </w:tc>
      </w:tr>
      <w:tr w14:paraId="215740CC">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0E62D2E5">
            <w:pPr>
              <w:jc w:val="center"/>
              <w:rPr>
                <w:rFonts w:hint="eastAsia" w:ascii="宋体" w:hAnsi="宋体"/>
                <w:sz w:val="18"/>
                <w:szCs w:val="18"/>
              </w:rPr>
            </w:pPr>
            <w:bookmarkStart w:id="2850" w:name="OLE_LINK25"/>
            <w:r>
              <w:rPr>
                <w:rFonts w:hint="eastAsia" w:ascii="宋体" w:hAnsi="宋体"/>
                <w:sz w:val="18"/>
                <w:szCs w:val="18"/>
                <w:lang w:bidi="ar"/>
              </w:rPr>
              <w:t>下发</w:t>
            </w:r>
            <w:bookmarkEnd w:id="2850"/>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47363814">
            <w:pPr>
              <w:pStyle w:val="18"/>
              <w:rPr>
                <w:rFonts w:hint="eastAsia" w:ascii="宋体" w:hAnsi="宋体"/>
                <w:sz w:val="18"/>
                <w:szCs w:val="18"/>
              </w:rPr>
            </w:pPr>
            <w:r>
              <w:rPr>
                <w:rFonts w:hint="eastAsia" w:ascii="宋体" w:hAnsi="宋体"/>
                <w:sz w:val="18"/>
                <w:szCs w:val="18"/>
              </w:rPr>
              <w:t>业务用户通过</w:t>
            </w:r>
            <w:r>
              <w:rPr>
                <w:rFonts w:hint="eastAsia" w:ascii="宋体" w:hAnsi="宋体"/>
                <w:sz w:val="18"/>
                <w:szCs w:val="18"/>
                <w:lang w:bidi="ar"/>
              </w:rPr>
              <w:t>意图转译功能</w:t>
            </w:r>
            <w:r>
              <w:rPr>
                <w:rFonts w:hint="eastAsia" w:ascii="宋体" w:hAnsi="宋体"/>
                <w:sz w:val="18"/>
                <w:szCs w:val="18"/>
              </w:rPr>
              <w:t>创建宽带交付期望的意图对象，并下发给业务运营系统请求新建意图实例。业务运营系统如果接受该意图对象，则创建意图实例，进入实施阶段，否则结束。</w:t>
            </w:r>
          </w:p>
        </w:tc>
      </w:tr>
      <w:tr w14:paraId="31BCAD75">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64E3A492">
            <w:pPr>
              <w:jc w:val="center"/>
              <w:rPr>
                <w:rFonts w:hint="eastAsia" w:ascii="宋体" w:hAnsi="宋体"/>
                <w:sz w:val="18"/>
                <w:szCs w:val="18"/>
              </w:rPr>
            </w:pPr>
            <w:r>
              <w:rPr>
                <w:rFonts w:hint="eastAsia" w:ascii="宋体" w:hAnsi="宋体"/>
                <w:sz w:val="18"/>
                <w:szCs w:val="18"/>
                <w:lang w:bidi="ar"/>
              </w:rPr>
              <w:t>实施</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3D8DBCEC">
            <w:pPr>
              <w:rPr>
                <w:rFonts w:hint="eastAsia" w:ascii="宋体" w:hAnsi="宋体"/>
                <w:sz w:val="18"/>
                <w:szCs w:val="18"/>
              </w:rPr>
            </w:pPr>
            <w:r>
              <w:rPr>
                <w:rFonts w:hint="eastAsia" w:ascii="宋体" w:hAnsi="宋体"/>
                <w:sz w:val="18"/>
                <w:szCs w:val="18"/>
                <w:lang w:bidi="ar"/>
              </w:rPr>
              <w:t>如果接收的是新建意图的请求，业务运营系统通过分析业务意图目标、网络现状，利用策略约束和知识库匹配到对应的产品类型，通过业务意图管理功能分解出服务意图（比如仅在网络带宽空闲率大于</w:t>
            </w:r>
            <w:r>
              <w:rPr>
                <w:rFonts w:ascii="宋体" w:hAnsi="宋体"/>
                <w:sz w:val="18"/>
                <w:szCs w:val="18"/>
                <w:lang w:bidi="ar"/>
              </w:rPr>
              <w:t>50%</w:t>
            </w:r>
            <w:r>
              <w:rPr>
                <w:rFonts w:hint="eastAsia" w:ascii="宋体" w:hAnsi="宋体"/>
                <w:sz w:val="18"/>
                <w:szCs w:val="18"/>
                <w:lang w:bidi="ar"/>
              </w:rPr>
              <w:t>时提供宽带连接服务、宽带接入点、带宽</w:t>
            </w:r>
            <w:r>
              <w:rPr>
                <w:rFonts w:ascii="宋体" w:hAnsi="宋体"/>
                <w:sz w:val="18"/>
                <w:szCs w:val="18"/>
                <w:lang w:bidi="ar"/>
              </w:rPr>
              <w:t>1</w:t>
            </w:r>
            <w:r>
              <w:rPr>
                <w:rFonts w:hint="eastAsia" w:ascii="宋体" w:hAnsi="宋体" w:cs="宋体"/>
                <w:sz w:val="18"/>
                <w:szCs w:val="18"/>
                <w:lang w:bidi="ar"/>
              </w:rPr>
              <w:t>Gbps</w:t>
            </w:r>
            <w:r>
              <w:rPr>
                <w:rFonts w:hint="eastAsia" w:ascii="宋体" w:hAnsi="宋体"/>
                <w:sz w:val="18"/>
                <w:szCs w:val="18"/>
                <w:lang w:bidi="ar"/>
              </w:rPr>
              <w:t>、可用性</w:t>
            </w:r>
            <w:r>
              <w:rPr>
                <w:rFonts w:ascii="宋体" w:hAnsi="宋体"/>
                <w:sz w:val="18"/>
                <w:szCs w:val="18"/>
                <w:lang w:bidi="ar"/>
              </w:rPr>
              <w:t>99%</w:t>
            </w:r>
            <w:r>
              <w:rPr>
                <w:rFonts w:hint="eastAsia" w:ascii="宋体" w:hAnsi="宋体"/>
                <w:sz w:val="18"/>
                <w:szCs w:val="18"/>
                <w:lang w:bidi="ar"/>
              </w:rPr>
              <w:t>、金级用户保障等级），并向服务运营发起服务意图请求。</w:t>
            </w:r>
          </w:p>
        </w:tc>
      </w:tr>
      <w:tr w14:paraId="0B1161E3">
        <w:tblPrEx>
          <w:tblCellMar>
            <w:top w:w="0" w:type="dxa"/>
            <w:left w:w="108" w:type="dxa"/>
            <w:bottom w:w="0" w:type="dxa"/>
            <w:right w:w="108" w:type="dxa"/>
          </w:tblCellMar>
        </w:tblPrEx>
        <w:trPr>
          <w:trHeight w:val="408" w:hRule="atLeast"/>
          <w:jc w:val="center"/>
          <w:ins w:id="399" w:author="CMCC-0926" w:date="2025-10-20T14:33:48Z"/>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656406E7">
            <w:pPr>
              <w:jc w:val="center"/>
              <w:rPr>
                <w:ins w:id="400" w:author="CMCC-0926" w:date="2025-10-20T14:33:48Z"/>
                <w:rFonts w:hint="eastAsia" w:ascii="宋体" w:hAnsi="宋体" w:eastAsia="宋体" w:cs="Times New Roman"/>
                <w:kern w:val="2"/>
                <w:sz w:val="18"/>
                <w:szCs w:val="18"/>
                <w:lang w:val="en-US" w:eastAsia="zh-CN" w:bidi="ar-SA"/>
              </w:rPr>
            </w:pPr>
            <w:ins w:id="401" w:author="CMCC-0926" w:date="2025-10-20T14:34:27Z">
              <w:r>
                <w:rPr>
                  <w:rFonts w:hint="eastAsia" w:ascii="宋体" w:hAnsi="宋体"/>
                  <w:sz w:val="18"/>
                  <w:szCs w:val="18"/>
                  <w:lang w:bidi="ar"/>
                </w:rPr>
                <w:t>实施</w:t>
              </w:r>
            </w:ins>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1DBC73A9">
            <w:pPr>
              <w:rPr>
                <w:ins w:id="402" w:author="CMCC-0926" w:date="2025-10-20T14:34:27Z"/>
                <w:rFonts w:hint="eastAsia" w:ascii="宋体" w:hAnsi="宋体"/>
                <w:sz w:val="18"/>
                <w:szCs w:val="18"/>
              </w:rPr>
            </w:pPr>
            <w:ins w:id="403" w:author="CMCC-0926" w:date="2025-10-20T14:34:27Z">
              <w:r>
                <w:rPr>
                  <w:rFonts w:hint="eastAsia" w:ascii="宋体" w:hAnsi="宋体"/>
                  <w:sz w:val="18"/>
                  <w:szCs w:val="18"/>
                  <w:lang w:bidi="ar"/>
                </w:rPr>
                <w:t>若意图实例新建失败，则结束。</w:t>
              </w:r>
            </w:ins>
          </w:p>
          <w:p w14:paraId="15793A32">
            <w:pPr>
              <w:rPr>
                <w:ins w:id="404" w:author="CMCC-0926" w:date="2025-10-20T14:34:27Z"/>
                <w:rFonts w:hint="eastAsia" w:ascii="宋体" w:hAnsi="宋体"/>
                <w:sz w:val="18"/>
                <w:szCs w:val="18"/>
              </w:rPr>
            </w:pPr>
            <w:ins w:id="405" w:author="CMCC-0926" w:date="2025-10-20T14:34:27Z">
              <w:r>
                <w:rPr>
                  <w:rFonts w:hint="eastAsia" w:ascii="宋体" w:hAnsi="宋体"/>
                  <w:sz w:val="18"/>
                  <w:szCs w:val="18"/>
                  <w:lang w:bidi="ar"/>
                </w:rPr>
                <w:t>如果接收的是业务用户发送的更新意图的请求，如果意图实例更新成功，则持续保障实施，若意图实例更新失败，则结束。</w:t>
              </w:r>
            </w:ins>
          </w:p>
          <w:p w14:paraId="141BAA42">
            <w:pPr>
              <w:rPr>
                <w:ins w:id="406" w:author="CMCC-0926" w:date="2025-10-20T14:34:27Z"/>
                <w:rFonts w:hint="eastAsia" w:ascii="宋体" w:hAnsi="宋体"/>
                <w:sz w:val="18"/>
                <w:szCs w:val="18"/>
              </w:rPr>
            </w:pPr>
            <w:ins w:id="407" w:author="CMCC-0926" w:date="2025-10-20T14:34:27Z">
              <w:r>
                <w:rPr>
                  <w:rFonts w:hint="eastAsia" w:ascii="宋体" w:hAnsi="宋体"/>
                  <w:sz w:val="18"/>
                  <w:szCs w:val="18"/>
                  <w:lang w:bidi="ar"/>
                </w:rPr>
                <w:t>如果期间业务运营系统接收到业务用户发来的意图实例删除请求，如果意图实例删除成功，则结束。</w:t>
              </w:r>
            </w:ins>
          </w:p>
          <w:p w14:paraId="3FC49E05">
            <w:pPr>
              <w:rPr>
                <w:ins w:id="408" w:author="CMCC-0926" w:date="2025-10-20T14:33:48Z"/>
                <w:rFonts w:hint="eastAsia" w:ascii="宋体" w:hAnsi="宋体" w:eastAsia="宋体" w:cs="Times New Roman"/>
                <w:kern w:val="2"/>
                <w:sz w:val="18"/>
                <w:szCs w:val="18"/>
                <w:lang w:val="en-US" w:eastAsia="zh-CN" w:bidi="ar-SA"/>
              </w:rPr>
            </w:pPr>
            <w:ins w:id="409" w:author="CMCC-0926" w:date="2025-10-20T14:34:27Z">
              <w:r>
                <w:rPr>
                  <w:rFonts w:hint="eastAsia" w:ascii="宋体" w:hAnsi="宋体"/>
                  <w:sz w:val="18"/>
                  <w:szCs w:val="18"/>
                  <w:lang w:bidi="ar"/>
                </w:rPr>
                <w:t>整个意图执行过程中，业务运营系统根据业务用户订阅的条件，在满足特定条件时（如意图冲突、意图满足状态发生变化等）向业务用户发送意图报告。</w:t>
              </w:r>
            </w:ins>
          </w:p>
        </w:tc>
      </w:tr>
      <w:tr w14:paraId="21F2AF8F">
        <w:tblPrEx>
          <w:tblCellMar>
            <w:top w:w="0" w:type="dxa"/>
            <w:left w:w="108" w:type="dxa"/>
            <w:bottom w:w="0" w:type="dxa"/>
            <w:right w:w="108" w:type="dxa"/>
          </w:tblCellMar>
        </w:tblPrEx>
        <w:trPr>
          <w:trHeight w:val="408" w:hRule="atLeast"/>
          <w:jc w:val="center"/>
          <w:ins w:id="410" w:author="CMCC-0926" w:date="2025-10-20T14:34:24Z"/>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73B0923B">
            <w:pPr>
              <w:jc w:val="center"/>
              <w:rPr>
                <w:ins w:id="411" w:author="CMCC-0926" w:date="2025-10-20T14:34:24Z"/>
                <w:rFonts w:hint="eastAsia" w:ascii="宋体" w:hAnsi="宋体" w:eastAsia="宋体" w:cs="Times New Roman"/>
                <w:kern w:val="2"/>
                <w:sz w:val="18"/>
                <w:szCs w:val="18"/>
                <w:lang w:val="en-US" w:eastAsia="zh-CN" w:bidi="ar-SA"/>
              </w:rPr>
            </w:pPr>
            <w:ins w:id="412" w:author="CMCC-0926" w:date="2025-10-20T14:34:27Z">
              <w:r>
                <w:rPr>
                  <w:rFonts w:hint="eastAsia" w:ascii="宋体" w:hAnsi="宋体"/>
                  <w:sz w:val="18"/>
                  <w:szCs w:val="18"/>
                  <w:lang w:bidi="ar"/>
                </w:rPr>
                <w:t>结束</w:t>
              </w:r>
            </w:ins>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4E0E57C2">
            <w:pPr>
              <w:rPr>
                <w:ins w:id="413" w:author="CMCC-0926" w:date="2025-10-20T14:34:24Z"/>
                <w:rFonts w:hint="eastAsia" w:ascii="宋体" w:hAnsi="宋体" w:eastAsia="宋体" w:cs="Times New Roman"/>
                <w:kern w:val="2"/>
                <w:sz w:val="18"/>
                <w:szCs w:val="18"/>
                <w:lang w:val="en-US" w:eastAsia="zh-CN" w:bidi="ar-SA"/>
              </w:rPr>
            </w:pPr>
            <w:ins w:id="414" w:author="CMCC-0926" w:date="2025-10-20T14:34:27Z">
              <w:r>
                <w:rPr>
                  <w:rFonts w:hint="eastAsia" w:ascii="宋体" w:hAnsi="宋体"/>
                  <w:sz w:val="18"/>
                  <w:szCs w:val="18"/>
                  <w:lang w:bidi="ar"/>
                </w:rPr>
                <w:t>意图实例被删除或者完成失败（包括新建意图对象失败、可行性评估不通过、新建实例失败、实施过程中更新实例失败等）。</w:t>
              </w:r>
            </w:ins>
          </w:p>
        </w:tc>
      </w:tr>
    </w:tbl>
    <w:p w14:paraId="28732E39">
      <w:pPr>
        <w:spacing w:before="120" w:beforeLines="50" w:after="120" w:afterLines="50"/>
        <w:jc w:val="center"/>
        <w:rPr>
          <w:del w:id="415" w:author="CMCC-0926" w:date="2025-09-28T11:35:38Z"/>
          <w:rFonts w:hint="eastAsia" w:ascii="黑体" w:hAnsi="黑体" w:eastAsia="黑体" w:cs="黑体"/>
          <w:szCs w:val="21"/>
          <w:highlight w:val="yellow"/>
          <w:rPrChange w:id="416" w:author="吴泽宇" w:date="2025-09-17T09:51:43Z">
            <w:rPr>
              <w:del w:id="417" w:author="CMCC-0926" w:date="2025-09-28T11:35:38Z"/>
              <w:rFonts w:hint="eastAsia" w:ascii="黑体" w:hAnsi="黑体" w:eastAsia="黑体" w:cs="黑体"/>
              <w:szCs w:val="21"/>
            </w:rPr>
          </w:rPrChange>
        </w:rPr>
      </w:pPr>
      <w:del w:id="418" w:author="CMCC-0926" w:date="2025-09-28T11:35:38Z">
        <w:r>
          <w:rPr>
            <w:rFonts w:hint="eastAsia" w:ascii="黑体" w:hAnsi="黑体" w:eastAsia="黑体" w:cs="黑体"/>
            <w:szCs w:val="21"/>
            <w:highlight w:val="yellow"/>
            <w:lang w:bidi="ar"/>
            <w:rPrChange w:id="419" w:author="吴泽宇" w:date="2025-09-17T09:51:43Z">
              <w:rPr>
                <w:rFonts w:hint="eastAsia" w:ascii="黑体" w:hAnsi="黑体" w:eastAsia="黑体" w:cs="黑体"/>
                <w:szCs w:val="21"/>
                <w:lang w:bidi="ar"/>
              </w:rPr>
            </w:rPrChange>
          </w:rPr>
          <w:delText>附表A.1（续） 基于意图的动态定价宽带业务跨层管理过程</w:delText>
        </w:r>
      </w:del>
      <w:del w:id="420" w:author="CMCC-0926" w:date="2025-09-28T11:35:38Z">
        <w:r>
          <w:rPr>
            <w:rFonts w:hint="eastAsia" w:ascii="黑体" w:hAnsi="黑体" w:eastAsia="黑体" w:cs="黑体"/>
            <w:szCs w:val="21"/>
            <w:highlight w:val="yellow"/>
            <w:rPrChange w:id="421" w:author="吴泽宇" w:date="2025-09-17T09:51:43Z">
              <w:rPr>
                <w:rFonts w:hint="eastAsia" w:ascii="黑体" w:hAnsi="黑体" w:eastAsia="黑体" w:cs="黑体"/>
                <w:szCs w:val="21"/>
              </w:rPr>
            </w:rPrChange>
          </w:rPr>
          <w:delText>——</w:delText>
        </w:r>
      </w:del>
      <w:del w:id="422" w:author="CMCC-0926" w:date="2025-09-28T11:35:38Z">
        <w:r>
          <w:rPr>
            <w:rFonts w:hint="eastAsia" w:ascii="黑体" w:hAnsi="黑体" w:eastAsia="黑体" w:cs="黑体"/>
            <w:szCs w:val="21"/>
            <w:highlight w:val="yellow"/>
            <w:lang w:bidi="ar"/>
            <w:rPrChange w:id="423" w:author="吴泽宇" w:date="2025-09-17T09:51:43Z">
              <w:rPr>
                <w:rFonts w:hint="eastAsia" w:ascii="黑体" w:hAnsi="黑体" w:eastAsia="黑体" w:cs="黑体"/>
                <w:szCs w:val="21"/>
                <w:lang w:bidi="ar"/>
              </w:rPr>
            </w:rPrChange>
          </w:rPr>
          <w:delText>业务层意图处理</w:delText>
        </w:r>
      </w:del>
    </w:p>
    <w:p w14:paraId="273C84D6">
      <w:pPr>
        <w:spacing w:before="240" w:beforeLines="100" w:after="120" w:afterLines="50"/>
        <w:jc w:val="center"/>
        <w:rPr>
          <w:szCs w:val="21"/>
        </w:rPr>
      </w:pPr>
      <w:del w:id="424" w:author="吴泽宇" w:date="2025-09-17T09:51:51Z">
        <w:r>
          <w:rPr>
            <w:rFonts w:hint="eastAsia" w:ascii="黑体" w:hAnsi="黑体" w:eastAsia="黑体" w:cs="黑体"/>
            <w:szCs w:val="21"/>
            <w:lang w:bidi="ar"/>
          </w:rPr>
          <w:delText>附</w:delText>
        </w:r>
      </w:del>
      <w:r>
        <w:rPr>
          <w:rFonts w:hint="eastAsia" w:ascii="黑体" w:hAnsi="黑体" w:eastAsia="黑体" w:cs="黑体"/>
          <w:szCs w:val="21"/>
          <w:lang w:bidi="ar"/>
        </w:rPr>
        <w:t>表A.2 基于意图的动态定价宽带业务跨层管理过程——服务层意图处理</w:t>
      </w:r>
    </w:p>
    <w:tbl>
      <w:tblPr>
        <w:tblStyle w:val="56"/>
        <w:tblW w:w="5000" w:type="pct"/>
        <w:jc w:val="center"/>
        <w:tblLayout w:type="autofit"/>
        <w:tblCellMar>
          <w:top w:w="0" w:type="dxa"/>
          <w:left w:w="108" w:type="dxa"/>
          <w:bottom w:w="0" w:type="dxa"/>
          <w:right w:w="108" w:type="dxa"/>
        </w:tblCellMar>
      </w:tblPr>
      <w:tblGrid>
        <w:gridCol w:w="1790"/>
        <w:gridCol w:w="6923"/>
      </w:tblGrid>
      <w:tr w14:paraId="7E730071">
        <w:tblPrEx>
          <w:tblCellMar>
            <w:top w:w="0" w:type="dxa"/>
            <w:left w:w="108" w:type="dxa"/>
            <w:bottom w:w="0" w:type="dxa"/>
            <w:right w:w="108" w:type="dxa"/>
          </w:tblCellMar>
        </w:tblPrEx>
        <w:trPr>
          <w:trHeight w:val="408" w:hRule="atLeast"/>
          <w:jc w:val="center"/>
        </w:trPr>
        <w:tc>
          <w:tcPr>
            <w:tcW w:w="5000" w:type="pct"/>
            <w:gridSpan w:val="2"/>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8A1BF7F">
            <w:pPr>
              <w:jc w:val="center"/>
              <w:rPr>
                <w:rFonts w:hint="eastAsia" w:ascii="宋体" w:hAnsi="宋体" w:cs="宋体"/>
                <w:sz w:val="18"/>
                <w:szCs w:val="18"/>
              </w:rPr>
            </w:pPr>
            <w:r>
              <w:rPr>
                <w:rFonts w:hint="eastAsia" w:ascii="宋体" w:hAnsi="宋体"/>
                <w:sz w:val="18"/>
                <w:szCs w:val="18"/>
                <w:lang w:bidi="ar"/>
              </w:rPr>
              <w:t>服务层意图处理过程</w:t>
            </w:r>
          </w:p>
        </w:tc>
      </w:tr>
      <w:tr w14:paraId="72CBE7E2">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2A125900">
            <w:pPr>
              <w:jc w:val="center"/>
              <w:rPr>
                <w:rFonts w:hint="eastAsia" w:ascii="宋体" w:hAnsi="宋体"/>
                <w:sz w:val="18"/>
                <w:szCs w:val="18"/>
              </w:rPr>
            </w:pPr>
            <w:r>
              <w:rPr>
                <w:rFonts w:hint="eastAsia" w:ascii="宋体" w:hAnsi="宋体"/>
                <w:sz w:val="18"/>
                <w:szCs w:val="18"/>
                <w:lang w:bidi="ar"/>
              </w:rPr>
              <w:t>预设条件</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6D8FA14F">
            <w:pPr>
              <w:rPr>
                <w:rFonts w:hint="eastAsia" w:ascii="宋体" w:hAnsi="宋体"/>
                <w:sz w:val="18"/>
                <w:szCs w:val="18"/>
              </w:rPr>
            </w:pPr>
            <w:r>
              <w:rPr>
                <w:rFonts w:hint="eastAsia" w:ascii="宋体" w:hAnsi="宋体"/>
                <w:sz w:val="18"/>
                <w:szCs w:val="18"/>
                <w:lang w:bidi="ar"/>
              </w:rPr>
              <w:t>基于空闲资源率为特定用户开放宽带服务已就绪，并支持订购模式。</w:t>
            </w:r>
          </w:p>
        </w:tc>
      </w:tr>
      <w:tr w14:paraId="1A4812AD">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4EED702E">
            <w:pPr>
              <w:jc w:val="center"/>
              <w:rPr>
                <w:rFonts w:hint="eastAsia" w:ascii="宋体" w:hAnsi="宋体"/>
                <w:sz w:val="18"/>
                <w:szCs w:val="18"/>
              </w:rPr>
            </w:pPr>
            <w:r>
              <w:rPr>
                <w:rFonts w:hint="eastAsia" w:ascii="宋体" w:hAnsi="宋体"/>
                <w:sz w:val="18"/>
                <w:szCs w:val="18"/>
                <w:lang w:bidi="ar"/>
              </w:rPr>
              <w:t>意图携带的信息</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57E62DFB">
            <w:pPr>
              <w:rPr>
                <w:rFonts w:hint="eastAsia" w:ascii="宋体" w:hAnsi="宋体"/>
                <w:sz w:val="18"/>
                <w:szCs w:val="18"/>
              </w:rPr>
            </w:pPr>
            <w:r>
              <w:rPr>
                <w:rFonts w:hint="eastAsia" w:ascii="宋体" w:hAnsi="宋体"/>
                <w:sz w:val="18"/>
                <w:szCs w:val="18"/>
                <w:lang w:bidi="ar"/>
              </w:rPr>
              <w:t>通用意图模型描述的业务运营期望的连接宽带、接入端点、</w:t>
            </w:r>
            <w:r>
              <w:rPr>
                <w:rFonts w:ascii="宋体" w:hAnsi="宋体"/>
                <w:sz w:val="18"/>
                <w:szCs w:val="18"/>
                <w:lang w:bidi="ar"/>
              </w:rPr>
              <w:t>SLA</w:t>
            </w:r>
            <w:r>
              <w:rPr>
                <w:rFonts w:hint="eastAsia" w:ascii="宋体" w:hAnsi="宋体"/>
                <w:sz w:val="18"/>
                <w:szCs w:val="18"/>
                <w:lang w:bidi="ar"/>
              </w:rPr>
              <w:t>以及带宽使用权限开放触发条件（空闲率大于</w:t>
            </w:r>
            <w:r>
              <w:rPr>
                <w:rFonts w:ascii="宋体" w:hAnsi="宋体"/>
                <w:sz w:val="18"/>
                <w:szCs w:val="18"/>
                <w:lang w:bidi="ar"/>
              </w:rPr>
              <w:t>50%</w:t>
            </w:r>
            <w:r>
              <w:rPr>
                <w:rFonts w:hint="eastAsia" w:ascii="宋体" w:hAnsi="宋体"/>
                <w:sz w:val="18"/>
                <w:szCs w:val="18"/>
                <w:lang w:bidi="ar"/>
              </w:rPr>
              <w:t>）等。</w:t>
            </w:r>
          </w:p>
        </w:tc>
      </w:tr>
      <w:tr w14:paraId="0C913D0B">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B0A663D">
            <w:pPr>
              <w:jc w:val="center"/>
              <w:rPr>
                <w:rFonts w:hint="eastAsia" w:ascii="宋体" w:hAnsi="宋体"/>
                <w:sz w:val="18"/>
                <w:szCs w:val="18"/>
              </w:rPr>
            </w:pPr>
            <w:r>
              <w:rPr>
                <w:rFonts w:hint="eastAsia" w:ascii="宋体" w:hAnsi="宋体"/>
                <w:sz w:val="18"/>
                <w:szCs w:val="18"/>
                <w:lang w:bidi="ar"/>
              </w:rPr>
              <w:t>意图所有者</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74774E42">
            <w:pPr>
              <w:rPr>
                <w:rFonts w:hint="eastAsia" w:ascii="宋体" w:hAnsi="宋体"/>
                <w:sz w:val="18"/>
                <w:szCs w:val="18"/>
              </w:rPr>
            </w:pPr>
            <w:r>
              <w:rPr>
                <w:rFonts w:hint="eastAsia" w:ascii="宋体" w:hAnsi="宋体"/>
                <w:sz w:val="18"/>
                <w:szCs w:val="18"/>
                <w:lang w:bidi="ar"/>
              </w:rPr>
              <w:t>业务运营系统（</w:t>
            </w:r>
            <w:r>
              <w:rPr>
                <w:rFonts w:hint="eastAsia" w:ascii="宋体" w:hAnsi="宋体" w:cs="宋体"/>
                <w:sz w:val="18"/>
                <w:szCs w:val="18"/>
                <w:lang w:bidi="ar"/>
              </w:rPr>
              <w:t>BSS</w:t>
            </w:r>
            <w:r>
              <w:rPr>
                <w:rFonts w:hint="eastAsia" w:ascii="宋体" w:hAnsi="宋体"/>
                <w:sz w:val="18"/>
                <w:szCs w:val="18"/>
                <w:lang w:bidi="ar"/>
              </w:rPr>
              <w:t>）</w:t>
            </w:r>
          </w:p>
        </w:tc>
      </w:tr>
      <w:tr w14:paraId="67FC4818">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57082956">
            <w:pPr>
              <w:jc w:val="center"/>
              <w:rPr>
                <w:rFonts w:hint="eastAsia" w:ascii="宋体" w:hAnsi="宋体"/>
                <w:sz w:val="18"/>
                <w:szCs w:val="18"/>
              </w:rPr>
            </w:pPr>
            <w:r>
              <w:rPr>
                <w:rFonts w:hint="eastAsia" w:ascii="宋体" w:hAnsi="宋体"/>
                <w:sz w:val="18"/>
                <w:szCs w:val="18"/>
                <w:lang w:bidi="ar"/>
              </w:rPr>
              <w:t>意图处理者</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498AAA40">
            <w:pPr>
              <w:rPr>
                <w:rFonts w:hint="eastAsia" w:ascii="宋体" w:hAnsi="宋体"/>
                <w:sz w:val="18"/>
                <w:szCs w:val="18"/>
              </w:rPr>
            </w:pPr>
            <w:r>
              <w:rPr>
                <w:rFonts w:hint="eastAsia" w:ascii="宋体" w:hAnsi="宋体"/>
                <w:sz w:val="18"/>
                <w:szCs w:val="18"/>
                <w:lang w:bidi="ar"/>
              </w:rPr>
              <w:t>服务运营系统（服务编排系统）</w:t>
            </w:r>
          </w:p>
        </w:tc>
      </w:tr>
      <w:tr w14:paraId="7770E92A">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D8542F6">
            <w:pPr>
              <w:jc w:val="center"/>
              <w:rPr>
                <w:rFonts w:hint="eastAsia" w:ascii="宋体" w:hAnsi="宋体"/>
                <w:sz w:val="18"/>
                <w:szCs w:val="18"/>
              </w:rPr>
            </w:pPr>
            <w:r>
              <w:rPr>
                <w:rFonts w:hint="eastAsia" w:ascii="宋体" w:hAnsi="宋体"/>
                <w:sz w:val="18"/>
                <w:szCs w:val="18"/>
                <w:lang w:bidi="ar"/>
              </w:rPr>
              <w:t>意图输入</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402D3E1B">
            <w:pPr>
              <w:rPr>
                <w:rFonts w:hint="eastAsia" w:ascii="宋体" w:hAnsi="宋体"/>
                <w:sz w:val="18"/>
                <w:szCs w:val="18"/>
              </w:rPr>
            </w:pPr>
            <w:r>
              <w:rPr>
                <w:rFonts w:hint="eastAsia" w:ascii="宋体" w:hAnsi="宋体"/>
                <w:sz w:val="18"/>
                <w:szCs w:val="18"/>
                <w:lang w:bidi="ar"/>
              </w:rPr>
              <w:t>业务运营系统传递的动态定价宽带业务服务意图</w:t>
            </w:r>
          </w:p>
        </w:tc>
      </w:tr>
      <w:tr w14:paraId="08F544ED">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56782997">
            <w:pPr>
              <w:jc w:val="center"/>
              <w:rPr>
                <w:rFonts w:hint="eastAsia" w:ascii="宋体" w:hAnsi="宋体"/>
                <w:sz w:val="18"/>
                <w:szCs w:val="18"/>
              </w:rPr>
            </w:pPr>
            <w:r>
              <w:rPr>
                <w:rFonts w:hint="eastAsia" w:ascii="宋体" w:hAnsi="宋体"/>
                <w:sz w:val="18"/>
                <w:szCs w:val="18"/>
                <w:lang w:bidi="ar"/>
              </w:rPr>
              <w:t>开始</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2EFBA9AC">
            <w:pPr>
              <w:rPr>
                <w:rFonts w:hint="eastAsia" w:ascii="宋体" w:hAnsi="宋体"/>
                <w:sz w:val="18"/>
                <w:szCs w:val="18"/>
              </w:rPr>
            </w:pPr>
            <w:r>
              <w:rPr>
                <w:rFonts w:hint="eastAsia" w:ascii="宋体" w:hAnsi="宋体"/>
                <w:sz w:val="18"/>
                <w:szCs w:val="18"/>
                <w:lang w:bidi="ar"/>
              </w:rPr>
              <w:t>业务运营系统检查已有服务意图是否满足当前需求，确定是创建新的或更改现有意图对象。如果需要，则执行后续步骤；否则，处理流程结束。</w:t>
            </w:r>
          </w:p>
        </w:tc>
      </w:tr>
      <w:tr w14:paraId="70EBCB77">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19584392">
            <w:pPr>
              <w:jc w:val="center"/>
              <w:rPr>
                <w:rFonts w:hint="eastAsia" w:ascii="宋体" w:hAnsi="宋体"/>
                <w:sz w:val="18"/>
                <w:szCs w:val="18"/>
              </w:rPr>
            </w:pPr>
            <w:r>
              <w:rPr>
                <w:rFonts w:hint="eastAsia" w:ascii="宋体" w:hAnsi="宋体"/>
                <w:sz w:val="18"/>
                <w:szCs w:val="18"/>
                <w:lang w:bidi="ar"/>
              </w:rPr>
              <w:t>评估</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4886C1C3">
            <w:pPr>
              <w:rPr>
                <w:rFonts w:hint="eastAsia" w:ascii="宋体" w:hAnsi="宋体"/>
                <w:sz w:val="18"/>
                <w:szCs w:val="18"/>
              </w:rPr>
            </w:pPr>
            <w:r>
              <w:rPr>
                <w:rFonts w:hint="eastAsia" w:ascii="宋体" w:hAnsi="宋体"/>
                <w:sz w:val="18"/>
                <w:szCs w:val="18"/>
                <w:lang w:bidi="ar"/>
              </w:rPr>
              <w:t>业务运营系统与潜在的意图处理者评估确认意图实现可行性，确定意图处理者为服务编排系统，并对相应方案产生的影响进行验证和评估。如果评估不可行，则处理流程结束。如果评估可行，则业务运营系统确定实现意图对象所需的意图处理者及对应的参数信息，进入下发阶段。</w:t>
            </w:r>
          </w:p>
        </w:tc>
      </w:tr>
      <w:tr w14:paraId="7FBB34CF">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17674A40">
            <w:pPr>
              <w:jc w:val="center"/>
              <w:rPr>
                <w:rFonts w:hint="eastAsia" w:ascii="宋体" w:hAnsi="宋体"/>
                <w:sz w:val="18"/>
                <w:szCs w:val="18"/>
              </w:rPr>
            </w:pPr>
            <w:r>
              <w:rPr>
                <w:rFonts w:hint="eastAsia" w:ascii="宋体" w:hAnsi="宋体"/>
                <w:sz w:val="18"/>
                <w:szCs w:val="18"/>
                <w:lang w:bidi="ar"/>
              </w:rPr>
              <w:t>下发</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38F7CBA5">
            <w:pPr>
              <w:rPr>
                <w:rFonts w:hint="eastAsia" w:ascii="宋体" w:hAnsi="宋体"/>
                <w:sz w:val="18"/>
                <w:szCs w:val="18"/>
              </w:rPr>
            </w:pPr>
            <w:r>
              <w:rPr>
                <w:rFonts w:hint="eastAsia" w:ascii="宋体" w:hAnsi="宋体"/>
                <w:sz w:val="18"/>
                <w:szCs w:val="18"/>
                <w:lang w:bidi="ar"/>
              </w:rPr>
              <w:t>业务运营系统根据检测和调查的最终信息，下发创建包含宽带连接和约束条件的交付期望的意图对象给服务运营系统（服务编排系统）请求新建意图实例，服务运营系统（服务编排系统）如果接受该意图对象，则创建意图实例，进入实施阶段，否则结束。</w:t>
            </w:r>
          </w:p>
        </w:tc>
      </w:tr>
      <w:tr w14:paraId="65979209">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0FC94735">
            <w:pPr>
              <w:jc w:val="center"/>
              <w:rPr>
                <w:rFonts w:hint="eastAsia" w:ascii="宋体" w:hAnsi="宋体"/>
                <w:sz w:val="18"/>
                <w:szCs w:val="18"/>
              </w:rPr>
            </w:pPr>
            <w:r>
              <w:rPr>
                <w:rFonts w:hint="eastAsia" w:ascii="宋体" w:hAnsi="宋体"/>
                <w:sz w:val="18"/>
                <w:szCs w:val="18"/>
                <w:lang w:bidi="ar"/>
              </w:rPr>
              <w:t>实施</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16422F2D">
            <w:pPr>
              <w:rPr>
                <w:rFonts w:hint="eastAsia" w:ascii="宋体" w:hAnsi="宋体"/>
                <w:sz w:val="18"/>
                <w:szCs w:val="18"/>
              </w:rPr>
            </w:pPr>
            <w:r>
              <w:rPr>
                <w:rFonts w:hint="eastAsia" w:ascii="宋体" w:hAnsi="宋体"/>
                <w:sz w:val="18"/>
                <w:szCs w:val="18"/>
                <w:lang w:bidi="ar"/>
              </w:rPr>
              <w:t>如果接收的是新建意图的请求，服务运营系统（服务编排系统）将意图转化为服务监控、开通和保障订单，并在订单执行交付时添加约束（网络带宽空闲率大于50%），意图解决方案包含网络空闲率监控指标、宽带接入端点、连接宽带、保障等级以及服务生效触发条件等，通过订单接口调用下发至下层网管系统。</w:t>
            </w:r>
          </w:p>
          <w:p w14:paraId="4575837B">
            <w:pPr>
              <w:rPr>
                <w:rFonts w:hint="eastAsia" w:ascii="宋体" w:hAnsi="宋体"/>
                <w:sz w:val="18"/>
                <w:szCs w:val="18"/>
                <w:lang w:bidi="ar"/>
              </w:rPr>
            </w:pPr>
            <w:r>
              <w:rPr>
                <w:rFonts w:hint="eastAsia" w:ascii="宋体" w:hAnsi="宋体"/>
                <w:sz w:val="18"/>
                <w:szCs w:val="18"/>
                <w:lang w:bidi="ar"/>
              </w:rPr>
              <w:t>如果接收的是业务运营系统发送的更新意图的请求，如果意图实例更新成功，则持续保障实施，若意图实例更新失败，则结束。</w:t>
            </w:r>
          </w:p>
          <w:p w14:paraId="364FA9FF">
            <w:pPr>
              <w:rPr>
                <w:rFonts w:hint="eastAsia" w:ascii="宋体" w:hAnsi="宋体"/>
                <w:sz w:val="18"/>
                <w:szCs w:val="18"/>
              </w:rPr>
            </w:pPr>
            <w:r>
              <w:rPr>
                <w:rFonts w:hint="eastAsia" w:ascii="宋体" w:hAnsi="宋体"/>
                <w:sz w:val="18"/>
                <w:szCs w:val="18"/>
                <w:lang w:bidi="ar"/>
              </w:rPr>
              <w:t>如果期间服务运营系统（服务编排系统）接收到业务运营系统（</w:t>
            </w:r>
            <w:r>
              <w:rPr>
                <w:rFonts w:hint="eastAsia" w:ascii="宋体" w:hAnsi="宋体" w:cs="宋体"/>
                <w:sz w:val="18"/>
                <w:szCs w:val="18"/>
                <w:lang w:bidi="ar"/>
              </w:rPr>
              <w:t>BSS</w:t>
            </w:r>
            <w:r>
              <w:rPr>
                <w:rFonts w:hint="eastAsia" w:ascii="宋体" w:hAnsi="宋体"/>
                <w:sz w:val="18"/>
                <w:szCs w:val="18"/>
                <w:lang w:bidi="ar"/>
              </w:rPr>
              <w:t>）发来的意图实例删除请求，如果意图实例删除成功，则结束。</w:t>
            </w:r>
          </w:p>
          <w:p w14:paraId="57B80861">
            <w:pPr>
              <w:rPr>
                <w:rFonts w:hint="eastAsia" w:ascii="宋体" w:hAnsi="宋体"/>
                <w:sz w:val="18"/>
                <w:szCs w:val="18"/>
                <w:lang w:bidi="ar"/>
              </w:rPr>
            </w:pPr>
            <w:r>
              <w:rPr>
                <w:rFonts w:hint="eastAsia" w:ascii="宋体" w:hAnsi="宋体"/>
                <w:sz w:val="18"/>
                <w:szCs w:val="18"/>
                <w:lang w:bidi="ar"/>
              </w:rPr>
              <w:t>整个意图执行过程中，服务运营系统（服务编排系统）根据业务运营系统订阅的条件，在满足特定条件时（如意图冲突、意图满足状态发生变化等）向业务运营系统发送意图报告。</w:t>
            </w:r>
          </w:p>
        </w:tc>
      </w:tr>
      <w:tr w14:paraId="259A4A54">
        <w:tblPrEx>
          <w:tblCellMar>
            <w:top w:w="0" w:type="dxa"/>
            <w:left w:w="108" w:type="dxa"/>
            <w:bottom w:w="0" w:type="dxa"/>
            <w:right w:w="108" w:type="dxa"/>
          </w:tblCellMar>
        </w:tblPrEx>
        <w:trPr>
          <w:trHeight w:val="408" w:hRule="atLeast"/>
          <w:jc w:val="center"/>
        </w:trPr>
        <w:tc>
          <w:tcPr>
            <w:tcW w:w="1027"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03F4008D">
            <w:pPr>
              <w:jc w:val="center"/>
              <w:rPr>
                <w:rFonts w:hint="eastAsia" w:ascii="宋体" w:hAnsi="宋体"/>
                <w:sz w:val="18"/>
                <w:szCs w:val="18"/>
              </w:rPr>
            </w:pPr>
            <w:r>
              <w:rPr>
                <w:rFonts w:hint="eastAsia" w:ascii="宋体" w:hAnsi="宋体"/>
                <w:sz w:val="18"/>
                <w:szCs w:val="18"/>
                <w:lang w:bidi="ar"/>
              </w:rPr>
              <w:t>结束</w:t>
            </w:r>
          </w:p>
        </w:tc>
        <w:tc>
          <w:tcPr>
            <w:tcW w:w="3972" w:type="pct"/>
            <w:tcBorders>
              <w:top w:val="single" w:color="auto" w:sz="8" w:space="0"/>
              <w:left w:val="nil"/>
              <w:bottom w:val="single" w:color="auto" w:sz="8" w:space="0"/>
              <w:right w:val="single" w:color="auto" w:sz="8" w:space="0"/>
            </w:tcBorders>
            <w:shd w:val="clear" w:color="auto" w:fill="FFFFFF" w:themeFill="background1"/>
            <w:vAlign w:val="center"/>
          </w:tcPr>
          <w:p w14:paraId="0B2D5A69">
            <w:pPr>
              <w:rPr>
                <w:rFonts w:hint="eastAsia" w:ascii="宋体" w:hAnsi="宋体"/>
                <w:sz w:val="18"/>
                <w:szCs w:val="18"/>
              </w:rPr>
            </w:pPr>
            <w:r>
              <w:rPr>
                <w:rFonts w:hint="eastAsia" w:ascii="宋体" w:hAnsi="宋体"/>
                <w:sz w:val="18"/>
                <w:szCs w:val="18"/>
                <w:lang w:bidi="ar"/>
              </w:rPr>
              <w:t>意图实例被删除或者完成失败（包括新建意图对象失败、可行性评估不通过、新建意图实例失败、实施过程中更新意图实例失败等）。</w:t>
            </w:r>
          </w:p>
        </w:tc>
      </w:tr>
    </w:tbl>
    <w:p w14:paraId="483D8DA0">
      <w:pPr>
        <w:spacing w:before="240" w:beforeLines="100" w:after="120" w:afterLines="50"/>
        <w:ind w:firstLine="1050" w:firstLineChars="500"/>
        <w:rPr>
          <w:rFonts w:hint="eastAsia" w:ascii="黑体" w:hAnsi="黑体" w:eastAsia="黑体" w:cs="黑体"/>
          <w:szCs w:val="21"/>
          <w:lang w:bidi="ar"/>
        </w:rPr>
      </w:pPr>
    </w:p>
    <w:p w14:paraId="6AF3B3BF">
      <w:pPr>
        <w:spacing w:before="240" w:beforeLines="100" w:after="120" w:afterLines="50"/>
        <w:ind w:firstLine="1050" w:firstLineChars="500"/>
        <w:rPr>
          <w:szCs w:val="21"/>
        </w:rPr>
      </w:pPr>
      <w:del w:id="425" w:author="吴泽宇" w:date="2025-09-17T09:51:55Z">
        <w:r>
          <w:rPr>
            <w:rFonts w:hint="eastAsia" w:ascii="黑体" w:hAnsi="黑体" w:eastAsia="黑体" w:cs="黑体"/>
            <w:szCs w:val="21"/>
            <w:lang w:bidi="ar"/>
          </w:rPr>
          <w:delText>附</w:delText>
        </w:r>
      </w:del>
      <w:r>
        <w:rPr>
          <w:rFonts w:hint="eastAsia" w:ascii="黑体" w:hAnsi="黑体" w:eastAsia="黑体" w:cs="黑体"/>
          <w:szCs w:val="21"/>
          <w:lang w:bidi="ar"/>
        </w:rPr>
        <w:t>表A.3 基于意图的动态定价宽带业务跨层管理过程——资源层意图处理</w:t>
      </w:r>
    </w:p>
    <w:tbl>
      <w:tblPr>
        <w:tblStyle w:val="56"/>
        <w:tblW w:w="5000" w:type="pct"/>
        <w:jc w:val="center"/>
        <w:shd w:val="clear" w:color="auto" w:fill="FFFFFF" w:themeFill="background1"/>
        <w:tblLayout w:type="autofit"/>
        <w:tblCellMar>
          <w:top w:w="0" w:type="dxa"/>
          <w:left w:w="108" w:type="dxa"/>
          <w:bottom w:w="0" w:type="dxa"/>
          <w:right w:w="108" w:type="dxa"/>
        </w:tblCellMar>
      </w:tblPr>
      <w:tblGrid>
        <w:gridCol w:w="1802"/>
        <w:gridCol w:w="6911"/>
      </w:tblGrid>
      <w:tr w14:paraId="54E34DDC">
        <w:tblPrEx>
          <w:shd w:val="clear" w:color="auto" w:fill="FFFFFF" w:themeFill="background1"/>
          <w:tblCellMar>
            <w:top w:w="0" w:type="dxa"/>
            <w:left w:w="108" w:type="dxa"/>
            <w:bottom w:w="0" w:type="dxa"/>
            <w:right w:w="108" w:type="dxa"/>
          </w:tblCellMar>
        </w:tblPrEx>
        <w:trPr>
          <w:trHeight w:val="408" w:hRule="atLeast"/>
          <w:jc w:val="center"/>
        </w:trPr>
        <w:tc>
          <w:tcPr>
            <w:tcW w:w="5000" w:type="pct"/>
            <w:gridSpan w:val="2"/>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BAEB06B">
            <w:pPr>
              <w:jc w:val="center"/>
              <w:rPr>
                <w:rFonts w:hint="eastAsia" w:ascii="宋体" w:hAnsi="宋体" w:cs="宋体"/>
                <w:sz w:val="18"/>
                <w:szCs w:val="18"/>
              </w:rPr>
            </w:pPr>
            <w:r>
              <w:rPr>
                <w:rFonts w:hint="eastAsia"/>
                <w:sz w:val="18"/>
                <w:szCs w:val="18"/>
                <w:lang w:bidi="ar"/>
              </w:rPr>
              <w:t>资源层意图处理过程</w:t>
            </w:r>
          </w:p>
        </w:tc>
      </w:tr>
      <w:tr w14:paraId="2256023C">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12C5A7E8">
            <w:pPr>
              <w:jc w:val="center"/>
              <w:rPr>
                <w:sz w:val="18"/>
                <w:szCs w:val="18"/>
              </w:rPr>
            </w:pPr>
            <w:r>
              <w:rPr>
                <w:rFonts w:hint="eastAsia"/>
                <w:sz w:val="18"/>
                <w:szCs w:val="18"/>
                <w:lang w:bidi="ar"/>
              </w:rPr>
              <w:t>预设条件</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603FD9B2">
            <w:pPr>
              <w:rPr>
                <w:sz w:val="18"/>
                <w:szCs w:val="18"/>
              </w:rPr>
            </w:pPr>
            <w:r>
              <w:rPr>
                <w:rFonts w:hint="eastAsia"/>
                <w:sz w:val="18"/>
                <w:szCs w:val="18"/>
                <w:lang w:bidi="ar"/>
              </w:rPr>
              <w:t>无</w:t>
            </w:r>
          </w:p>
        </w:tc>
      </w:tr>
      <w:tr w14:paraId="1141FB99">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6512901">
            <w:pPr>
              <w:jc w:val="center"/>
              <w:rPr>
                <w:sz w:val="18"/>
                <w:szCs w:val="18"/>
              </w:rPr>
            </w:pPr>
            <w:r>
              <w:rPr>
                <w:rFonts w:hint="eastAsia"/>
                <w:sz w:val="18"/>
                <w:szCs w:val="18"/>
                <w:lang w:bidi="ar"/>
              </w:rPr>
              <w:t>意图携带的信息</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23B32D3E">
            <w:pPr>
              <w:rPr>
                <w:sz w:val="18"/>
                <w:szCs w:val="18"/>
              </w:rPr>
            </w:pPr>
            <w:r>
              <w:rPr>
                <w:rFonts w:hint="eastAsia"/>
                <w:sz w:val="18"/>
                <w:szCs w:val="18"/>
                <w:lang w:bidi="ar"/>
              </w:rPr>
              <w:t>通用意图模型描述的资源运营层开通意图：</w:t>
            </w:r>
            <w:r>
              <w:rPr>
                <w:rFonts w:hint="eastAsia" w:ascii="宋体" w:hAnsi="宋体" w:cs="宋体"/>
                <w:sz w:val="18"/>
                <w:szCs w:val="18"/>
                <w:lang w:bidi="ar"/>
              </w:rPr>
              <w:t>5G</w:t>
            </w:r>
            <w:r>
              <w:rPr>
                <w:rFonts w:hint="eastAsia"/>
                <w:sz w:val="18"/>
                <w:szCs w:val="18"/>
                <w:lang w:bidi="ar"/>
              </w:rPr>
              <w:t>网络切片连接（接入点、带宽、抖动、时延、可用性）、固网专线宽带连接（接入点、带宽、时延、保护、优先级）。</w:t>
            </w:r>
          </w:p>
        </w:tc>
      </w:tr>
      <w:tr w14:paraId="5CB0B95D">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73ADC55E">
            <w:pPr>
              <w:jc w:val="center"/>
              <w:rPr>
                <w:sz w:val="18"/>
                <w:szCs w:val="18"/>
              </w:rPr>
            </w:pPr>
            <w:r>
              <w:rPr>
                <w:rFonts w:hint="eastAsia"/>
                <w:sz w:val="18"/>
                <w:szCs w:val="18"/>
                <w:lang w:bidi="ar"/>
              </w:rPr>
              <w:t>意图所有者</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76861917">
            <w:pPr>
              <w:rPr>
                <w:sz w:val="18"/>
                <w:szCs w:val="18"/>
              </w:rPr>
            </w:pPr>
            <w:r>
              <w:rPr>
                <w:rFonts w:hint="eastAsia"/>
                <w:sz w:val="18"/>
                <w:szCs w:val="18"/>
                <w:lang w:bidi="ar"/>
              </w:rPr>
              <w:t>服务运营系统（服务编排系统）</w:t>
            </w:r>
          </w:p>
        </w:tc>
      </w:tr>
      <w:tr w14:paraId="368B4941">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55609364">
            <w:pPr>
              <w:jc w:val="center"/>
              <w:rPr>
                <w:sz w:val="18"/>
                <w:szCs w:val="18"/>
              </w:rPr>
            </w:pPr>
            <w:r>
              <w:rPr>
                <w:rFonts w:hint="eastAsia"/>
                <w:sz w:val="18"/>
                <w:szCs w:val="18"/>
                <w:lang w:bidi="ar"/>
              </w:rPr>
              <w:t>意图处理者</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67D8D721">
            <w:pPr>
              <w:widowControl/>
              <w:jc w:val="left"/>
              <w:rPr>
                <w:sz w:val="18"/>
                <w:szCs w:val="18"/>
              </w:rPr>
            </w:pPr>
            <w:r>
              <w:rPr>
                <w:rFonts w:hint="eastAsia"/>
                <w:sz w:val="18"/>
                <w:szCs w:val="18"/>
                <w:lang w:bidi="ar"/>
              </w:rPr>
              <w:t>资源运营系统（专业运维管理平台）</w:t>
            </w:r>
          </w:p>
        </w:tc>
      </w:tr>
      <w:tr w14:paraId="4FF61312">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160DF888">
            <w:pPr>
              <w:jc w:val="center"/>
              <w:rPr>
                <w:sz w:val="18"/>
                <w:szCs w:val="18"/>
              </w:rPr>
            </w:pPr>
            <w:r>
              <w:rPr>
                <w:rFonts w:hint="eastAsia"/>
                <w:sz w:val="18"/>
                <w:szCs w:val="18"/>
                <w:lang w:bidi="ar"/>
              </w:rPr>
              <w:t>意图输入</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6BDBEBE5">
            <w:pPr>
              <w:rPr>
                <w:sz w:val="18"/>
                <w:szCs w:val="18"/>
              </w:rPr>
            </w:pPr>
            <w:r>
              <w:rPr>
                <w:rFonts w:hint="eastAsia"/>
                <w:sz w:val="18"/>
                <w:szCs w:val="18"/>
                <w:lang w:bidi="ar"/>
              </w:rPr>
              <w:t>服务运营系统传递的动态定价宽带业务服务意图。</w:t>
            </w:r>
          </w:p>
        </w:tc>
      </w:tr>
      <w:tr w14:paraId="01E2FB7B">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6DAE878F">
            <w:pPr>
              <w:jc w:val="center"/>
              <w:rPr>
                <w:sz w:val="18"/>
                <w:szCs w:val="18"/>
              </w:rPr>
            </w:pPr>
            <w:r>
              <w:rPr>
                <w:rFonts w:hint="eastAsia"/>
                <w:sz w:val="18"/>
                <w:szCs w:val="18"/>
                <w:lang w:bidi="ar"/>
              </w:rPr>
              <w:t>开始</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36E08187">
            <w:pPr>
              <w:rPr>
                <w:sz w:val="18"/>
                <w:szCs w:val="18"/>
              </w:rPr>
            </w:pPr>
            <w:r>
              <w:rPr>
                <w:rFonts w:hint="eastAsia"/>
                <w:sz w:val="18"/>
                <w:szCs w:val="18"/>
                <w:lang w:bidi="ar"/>
              </w:rPr>
              <w:t>服务运营系统检查已有资源意图是否满足当前需求，确定是否需要创建新的意图或更改现有意图对象。如果需要，则执行后续步骤；否则，处理流程结束。</w:t>
            </w:r>
          </w:p>
        </w:tc>
      </w:tr>
      <w:tr w14:paraId="7E5F30D6">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3E426F42">
            <w:pPr>
              <w:jc w:val="center"/>
              <w:rPr>
                <w:sz w:val="18"/>
                <w:szCs w:val="18"/>
              </w:rPr>
            </w:pPr>
            <w:r>
              <w:rPr>
                <w:rFonts w:hint="eastAsia"/>
                <w:sz w:val="18"/>
                <w:szCs w:val="18"/>
                <w:lang w:bidi="ar"/>
              </w:rPr>
              <w:t>评估</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0C3F1075">
            <w:pPr>
              <w:rPr>
                <w:sz w:val="18"/>
                <w:szCs w:val="18"/>
              </w:rPr>
            </w:pPr>
            <w:r>
              <w:rPr>
                <w:rFonts w:hint="eastAsia"/>
                <w:sz w:val="18"/>
                <w:szCs w:val="18"/>
                <w:lang w:bidi="ar"/>
              </w:rPr>
              <w:t>服务运营系统与潜在的意图处理者评估确认意图实现可行性，确定意图处理者为资源运营系统（专业运维管理平台），并对相应方案产生的影响进行验证和评估。如果评估不可行，则处理流程结束。如果评估可行，则服务运营系统确定实现意图对象所需的意图处理者及对应的参数信息，进入下发阶段。</w:t>
            </w:r>
          </w:p>
        </w:tc>
      </w:tr>
      <w:tr w14:paraId="4A24CADE">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17EE0279">
            <w:pPr>
              <w:jc w:val="center"/>
              <w:rPr>
                <w:sz w:val="18"/>
                <w:szCs w:val="18"/>
              </w:rPr>
            </w:pPr>
            <w:r>
              <w:rPr>
                <w:rFonts w:hint="eastAsia"/>
                <w:sz w:val="18"/>
                <w:szCs w:val="18"/>
                <w:lang w:bidi="ar"/>
              </w:rPr>
              <w:t>下发</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04A3323B">
            <w:pPr>
              <w:rPr>
                <w:sz w:val="18"/>
                <w:szCs w:val="18"/>
              </w:rPr>
            </w:pPr>
            <w:r>
              <w:rPr>
                <w:rFonts w:hint="eastAsia"/>
                <w:sz w:val="18"/>
                <w:szCs w:val="18"/>
                <w:lang w:bidi="ar"/>
              </w:rPr>
              <w:t>服务运营系统将包含宽带网络资源开通及保障期望的意图对象下发给资源运营系统（专业运维管理平台）请求新建意图实例。资源运营系统（专业运维管理平台）如果接受该意图对象，则创建意图实例，进入实施阶段，否则结束。</w:t>
            </w:r>
          </w:p>
        </w:tc>
      </w:tr>
      <w:tr w14:paraId="17E0F412">
        <w:tblPrEx>
          <w:shd w:val="clear" w:color="auto" w:fill="FFFFFF" w:themeFill="background1"/>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7E7E6D90">
            <w:pPr>
              <w:jc w:val="center"/>
              <w:rPr>
                <w:sz w:val="18"/>
                <w:szCs w:val="18"/>
              </w:rPr>
            </w:pPr>
            <w:r>
              <w:rPr>
                <w:rFonts w:hint="eastAsia"/>
                <w:sz w:val="18"/>
                <w:szCs w:val="18"/>
                <w:lang w:bidi="ar"/>
              </w:rPr>
              <w:t>实施</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1E1A9940">
            <w:pPr>
              <w:rPr>
                <w:sz w:val="18"/>
                <w:szCs w:val="18"/>
                <w:lang w:bidi="ar"/>
              </w:rPr>
            </w:pPr>
            <w:r>
              <w:rPr>
                <w:rFonts w:hint="eastAsia"/>
                <w:sz w:val="18"/>
                <w:szCs w:val="18"/>
                <w:lang w:bidi="ar"/>
              </w:rPr>
              <w:t>如果接收的是新建意图的请求，资源运营系统（专业运维管理平台）接受资源开通、保障请求参数，基于资源管理系统闭环机制启动闭环实例，通过感知、分析、决策、执行实现意图保持。</w:t>
            </w:r>
          </w:p>
          <w:p w14:paraId="0EE7EFBD">
            <w:pPr>
              <w:rPr>
                <w:sz w:val="18"/>
                <w:szCs w:val="18"/>
                <w:lang w:bidi="ar"/>
              </w:rPr>
            </w:pPr>
            <w:r>
              <w:rPr>
                <w:rFonts w:hint="eastAsia"/>
                <w:sz w:val="18"/>
                <w:szCs w:val="18"/>
                <w:lang w:bidi="ar"/>
              </w:rPr>
              <w:t>如果接收的是服务运营系统发送的更新意图的请求，如果意图实例更新成功，则持续保障实施，若意图实例更新失败，则结束。</w:t>
            </w:r>
          </w:p>
          <w:p w14:paraId="056A5ACD">
            <w:pPr>
              <w:rPr>
                <w:sz w:val="18"/>
                <w:szCs w:val="18"/>
              </w:rPr>
            </w:pPr>
            <w:r>
              <w:rPr>
                <w:rFonts w:hint="eastAsia"/>
                <w:sz w:val="18"/>
                <w:szCs w:val="18"/>
                <w:lang w:bidi="ar"/>
              </w:rPr>
              <w:t>若期间资源运营系统接收到服务运营系统发来的意图实例删除请求，如果意图实例删除成功，则结束。</w:t>
            </w:r>
          </w:p>
          <w:p w14:paraId="41FCF884">
            <w:pPr>
              <w:rPr>
                <w:sz w:val="18"/>
                <w:szCs w:val="18"/>
                <w:lang w:bidi="ar"/>
              </w:rPr>
            </w:pPr>
            <w:r>
              <w:rPr>
                <w:rFonts w:hint="eastAsia"/>
                <w:sz w:val="18"/>
                <w:szCs w:val="18"/>
                <w:lang w:bidi="ar"/>
              </w:rPr>
              <w:t>整个意图执行过程中，资源运营系统根据服务运营系统订阅的条件，在满足特定条件时（如意图冲突、意图满足状态发生变化等）向服务运营系统发送意图报告。</w:t>
            </w:r>
          </w:p>
        </w:tc>
      </w:tr>
      <w:tr w14:paraId="72E1A830">
        <w:tblPrEx>
          <w:tblCellMar>
            <w:top w:w="0" w:type="dxa"/>
            <w:left w:w="108" w:type="dxa"/>
            <w:bottom w:w="0" w:type="dxa"/>
            <w:right w:w="108" w:type="dxa"/>
          </w:tblCellMar>
        </w:tblPrEx>
        <w:trPr>
          <w:trHeight w:val="408" w:hRule="atLeast"/>
          <w:jc w:val="center"/>
        </w:trPr>
        <w:tc>
          <w:tcPr>
            <w:tcW w:w="1034" w:type="pct"/>
            <w:tcBorders>
              <w:top w:val="single" w:color="auto" w:sz="8" w:space="0"/>
              <w:left w:val="single" w:color="auto" w:sz="8" w:space="0"/>
              <w:bottom w:val="single" w:color="auto" w:sz="8" w:space="0"/>
              <w:right w:val="single" w:color="auto" w:sz="8" w:space="0"/>
            </w:tcBorders>
            <w:shd w:val="clear" w:color="auto" w:fill="FFFFFF" w:themeFill="background1"/>
            <w:vAlign w:val="center"/>
          </w:tcPr>
          <w:p w14:paraId="07D67308">
            <w:pPr>
              <w:jc w:val="center"/>
              <w:rPr>
                <w:sz w:val="18"/>
                <w:szCs w:val="18"/>
              </w:rPr>
            </w:pPr>
            <w:r>
              <w:rPr>
                <w:rFonts w:hint="eastAsia"/>
                <w:sz w:val="18"/>
                <w:szCs w:val="18"/>
                <w:lang w:bidi="ar"/>
              </w:rPr>
              <w:t>结束</w:t>
            </w:r>
          </w:p>
        </w:tc>
        <w:tc>
          <w:tcPr>
            <w:tcW w:w="3965" w:type="pct"/>
            <w:tcBorders>
              <w:top w:val="single" w:color="auto" w:sz="8" w:space="0"/>
              <w:left w:val="nil"/>
              <w:bottom w:val="single" w:color="auto" w:sz="8" w:space="0"/>
              <w:right w:val="single" w:color="auto" w:sz="8" w:space="0"/>
            </w:tcBorders>
            <w:shd w:val="clear" w:color="auto" w:fill="FFFFFF" w:themeFill="background1"/>
            <w:vAlign w:val="center"/>
          </w:tcPr>
          <w:p w14:paraId="2A981D56">
            <w:pPr>
              <w:rPr>
                <w:sz w:val="18"/>
                <w:szCs w:val="18"/>
              </w:rPr>
            </w:pPr>
            <w:r>
              <w:rPr>
                <w:rFonts w:hint="eastAsia"/>
                <w:sz w:val="18"/>
                <w:szCs w:val="18"/>
                <w:lang w:bidi="ar"/>
              </w:rPr>
              <w:t>意图实例被删除或者完成失败（包括新建意图对象失败、可行性评估不通过、新建意图实例失败、实施过程中更新意图实例失败等）。</w:t>
            </w:r>
          </w:p>
        </w:tc>
      </w:tr>
    </w:tbl>
    <w:p w14:paraId="53ACFD30"/>
    <w:p w14:paraId="11B2E9A5">
      <w:r>
        <w:br w:type="page"/>
      </w:r>
    </w:p>
    <w:p w14:paraId="179E41B9">
      <w:pPr>
        <w:pStyle w:val="82"/>
        <w:numPr>
          <w:ilvl w:val="0"/>
          <w:numId w:val="0"/>
        </w:numPr>
        <w:spacing w:before="840" w:beforeLines="0" w:after="280" w:afterLines="0"/>
        <w:jc w:val="center"/>
        <w:outlineLvl w:val="0"/>
        <w:rPr>
          <w:rFonts w:hint="eastAsia" w:hAnsi="黑体" w:cs="黑体"/>
          <w:bCs/>
          <w:szCs w:val="21"/>
        </w:rPr>
      </w:pPr>
      <w:bookmarkStart w:id="2851" w:name="_Toc992128810"/>
      <w:bookmarkStart w:id="2852" w:name="_Toc411314962"/>
      <w:bookmarkStart w:id="2853" w:name="_Toc175444357"/>
      <w:bookmarkStart w:id="2854" w:name="_Toc13485"/>
      <w:bookmarkStart w:id="2855" w:name="_Toc8610"/>
      <w:bookmarkStart w:id="2856" w:name="_Toc3421"/>
      <w:bookmarkStart w:id="2857" w:name="_Toc459039528"/>
      <w:bookmarkStart w:id="2858" w:name="_Toc19501"/>
      <w:bookmarkStart w:id="2859" w:name="_Toc17423"/>
      <w:bookmarkStart w:id="2860" w:name="_Toc32620"/>
      <w:bookmarkStart w:id="2861" w:name="_Toc19332"/>
      <w:bookmarkStart w:id="2862" w:name="_Toc27003"/>
      <w:bookmarkStart w:id="2863" w:name="_Toc21369"/>
      <w:bookmarkStart w:id="2864" w:name="_Toc29132"/>
      <w:bookmarkStart w:id="2865" w:name="_Toc17656"/>
      <w:bookmarkStart w:id="2866" w:name="_Toc13000"/>
      <w:bookmarkStart w:id="2867" w:name="_Toc28224"/>
      <w:bookmarkStart w:id="2868" w:name="_Toc183380557"/>
      <w:bookmarkStart w:id="2869" w:name="_Toc32263"/>
      <w:bookmarkStart w:id="2870" w:name="_Toc20977"/>
      <w:bookmarkStart w:id="2871" w:name="_Toc26117"/>
      <w:bookmarkStart w:id="2872" w:name="_Toc17366"/>
      <w:bookmarkStart w:id="2873" w:name="_Toc18517"/>
      <w:bookmarkStart w:id="2874" w:name="_Toc8462"/>
      <w:bookmarkStart w:id="2875" w:name="_Toc27977"/>
      <w:bookmarkStart w:id="2876" w:name="_Toc32568"/>
      <w:bookmarkStart w:id="2877" w:name="_Toc1637"/>
      <w:bookmarkStart w:id="2878" w:name="_Toc26316"/>
      <w:bookmarkStart w:id="2879" w:name="_Toc13715"/>
      <w:bookmarkStart w:id="2880" w:name="_Toc14840"/>
      <w:bookmarkStart w:id="2881" w:name="_Toc31732"/>
      <w:bookmarkStart w:id="2882" w:name="_Toc29059"/>
      <w:bookmarkStart w:id="2883" w:name="_Toc22927"/>
      <w:bookmarkStart w:id="2884" w:name="_Toc31353"/>
      <w:bookmarkStart w:id="2885" w:name="_Toc16306"/>
      <w:bookmarkStart w:id="2886" w:name="_Toc8693"/>
      <w:bookmarkStart w:id="2887" w:name="_Toc183380636"/>
      <w:bookmarkStart w:id="2888" w:name="_Toc21901"/>
      <w:bookmarkStart w:id="2889" w:name="_Toc170"/>
      <w:commentRangeStart w:id="20"/>
      <w:r>
        <w:rPr>
          <w:rFonts w:hint="eastAsia" w:hAnsi="黑体" w:cs="黑体"/>
          <w:bCs/>
          <w:szCs w:val="21"/>
        </w:rPr>
        <w:t>附录B</w:t>
      </w:r>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r>
        <w:rPr>
          <w:rFonts w:hint="eastAsia" w:hAnsi="黑体" w:cs="黑体"/>
          <w:bCs/>
          <w:szCs w:val="21"/>
        </w:rPr>
        <w:t xml:space="preserve"> </w:t>
      </w:r>
      <w:commentRangeEnd w:id="20"/>
      <w:r>
        <w:commentReference w:id="20"/>
      </w:r>
    </w:p>
    <w:p w14:paraId="5E31BF4E">
      <w:pPr>
        <w:spacing w:before="240" w:after="240"/>
        <w:ind w:firstLine="3780" w:firstLineChars="1800"/>
        <w:jc w:val="left"/>
        <w:outlineLvl w:val="0"/>
        <w:rPr>
          <w:rFonts w:hint="eastAsia" w:ascii="黑体" w:hAnsi="黑体" w:eastAsia="黑体" w:cs="黑体"/>
        </w:rPr>
      </w:pPr>
      <w:bookmarkStart w:id="2890" w:name="_Toc22438"/>
      <w:bookmarkStart w:id="2891" w:name="_Toc2576"/>
      <w:bookmarkStart w:id="2892" w:name="_Toc30766"/>
      <w:bookmarkStart w:id="2893" w:name="_Toc7688"/>
      <w:bookmarkStart w:id="2894" w:name="_Toc29616"/>
      <w:bookmarkStart w:id="2895" w:name="_Toc10223"/>
      <w:r>
        <w:rPr>
          <w:rFonts w:hint="eastAsia" w:ascii="黑体" w:hAnsi="黑体" w:eastAsia="黑体" w:cs="黑体"/>
        </w:rPr>
        <w:t>（资料性）</w:t>
      </w:r>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90"/>
      <w:bookmarkEnd w:id="2891"/>
      <w:bookmarkEnd w:id="2892"/>
      <w:bookmarkEnd w:id="2893"/>
      <w:bookmarkEnd w:id="2894"/>
      <w:bookmarkEnd w:id="2895"/>
    </w:p>
    <w:p w14:paraId="466336B1">
      <w:pPr>
        <w:spacing w:before="240" w:after="240"/>
        <w:jc w:val="center"/>
        <w:outlineLvl w:val="0"/>
        <w:rPr>
          <w:rFonts w:hint="eastAsia" w:ascii="黑体" w:hAnsi="黑体" w:eastAsia="黑体" w:cs="黑体"/>
        </w:rPr>
      </w:pPr>
      <w:bookmarkStart w:id="2896" w:name="_Toc20188"/>
      <w:bookmarkStart w:id="2897" w:name="_Toc14686"/>
      <w:bookmarkStart w:id="2898" w:name="_Toc31028"/>
      <w:bookmarkStart w:id="2899" w:name="_Toc23780"/>
      <w:bookmarkStart w:id="2900" w:name="_Toc15148"/>
      <w:bookmarkStart w:id="2901" w:name="_Toc11493"/>
      <w:bookmarkStart w:id="2902" w:name="_Toc18400"/>
      <w:bookmarkStart w:id="2903" w:name="_Toc7409"/>
      <w:bookmarkStart w:id="2904" w:name="_Toc8211"/>
      <w:bookmarkStart w:id="2905" w:name="_Toc10949"/>
      <w:bookmarkStart w:id="2906" w:name="_Toc9408"/>
      <w:bookmarkStart w:id="2907" w:name="_Toc25903"/>
      <w:bookmarkStart w:id="2908" w:name="_Toc521"/>
      <w:bookmarkStart w:id="2909" w:name="_Toc183380558"/>
      <w:bookmarkStart w:id="2910" w:name="_Toc13600"/>
      <w:bookmarkStart w:id="2911" w:name="_Toc10970"/>
      <w:bookmarkStart w:id="2912" w:name="_Toc17626"/>
      <w:bookmarkStart w:id="2913" w:name="_Toc24174"/>
      <w:bookmarkStart w:id="2914" w:name="_Toc31184"/>
      <w:bookmarkStart w:id="2915" w:name="_Toc8488"/>
      <w:bookmarkStart w:id="2916" w:name="_Toc23345"/>
      <w:bookmarkStart w:id="2917" w:name="_Toc23283"/>
      <w:bookmarkStart w:id="2918" w:name="_Toc22010"/>
      <w:bookmarkStart w:id="2919" w:name="_Toc30802"/>
      <w:bookmarkStart w:id="2920" w:name="_Toc13284"/>
      <w:bookmarkStart w:id="2921" w:name="_Toc7902"/>
      <w:bookmarkStart w:id="2922" w:name="_Toc15413"/>
      <w:bookmarkStart w:id="2923" w:name="_Toc183380637"/>
      <w:r>
        <w:rPr>
          <w:rFonts w:hint="eastAsia" w:ascii="黑体" w:hAnsi="黑体" w:eastAsia="黑体" w:cs="黑体"/>
          <w:szCs w:val="20"/>
        </w:rPr>
        <w:t>总体建模方法</w:t>
      </w:r>
      <w:bookmarkEnd w:id="2888"/>
      <w:bookmarkEnd w:id="2889"/>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p>
    <w:p w14:paraId="21FFCC2A">
      <w:pPr>
        <w:ind w:firstLine="420" w:firstLineChars="200"/>
        <w:rPr>
          <w:rFonts w:hint="eastAsia" w:ascii="宋体" w:hAnsi="宋体"/>
        </w:rPr>
      </w:pPr>
      <w:r>
        <w:rPr>
          <w:rFonts w:hint="eastAsia" w:ascii="宋体" w:hAnsi="宋体"/>
        </w:rPr>
        <w:t>在自智网络意图管理技术中，</w:t>
      </w:r>
      <w:del w:id="426" w:author="CMCC-0926" w:date="2025-10-20T14:37:42Z">
        <w:bookmarkStart w:id="3117" w:name="_GoBack"/>
        <w:bookmarkEnd w:id="3117"/>
        <w:commentRangeStart w:id="21"/>
        <w:r>
          <w:rPr>
            <w:rFonts w:hint="eastAsia" w:ascii="宋体" w:hAnsi="宋体"/>
          </w:rPr>
          <w:delText>应</w:delText>
        </w:r>
      </w:del>
      <w:r>
        <w:rPr>
          <w:rFonts w:hint="eastAsia" w:ascii="宋体" w:hAnsi="宋体"/>
        </w:rPr>
        <w:t>基于“10.2 建模技术要求”章节中的原则进行意图总体建模并实现领域扩展。具体的意图信息元素，参照“10.3通用信息模型”章节。以下结合具体示例，说明如何进行领域扩展</w:t>
      </w:r>
      <w:commentRangeEnd w:id="21"/>
      <w:r>
        <w:commentReference w:id="21"/>
      </w:r>
    </w:p>
    <w:p w14:paraId="6BBDE8AE">
      <w:pPr>
        <w:numPr>
          <w:ilvl w:val="255"/>
          <w:numId w:val="0"/>
        </w:numPr>
        <w:spacing w:before="120" w:beforeLines="50" w:after="120" w:afterLines="50"/>
        <w:ind w:left="420"/>
        <w:rPr>
          <w:rFonts w:hint="eastAsia" w:ascii="宋体" w:hAnsi="宋体"/>
        </w:rPr>
      </w:pPr>
      <w:r>
        <w:rPr>
          <w:rFonts w:hint="eastAsia" w:ascii="宋体" w:hAnsi="宋体"/>
          <w:lang w:bidi="ar"/>
        </w:rPr>
        <w:t>a） 扩展通用建模属性：</w:t>
      </w:r>
    </w:p>
    <w:p w14:paraId="47F01EC2">
      <w:pPr>
        <w:numPr>
          <w:ilvl w:val="255"/>
          <w:numId w:val="0"/>
        </w:numPr>
        <w:ind w:firstLine="420" w:firstLineChars="200"/>
        <w:rPr>
          <w:rFonts w:hint="eastAsia" w:ascii="宋体" w:hAnsi="宋体"/>
        </w:rPr>
      </w:pPr>
      <w:r>
        <w:rPr>
          <w:rFonts w:hint="eastAsia" w:ascii="宋体" w:hAnsi="宋体"/>
        </w:rPr>
        <w:t>一个意图可能包含多个意图期望，每个意图期望又可能包含多个期望目标。如果意图中的要求与另一个意图中的要求发生冲突，则这两个意图之间被视为存在冲突，需检测并解决冲突。一种解决方案是在意图模型中增加优先级的建模属性，当发生意图冲突时，通过比较优先级，优先保障高优先级意图。建模扩展如</w:t>
      </w:r>
      <w:del w:id="427" w:author="吴泽宇" w:date="2025-09-17T09:54:02Z">
        <w:r>
          <w:rPr>
            <w:rFonts w:hint="eastAsia" w:ascii="宋体" w:hAnsi="宋体"/>
          </w:rPr>
          <w:delText>附</w:delText>
        </w:r>
      </w:del>
      <w:r>
        <w:rPr>
          <w:rFonts w:hint="eastAsia" w:ascii="宋体" w:hAnsi="宋体"/>
        </w:rPr>
        <w:t>表B.1所示：</w:t>
      </w:r>
    </w:p>
    <w:p w14:paraId="0B587E58">
      <w:pPr>
        <w:pStyle w:val="14"/>
        <w:spacing w:before="120" w:beforeLines="50" w:after="120" w:afterLines="50"/>
        <w:ind w:firstLine="403"/>
        <w:jc w:val="center"/>
        <w:rPr>
          <w:rFonts w:hint="eastAsia" w:ascii="黑体" w:hAnsi="黑体" w:cs="黑体"/>
          <w:sz w:val="21"/>
          <w:szCs w:val="21"/>
        </w:rPr>
      </w:pPr>
      <w:del w:id="428" w:author="吴泽宇" w:date="2025-09-17T09:54:00Z">
        <w:r>
          <w:rPr>
            <w:rFonts w:hint="eastAsia" w:ascii="黑体" w:hAnsi="黑体" w:cs="黑体"/>
            <w:szCs w:val="21"/>
            <w:lang w:bidi="ar"/>
          </w:rPr>
          <w:delText>附</w:delText>
        </w:r>
      </w:del>
      <w:r>
        <w:rPr>
          <w:rFonts w:hint="eastAsia" w:ascii="黑体" w:hAnsi="黑体" w:cs="黑体"/>
          <w:sz w:val="21"/>
          <w:szCs w:val="21"/>
          <w:lang w:bidi="ar"/>
        </w:rPr>
        <w:t xml:space="preserve">表B.1 </w:t>
      </w:r>
      <w:r>
        <w:rPr>
          <w:rFonts w:hint="eastAsia" w:ascii="黑体" w:hAnsi="黑体" w:cs="黑体"/>
          <w:sz w:val="21"/>
          <w:szCs w:val="21"/>
        </w:rPr>
        <w:t>扩展Intent 属性</w:t>
      </w:r>
    </w:p>
    <w:tbl>
      <w:tblPr>
        <w:tblStyle w:val="5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391"/>
        <w:gridCol w:w="1269"/>
        <w:gridCol w:w="4466"/>
      </w:tblGrid>
      <w:tr w14:paraId="41CA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8" w:space="0"/>
              <w:left w:val="single" w:color="000000" w:sz="8" w:space="0"/>
              <w:bottom w:val="single" w:color="000000" w:sz="8" w:space="0"/>
            </w:tcBorders>
            <w:shd w:val="clear" w:color="auto" w:fill="FFFFFF" w:themeFill="background1"/>
            <w:vAlign w:val="center"/>
          </w:tcPr>
          <w:p w14:paraId="2537882B">
            <w:pPr>
              <w:spacing w:before="40" w:after="40"/>
              <w:jc w:val="center"/>
              <w:rPr>
                <w:rFonts w:ascii="宋体"/>
                <w:sz w:val="18"/>
                <w:szCs w:val="18"/>
              </w:rPr>
            </w:pPr>
            <w:r>
              <w:rPr>
                <w:rFonts w:hint="eastAsia" w:ascii="宋体"/>
                <w:sz w:val="18"/>
                <w:szCs w:val="18"/>
              </w:rPr>
              <w:t>属性</w:t>
            </w:r>
          </w:p>
        </w:tc>
        <w:tc>
          <w:tcPr>
            <w:tcW w:w="798" w:type="pct"/>
            <w:tcBorders>
              <w:top w:val="single" w:color="000000" w:sz="8" w:space="0"/>
              <w:bottom w:val="single" w:color="000000" w:sz="8" w:space="0"/>
            </w:tcBorders>
            <w:shd w:val="clear" w:color="auto" w:fill="FFFFFF" w:themeFill="background1"/>
            <w:vAlign w:val="center"/>
          </w:tcPr>
          <w:p w14:paraId="4AC1F2D9">
            <w:pPr>
              <w:spacing w:before="40" w:after="40"/>
              <w:jc w:val="center"/>
              <w:rPr>
                <w:rFonts w:ascii="宋体"/>
                <w:sz w:val="18"/>
                <w:szCs w:val="18"/>
              </w:rPr>
            </w:pPr>
            <w:r>
              <w:rPr>
                <w:rFonts w:hint="eastAsia" w:ascii="宋体"/>
                <w:sz w:val="18"/>
                <w:szCs w:val="18"/>
              </w:rPr>
              <w:t>基数</w:t>
            </w:r>
          </w:p>
        </w:tc>
        <w:tc>
          <w:tcPr>
            <w:tcW w:w="728" w:type="pct"/>
            <w:tcBorders>
              <w:top w:val="single" w:color="000000" w:sz="8" w:space="0"/>
              <w:bottom w:val="single" w:color="000000" w:sz="8" w:space="0"/>
            </w:tcBorders>
            <w:shd w:val="clear" w:color="auto" w:fill="FFFFFF" w:themeFill="background1"/>
            <w:vAlign w:val="center"/>
          </w:tcPr>
          <w:p w14:paraId="55A9F5AC">
            <w:pPr>
              <w:spacing w:before="40" w:after="40"/>
              <w:jc w:val="center"/>
              <w:rPr>
                <w:rFonts w:ascii="宋体"/>
                <w:sz w:val="18"/>
                <w:szCs w:val="18"/>
              </w:rPr>
            </w:pPr>
            <w:r>
              <w:rPr>
                <w:rFonts w:hint="eastAsia" w:ascii="宋体"/>
                <w:sz w:val="18"/>
                <w:szCs w:val="18"/>
              </w:rPr>
              <w:t>类型</w:t>
            </w:r>
          </w:p>
        </w:tc>
        <w:tc>
          <w:tcPr>
            <w:tcW w:w="2563" w:type="pct"/>
            <w:tcBorders>
              <w:top w:val="single" w:color="000000" w:sz="8" w:space="0"/>
              <w:bottom w:val="single" w:color="000000" w:sz="8" w:space="0"/>
              <w:right w:val="single" w:color="000000" w:sz="8" w:space="0"/>
            </w:tcBorders>
            <w:shd w:val="clear" w:color="auto" w:fill="FFFFFF" w:themeFill="background1"/>
            <w:vAlign w:val="center"/>
          </w:tcPr>
          <w:p w14:paraId="1DA5BC6C">
            <w:pPr>
              <w:spacing w:before="40" w:after="40"/>
              <w:jc w:val="center"/>
              <w:rPr>
                <w:rFonts w:ascii="宋体"/>
                <w:sz w:val="18"/>
                <w:szCs w:val="18"/>
              </w:rPr>
            </w:pPr>
            <w:r>
              <w:rPr>
                <w:rFonts w:hint="eastAsia" w:ascii="宋体"/>
                <w:sz w:val="18"/>
                <w:szCs w:val="18"/>
              </w:rPr>
              <w:t>描述</w:t>
            </w:r>
          </w:p>
        </w:tc>
      </w:tr>
      <w:tr w14:paraId="6017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pct"/>
            <w:tcBorders>
              <w:top w:val="single" w:color="000000" w:sz="8" w:space="0"/>
              <w:left w:val="single" w:color="000000" w:sz="8" w:space="0"/>
              <w:bottom w:val="single" w:color="000000" w:sz="8" w:space="0"/>
            </w:tcBorders>
          </w:tcPr>
          <w:p w14:paraId="30FBC76C">
            <w:pPr>
              <w:spacing w:before="40" w:after="40"/>
              <w:jc w:val="center"/>
              <w:rPr>
                <w:rFonts w:ascii="宋体"/>
                <w:sz w:val="18"/>
                <w:szCs w:val="18"/>
              </w:rPr>
            </w:pPr>
            <w:r>
              <w:rPr>
                <w:rFonts w:hint="eastAsia" w:ascii="宋体"/>
                <w:sz w:val="18"/>
                <w:szCs w:val="18"/>
              </w:rPr>
              <w:t>intentPriority</w:t>
            </w:r>
          </w:p>
        </w:tc>
        <w:tc>
          <w:tcPr>
            <w:tcW w:w="798" w:type="pct"/>
            <w:tcBorders>
              <w:top w:val="single" w:color="000000" w:sz="8" w:space="0"/>
              <w:bottom w:val="single" w:color="000000" w:sz="8" w:space="0"/>
            </w:tcBorders>
          </w:tcPr>
          <w:p w14:paraId="23C4A785">
            <w:pPr>
              <w:spacing w:before="40" w:after="40"/>
              <w:jc w:val="center"/>
              <w:rPr>
                <w:rFonts w:ascii="宋体"/>
                <w:sz w:val="18"/>
                <w:szCs w:val="18"/>
              </w:rPr>
            </w:pPr>
            <w:r>
              <w:rPr>
                <w:rFonts w:ascii="宋体"/>
                <w:sz w:val="18"/>
                <w:szCs w:val="18"/>
              </w:rPr>
              <w:t>0..</w:t>
            </w:r>
            <w:r>
              <w:rPr>
                <w:rFonts w:hint="eastAsia" w:ascii="宋体"/>
                <w:sz w:val="18"/>
                <w:szCs w:val="18"/>
              </w:rPr>
              <w:t>1</w:t>
            </w:r>
          </w:p>
        </w:tc>
        <w:tc>
          <w:tcPr>
            <w:tcW w:w="728" w:type="pct"/>
            <w:tcBorders>
              <w:top w:val="single" w:color="000000" w:sz="8" w:space="0"/>
              <w:bottom w:val="single" w:color="000000" w:sz="8" w:space="0"/>
            </w:tcBorders>
          </w:tcPr>
          <w:p w14:paraId="639A90D0">
            <w:pPr>
              <w:spacing w:before="40" w:after="40"/>
              <w:jc w:val="center"/>
              <w:rPr>
                <w:rFonts w:ascii="宋体"/>
                <w:sz w:val="18"/>
                <w:szCs w:val="18"/>
              </w:rPr>
            </w:pPr>
            <w:r>
              <w:rPr>
                <w:rFonts w:hint="eastAsia" w:ascii="宋体"/>
                <w:sz w:val="18"/>
                <w:szCs w:val="18"/>
                <w:lang w:bidi="ar"/>
              </w:rPr>
              <w:t>整型</w:t>
            </w:r>
          </w:p>
        </w:tc>
        <w:tc>
          <w:tcPr>
            <w:tcW w:w="2563" w:type="pct"/>
            <w:tcBorders>
              <w:top w:val="single" w:color="000000" w:sz="8" w:space="0"/>
              <w:bottom w:val="single" w:color="000000" w:sz="8" w:space="0"/>
              <w:right w:val="single" w:color="000000" w:sz="8" w:space="0"/>
            </w:tcBorders>
          </w:tcPr>
          <w:p w14:paraId="4EC08CD5">
            <w:pPr>
              <w:spacing w:before="40" w:after="40"/>
              <w:rPr>
                <w:rFonts w:ascii="宋体"/>
                <w:sz w:val="18"/>
                <w:szCs w:val="18"/>
              </w:rPr>
            </w:pPr>
            <w:r>
              <w:rPr>
                <w:rFonts w:hint="eastAsia" w:ascii="宋体"/>
                <w:sz w:val="18"/>
                <w:szCs w:val="18"/>
              </w:rPr>
              <w:t>意图所有者指定的所述意图的优先级。</w:t>
            </w:r>
          </w:p>
        </w:tc>
      </w:tr>
    </w:tbl>
    <w:p w14:paraId="730EB928">
      <w:pPr>
        <w:numPr>
          <w:ilvl w:val="255"/>
          <w:numId w:val="0"/>
        </w:numPr>
        <w:spacing w:before="240" w:beforeLines="100" w:after="120" w:afterLines="50"/>
        <w:ind w:left="420"/>
        <w:rPr>
          <w:rFonts w:hint="eastAsia" w:ascii="宋体" w:hAnsi="宋体"/>
          <w:lang w:bidi="ar"/>
        </w:rPr>
      </w:pPr>
      <w:r>
        <w:rPr>
          <w:rFonts w:hint="eastAsia"/>
          <w:lang w:bidi="ar"/>
        </w:rPr>
        <w:t xml:space="preserve">b） </w:t>
      </w:r>
      <w:r>
        <w:rPr>
          <w:rFonts w:hint="eastAsia" w:ascii="宋体" w:hAnsi="宋体"/>
          <w:lang w:bidi="ar"/>
        </w:rPr>
        <w:t>使用通用Context机制：</w:t>
      </w:r>
    </w:p>
    <w:p w14:paraId="415FA926">
      <w:pPr>
        <w:numPr>
          <w:ilvl w:val="255"/>
          <w:numId w:val="0"/>
        </w:numPr>
        <w:ind w:firstLine="420" w:firstLineChars="200"/>
        <w:rPr>
          <w:rFonts w:hint="eastAsia" w:ascii="宋体" w:hAnsi="宋体"/>
        </w:rPr>
      </w:pPr>
      <w:r>
        <w:rPr>
          <w:rFonts w:hint="eastAsia" w:ascii="宋体" w:hAnsi="宋体"/>
        </w:rPr>
        <w:t>针对上述意图冲突例子，另外一种解决方案是不另外增加建模属性，而是使用通用部分Context（上下文）建模机制，将优先级建模为Context，如</w:t>
      </w:r>
      <w:del w:id="429" w:author="吴泽宇" w:date="2025-09-17T09:54:09Z">
        <w:r>
          <w:rPr>
            <w:rFonts w:hint="eastAsia" w:ascii="宋体" w:hAnsi="宋体"/>
          </w:rPr>
          <w:delText>附</w:delText>
        </w:r>
      </w:del>
      <w:r>
        <w:rPr>
          <w:rFonts w:hint="eastAsia" w:ascii="宋体" w:hAnsi="宋体"/>
        </w:rPr>
        <w:t>表B.2所示：</w:t>
      </w:r>
    </w:p>
    <w:p w14:paraId="301EB9E9">
      <w:pPr>
        <w:pStyle w:val="14"/>
        <w:spacing w:before="120" w:beforeLines="50" w:after="120" w:afterLines="50"/>
        <w:ind w:firstLine="403"/>
        <w:jc w:val="center"/>
        <w:rPr>
          <w:rFonts w:hint="eastAsia" w:ascii="黑体" w:hAnsi="黑体" w:cs="黑体"/>
          <w:sz w:val="21"/>
          <w:szCs w:val="21"/>
        </w:rPr>
      </w:pPr>
      <w:del w:id="430" w:author="吴泽宇" w:date="2025-09-17T09:54:07Z">
        <w:r>
          <w:rPr>
            <w:rFonts w:hint="eastAsia" w:ascii="黑体" w:hAnsi="黑体" w:cs="黑体"/>
            <w:szCs w:val="21"/>
            <w:lang w:bidi="ar"/>
          </w:rPr>
          <w:delText>附</w:delText>
        </w:r>
      </w:del>
      <w:r>
        <w:rPr>
          <w:rFonts w:hint="eastAsia" w:ascii="黑体" w:hAnsi="黑体" w:cs="黑体"/>
          <w:sz w:val="21"/>
          <w:szCs w:val="21"/>
          <w:lang w:bidi="ar"/>
        </w:rPr>
        <w:t xml:space="preserve">表B.2 </w:t>
      </w:r>
      <w:r>
        <w:rPr>
          <w:rFonts w:hint="eastAsia" w:ascii="黑体" w:hAnsi="黑体" w:cs="黑体"/>
          <w:sz w:val="21"/>
          <w:szCs w:val="21"/>
        </w:rPr>
        <w:t>intentPriorityContext 属性定义</w:t>
      </w:r>
    </w:p>
    <w:tbl>
      <w:tblPr>
        <w:tblStyle w:val="5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6578"/>
      </w:tblGrid>
      <w:tr w14:paraId="5412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224" w:type="pct"/>
            <w:tcBorders>
              <w:top w:val="single" w:color="000000" w:sz="8" w:space="0"/>
              <w:left w:val="single" w:color="000000" w:sz="8" w:space="0"/>
              <w:bottom w:val="single" w:color="000000" w:sz="8" w:space="0"/>
            </w:tcBorders>
            <w:shd w:val="clear" w:color="auto" w:fill="FFFFFF" w:themeFill="background1"/>
          </w:tcPr>
          <w:p w14:paraId="56D40F3B">
            <w:pPr>
              <w:spacing w:before="40" w:after="40"/>
              <w:jc w:val="center"/>
              <w:rPr>
                <w:rFonts w:ascii="宋体"/>
                <w:sz w:val="18"/>
                <w:szCs w:val="18"/>
              </w:rPr>
            </w:pPr>
            <w:r>
              <w:rPr>
                <w:rFonts w:hint="eastAsia" w:ascii="宋体"/>
                <w:sz w:val="18"/>
                <w:szCs w:val="18"/>
              </w:rPr>
              <w:t>属性</w:t>
            </w:r>
          </w:p>
        </w:tc>
        <w:tc>
          <w:tcPr>
            <w:tcW w:w="3775" w:type="pct"/>
            <w:tcBorders>
              <w:top w:val="single" w:color="000000" w:sz="8" w:space="0"/>
              <w:bottom w:val="single" w:color="000000" w:sz="8" w:space="0"/>
              <w:right w:val="single" w:color="000000" w:sz="8" w:space="0"/>
            </w:tcBorders>
            <w:shd w:val="clear" w:color="auto" w:fill="FFFFFF" w:themeFill="background1"/>
          </w:tcPr>
          <w:p w14:paraId="01E82BE2">
            <w:pPr>
              <w:spacing w:before="40" w:after="40"/>
              <w:jc w:val="center"/>
              <w:rPr>
                <w:rFonts w:ascii="宋体"/>
                <w:sz w:val="18"/>
                <w:szCs w:val="18"/>
              </w:rPr>
            </w:pPr>
            <w:r>
              <w:rPr>
                <w:rFonts w:hint="eastAsia" w:ascii="宋体"/>
                <w:sz w:val="18"/>
                <w:szCs w:val="18"/>
              </w:rPr>
              <w:t>值</w:t>
            </w:r>
          </w:p>
        </w:tc>
      </w:tr>
      <w:tr w14:paraId="1F48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pct"/>
            <w:tcBorders>
              <w:top w:val="single" w:color="000000" w:sz="8" w:space="0"/>
              <w:left w:val="single" w:color="000000" w:sz="8" w:space="0"/>
              <w:bottom w:val="single" w:color="000000" w:sz="8" w:space="0"/>
            </w:tcBorders>
            <w:vAlign w:val="center"/>
          </w:tcPr>
          <w:p w14:paraId="546D7D15">
            <w:pPr>
              <w:jc w:val="center"/>
              <w:rPr>
                <w:rFonts w:ascii="宋体"/>
                <w:sz w:val="18"/>
                <w:szCs w:val="18"/>
              </w:rPr>
            </w:pPr>
            <w:r>
              <w:rPr>
                <w:rFonts w:hint="eastAsia" w:ascii="宋体"/>
                <w:sz w:val="18"/>
                <w:szCs w:val="18"/>
              </w:rPr>
              <w:t>intentPriorityContext</w:t>
            </w:r>
          </w:p>
        </w:tc>
        <w:tc>
          <w:tcPr>
            <w:tcW w:w="3775" w:type="pct"/>
            <w:tcBorders>
              <w:top w:val="single" w:color="000000" w:sz="8" w:space="0"/>
              <w:bottom w:val="single" w:color="000000" w:sz="8" w:space="0"/>
              <w:right w:val="single" w:color="000000" w:sz="8" w:space="0"/>
            </w:tcBorders>
          </w:tcPr>
          <w:p w14:paraId="2BD2D1A1">
            <w:pPr>
              <w:rPr>
                <w:rFonts w:ascii="宋体"/>
                <w:sz w:val="18"/>
                <w:szCs w:val="18"/>
              </w:rPr>
            </w:pPr>
            <w:r>
              <w:rPr>
                <w:rFonts w:hint="eastAsia" w:ascii="宋体"/>
                <w:sz w:val="18"/>
                <w:szCs w:val="18"/>
              </w:rPr>
              <w:t>意图所有者指定的所述意图的优先级的上下文。</w:t>
            </w:r>
          </w:p>
          <w:p w14:paraId="0B15A976">
            <w:pPr>
              <w:rPr>
                <w:rFonts w:ascii="宋体"/>
                <w:sz w:val="18"/>
                <w:szCs w:val="18"/>
              </w:rPr>
            </w:pPr>
            <w:r>
              <w:rPr>
                <w:rFonts w:hint="eastAsia" w:ascii="宋体"/>
                <w:sz w:val="18"/>
                <w:szCs w:val="18"/>
              </w:rPr>
              <w:t>intentPriorityContext是一个Context，包含如下属性：contextId, contextName, contextConditions。</w:t>
            </w:r>
          </w:p>
          <w:p w14:paraId="7ED7933E">
            <w:pPr>
              <w:rPr>
                <w:rFonts w:ascii="宋体"/>
                <w:sz w:val="18"/>
                <w:szCs w:val="18"/>
              </w:rPr>
            </w:pPr>
          </w:p>
          <w:p w14:paraId="764E9EA5">
            <w:pPr>
              <w:rPr>
                <w:rFonts w:ascii="宋体"/>
                <w:sz w:val="18"/>
                <w:szCs w:val="18"/>
              </w:rPr>
            </w:pPr>
            <w:r>
              <w:rPr>
                <w:rFonts w:hint="eastAsia" w:ascii="宋体" w:hAnsi="宋体" w:cs="宋体"/>
                <w:sz w:val="18"/>
                <w:szCs w:val="18"/>
              </w:rPr>
              <w:t>以下是具体的取值示例</w:t>
            </w:r>
            <w:r>
              <w:rPr>
                <w:rFonts w:hint="eastAsia" w:ascii="宋体"/>
                <w:sz w:val="18"/>
                <w:szCs w:val="18"/>
              </w:rPr>
              <w:t>：</w:t>
            </w:r>
          </w:p>
          <w:p w14:paraId="5C2283B9">
            <w:pPr>
              <w:rPr>
                <w:rFonts w:ascii="宋体"/>
                <w:sz w:val="18"/>
                <w:szCs w:val="18"/>
              </w:rPr>
            </w:pPr>
            <w:r>
              <w:rPr>
                <w:rFonts w:ascii="宋体"/>
                <w:sz w:val="18"/>
                <w:szCs w:val="18"/>
              </w:rPr>
              <w:t>-</w:t>
            </w:r>
            <w:r>
              <w:rPr>
                <w:rFonts w:ascii="宋体"/>
                <w:sz w:val="18"/>
                <w:szCs w:val="18"/>
              </w:rPr>
              <w:tab/>
            </w:r>
            <w:r>
              <w:rPr>
                <w:rFonts w:ascii="宋体"/>
                <w:sz w:val="18"/>
                <w:szCs w:val="18"/>
              </w:rPr>
              <w:t>contextId: "</w:t>
            </w:r>
            <w:r>
              <w:rPr>
                <w:rFonts w:hint="eastAsia" w:ascii="宋体"/>
                <w:sz w:val="18"/>
                <w:szCs w:val="18"/>
              </w:rPr>
              <w:t>context-id-1</w:t>
            </w:r>
            <w:r>
              <w:rPr>
                <w:rFonts w:ascii="宋体"/>
                <w:sz w:val="18"/>
                <w:szCs w:val="18"/>
              </w:rPr>
              <w:t>"</w:t>
            </w:r>
          </w:p>
          <w:p w14:paraId="289D60B2">
            <w:pPr>
              <w:rPr>
                <w:rFonts w:ascii="宋体"/>
                <w:sz w:val="18"/>
                <w:szCs w:val="18"/>
              </w:rPr>
            </w:pPr>
            <w:r>
              <w:rPr>
                <w:rFonts w:ascii="宋体"/>
                <w:sz w:val="18"/>
                <w:szCs w:val="18"/>
              </w:rPr>
              <w:t>-</w:t>
            </w:r>
            <w:r>
              <w:rPr>
                <w:rFonts w:ascii="宋体"/>
                <w:sz w:val="18"/>
                <w:szCs w:val="18"/>
              </w:rPr>
              <w:tab/>
            </w:r>
            <w:r>
              <w:rPr>
                <w:rFonts w:ascii="宋体"/>
                <w:sz w:val="18"/>
                <w:szCs w:val="18"/>
              </w:rPr>
              <w:t>contextName: "</w:t>
            </w:r>
            <w:r>
              <w:rPr>
                <w:rFonts w:hint="eastAsia" w:ascii="宋体"/>
                <w:sz w:val="18"/>
                <w:szCs w:val="18"/>
              </w:rPr>
              <w:t>Intent priority context</w:t>
            </w:r>
            <w:r>
              <w:rPr>
                <w:rFonts w:ascii="宋体"/>
                <w:sz w:val="18"/>
                <w:szCs w:val="18"/>
              </w:rPr>
              <w:t>"</w:t>
            </w:r>
          </w:p>
          <w:p w14:paraId="7C7CB10C">
            <w:pPr>
              <w:rPr>
                <w:rFonts w:ascii="宋体"/>
                <w:sz w:val="18"/>
                <w:szCs w:val="18"/>
              </w:rPr>
            </w:pPr>
            <w:r>
              <w:rPr>
                <w:rFonts w:ascii="宋体"/>
                <w:sz w:val="18"/>
                <w:szCs w:val="18"/>
              </w:rPr>
              <w:t>-</w:t>
            </w:r>
            <w:r>
              <w:rPr>
                <w:rFonts w:ascii="宋体"/>
                <w:sz w:val="18"/>
                <w:szCs w:val="18"/>
              </w:rPr>
              <w:tab/>
            </w:r>
            <w:r>
              <w:rPr>
                <w:rFonts w:ascii="宋体"/>
                <w:sz w:val="18"/>
                <w:szCs w:val="18"/>
              </w:rPr>
              <w:t>contextConditions: "</w:t>
            </w:r>
            <w:r>
              <w:rPr>
                <w:rFonts w:hint="eastAsia" w:ascii="宋体"/>
                <w:sz w:val="18"/>
                <w:szCs w:val="18"/>
              </w:rPr>
              <w:t>intentPriorityCondition</w:t>
            </w:r>
            <w:r>
              <w:rPr>
                <w:rFonts w:ascii="宋体"/>
                <w:sz w:val="18"/>
                <w:szCs w:val="18"/>
              </w:rPr>
              <w:t>"</w:t>
            </w:r>
          </w:p>
        </w:tc>
      </w:tr>
    </w:tbl>
    <w:p w14:paraId="53B5B098">
      <w:pPr>
        <w:numPr>
          <w:ilvl w:val="255"/>
          <w:numId w:val="0"/>
        </w:numPr>
      </w:pPr>
    </w:p>
    <w:p w14:paraId="44388836">
      <w:pPr>
        <w:pStyle w:val="14"/>
        <w:spacing w:before="120" w:beforeLines="50" w:after="120" w:afterLines="50"/>
        <w:ind w:firstLine="403"/>
        <w:rPr>
          <w:rFonts w:hint="eastAsia" w:ascii="宋体" w:hAnsi="宋体" w:eastAsia="宋体" w:cs="Times New Roman"/>
          <w:sz w:val="21"/>
          <w:szCs w:val="24"/>
        </w:rPr>
      </w:pPr>
      <w:r>
        <w:rPr>
          <w:rFonts w:hint="eastAsia" w:ascii="宋体" w:hAnsi="宋体" w:eastAsia="宋体" w:cs="Times New Roman"/>
          <w:sz w:val="21"/>
          <w:szCs w:val="24"/>
        </w:rPr>
        <w:t>intentPriorityCondition的属性定义如</w:t>
      </w:r>
      <w:del w:id="431" w:author="吴泽宇" w:date="2025-09-17T09:54:14Z">
        <w:r>
          <w:rPr>
            <w:rFonts w:hint="eastAsia" w:ascii="宋体" w:hAnsi="宋体" w:eastAsia="宋体" w:cs="Times New Roman"/>
            <w:sz w:val="21"/>
            <w:szCs w:val="24"/>
          </w:rPr>
          <w:delText>附</w:delText>
        </w:r>
      </w:del>
      <w:r>
        <w:rPr>
          <w:rFonts w:hint="eastAsia" w:ascii="宋体" w:hAnsi="宋体" w:eastAsia="宋体" w:cs="Times New Roman"/>
          <w:sz w:val="21"/>
          <w:szCs w:val="24"/>
        </w:rPr>
        <w:t>表B.3所示：</w:t>
      </w:r>
    </w:p>
    <w:p w14:paraId="0CEC19FF">
      <w:pPr>
        <w:pStyle w:val="14"/>
        <w:spacing w:before="120" w:beforeLines="50" w:after="120" w:afterLines="50"/>
        <w:ind w:firstLine="403"/>
        <w:jc w:val="center"/>
        <w:rPr>
          <w:rFonts w:hint="eastAsia" w:ascii="黑体" w:hAnsi="黑体" w:cs="黑体"/>
          <w:sz w:val="21"/>
          <w:szCs w:val="21"/>
        </w:rPr>
      </w:pPr>
      <w:del w:id="432" w:author="吴泽宇" w:date="2025-09-17T09:54:15Z">
        <w:r>
          <w:rPr>
            <w:rFonts w:hint="eastAsia" w:ascii="黑体" w:hAnsi="黑体" w:cs="黑体"/>
            <w:szCs w:val="21"/>
            <w:lang w:bidi="ar"/>
          </w:rPr>
          <w:delText>附</w:delText>
        </w:r>
      </w:del>
      <w:r>
        <w:rPr>
          <w:rFonts w:hint="eastAsia" w:ascii="黑体" w:hAnsi="黑体" w:cs="黑体"/>
          <w:sz w:val="21"/>
          <w:szCs w:val="21"/>
          <w:lang w:bidi="ar"/>
        </w:rPr>
        <w:t xml:space="preserve">表B.3 </w:t>
      </w:r>
      <w:r>
        <w:rPr>
          <w:rFonts w:hint="eastAsia" w:ascii="黑体" w:hAnsi="黑体" w:cs="黑体"/>
          <w:sz w:val="21"/>
          <w:szCs w:val="21"/>
        </w:rPr>
        <w:t>intentPriorityCondition属性定义</w:t>
      </w:r>
    </w:p>
    <w:tbl>
      <w:tblPr>
        <w:tblStyle w:val="5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6424"/>
      </w:tblGrid>
      <w:tr w14:paraId="2EB4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312" w:type="pct"/>
            <w:tcBorders>
              <w:top w:val="single" w:color="000000" w:sz="8" w:space="0"/>
              <w:left w:val="single" w:color="000000" w:sz="8" w:space="0"/>
              <w:bottom w:val="single" w:color="000000" w:sz="8" w:space="0"/>
            </w:tcBorders>
            <w:shd w:val="clear" w:color="auto" w:fill="FFFFFF" w:themeFill="background1"/>
          </w:tcPr>
          <w:p w14:paraId="76109993">
            <w:pPr>
              <w:spacing w:before="40" w:after="40"/>
              <w:jc w:val="center"/>
              <w:rPr>
                <w:rFonts w:ascii="宋体"/>
                <w:sz w:val="18"/>
                <w:szCs w:val="18"/>
              </w:rPr>
            </w:pPr>
            <w:r>
              <w:rPr>
                <w:rFonts w:hint="eastAsia" w:ascii="宋体"/>
                <w:sz w:val="18"/>
                <w:szCs w:val="18"/>
              </w:rPr>
              <w:t>属性</w:t>
            </w:r>
          </w:p>
        </w:tc>
        <w:tc>
          <w:tcPr>
            <w:tcW w:w="3687" w:type="pct"/>
            <w:tcBorders>
              <w:top w:val="single" w:color="000000" w:sz="8" w:space="0"/>
              <w:bottom w:val="single" w:color="000000" w:sz="8" w:space="0"/>
              <w:right w:val="single" w:color="000000" w:sz="8" w:space="0"/>
            </w:tcBorders>
            <w:shd w:val="clear" w:color="auto" w:fill="FFFFFF" w:themeFill="background1"/>
          </w:tcPr>
          <w:p w14:paraId="745518DD">
            <w:pPr>
              <w:spacing w:before="40" w:after="40"/>
              <w:jc w:val="center"/>
              <w:rPr>
                <w:rFonts w:ascii="宋体"/>
                <w:sz w:val="18"/>
                <w:szCs w:val="18"/>
              </w:rPr>
            </w:pPr>
            <w:r>
              <w:rPr>
                <w:rFonts w:hint="eastAsia" w:ascii="宋体"/>
                <w:sz w:val="18"/>
                <w:szCs w:val="18"/>
              </w:rPr>
              <w:t>值</w:t>
            </w:r>
          </w:p>
        </w:tc>
      </w:tr>
      <w:tr w14:paraId="7884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pct"/>
            <w:tcBorders>
              <w:top w:val="single" w:color="000000" w:sz="8" w:space="0"/>
              <w:left w:val="single" w:color="000000" w:sz="8" w:space="0"/>
              <w:bottom w:val="single" w:color="000000" w:sz="8" w:space="0"/>
            </w:tcBorders>
            <w:vAlign w:val="center"/>
          </w:tcPr>
          <w:p w14:paraId="79AA8D57">
            <w:pPr>
              <w:jc w:val="center"/>
              <w:rPr>
                <w:rFonts w:hint="eastAsia" w:ascii="宋体" w:hAnsi="宋体" w:cs="宋体"/>
                <w:sz w:val="18"/>
                <w:szCs w:val="18"/>
              </w:rPr>
            </w:pPr>
            <w:r>
              <w:rPr>
                <w:rFonts w:hint="eastAsia" w:ascii="宋体" w:hAnsi="宋体" w:cs="宋体"/>
                <w:sz w:val="18"/>
                <w:szCs w:val="18"/>
              </w:rPr>
              <w:t>intentPriorityCondition</w:t>
            </w:r>
          </w:p>
        </w:tc>
        <w:tc>
          <w:tcPr>
            <w:tcW w:w="3687" w:type="pct"/>
            <w:tcBorders>
              <w:top w:val="single" w:color="000000" w:sz="8" w:space="0"/>
              <w:bottom w:val="single" w:color="000000" w:sz="8" w:space="0"/>
              <w:right w:val="single" w:color="000000" w:sz="8" w:space="0"/>
            </w:tcBorders>
          </w:tcPr>
          <w:p w14:paraId="4BA224E2">
            <w:pPr>
              <w:rPr>
                <w:rFonts w:hint="eastAsia" w:ascii="宋体" w:hAnsi="宋体" w:cs="宋体"/>
                <w:sz w:val="18"/>
                <w:szCs w:val="18"/>
              </w:rPr>
            </w:pPr>
            <w:r>
              <w:rPr>
                <w:rFonts w:hint="eastAsia" w:ascii="宋体" w:hAnsi="宋体" w:cs="宋体"/>
                <w:sz w:val="18"/>
                <w:szCs w:val="18"/>
              </w:rPr>
              <w:t>描述了intentPriorityContext的条件值。</w:t>
            </w:r>
          </w:p>
          <w:p w14:paraId="015229A5">
            <w:pPr>
              <w:rPr>
                <w:rFonts w:hint="eastAsia" w:ascii="宋体" w:hAnsi="宋体" w:cs="宋体"/>
                <w:sz w:val="18"/>
                <w:szCs w:val="18"/>
              </w:rPr>
            </w:pPr>
            <w:r>
              <w:rPr>
                <w:rFonts w:hint="eastAsia" w:ascii="宋体" w:hAnsi="宋体" w:cs="宋体"/>
                <w:sz w:val="18"/>
                <w:szCs w:val="18"/>
              </w:rPr>
              <w:t>intentPriorityCondition是一个Condition，包含如下属性：conditionId, conditionName, operator，conditionValue。</w:t>
            </w:r>
          </w:p>
        </w:tc>
      </w:tr>
      <w:tr w14:paraId="2823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433" w:author="CMCC-0926" w:date="2025-10-20T14:36:43Z"/>
        </w:trPr>
        <w:tc>
          <w:tcPr>
            <w:tcW w:w="1312" w:type="pct"/>
            <w:tcBorders>
              <w:top w:val="single" w:color="000000" w:sz="8" w:space="0"/>
              <w:left w:val="single" w:color="000000" w:sz="8" w:space="0"/>
              <w:bottom w:val="single" w:color="000000" w:sz="8" w:space="0"/>
            </w:tcBorders>
            <w:shd w:val="clear"/>
            <w:vAlign w:val="center"/>
          </w:tcPr>
          <w:p w14:paraId="40601C56">
            <w:pPr>
              <w:jc w:val="center"/>
              <w:rPr>
                <w:ins w:id="434" w:author="CMCC-0926" w:date="2025-10-20T14:36:43Z"/>
                <w:rFonts w:hint="eastAsia" w:ascii="宋体" w:hAnsi="宋体" w:eastAsia="宋体" w:cs="宋体"/>
                <w:kern w:val="2"/>
                <w:sz w:val="18"/>
                <w:szCs w:val="18"/>
                <w:lang w:val="en-US" w:eastAsia="zh-CN" w:bidi="ar-SA"/>
              </w:rPr>
            </w:pPr>
            <w:ins w:id="435" w:author="CMCC-0926" w:date="2025-10-20T14:36:47Z">
              <w:r>
                <w:rPr>
                  <w:rFonts w:hint="eastAsia" w:ascii="宋体" w:hAnsi="宋体" w:cs="宋体"/>
                  <w:sz w:val="18"/>
                  <w:szCs w:val="18"/>
                </w:rPr>
                <w:t>intentPriorityCondition</w:t>
              </w:r>
            </w:ins>
          </w:p>
        </w:tc>
        <w:tc>
          <w:tcPr>
            <w:tcW w:w="3687" w:type="pct"/>
            <w:tcBorders>
              <w:top w:val="single" w:color="000000" w:sz="8" w:space="0"/>
              <w:bottom w:val="single" w:color="000000" w:sz="8" w:space="0"/>
              <w:right w:val="single" w:color="000000" w:sz="8" w:space="0"/>
            </w:tcBorders>
            <w:shd w:val="clear"/>
            <w:vAlign w:val="top"/>
          </w:tcPr>
          <w:p w14:paraId="7E4A4661">
            <w:pPr>
              <w:rPr>
                <w:ins w:id="436" w:author="CMCC-0926" w:date="2025-10-20T14:36:47Z"/>
                <w:rFonts w:hint="eastAsia" w:ascii="宋体" w:hAnsi="宋体" w:cs="宋体"/>
                <w:sz w:val="18"/>
                <w:szCs w:val="18"/>
              </w:rPr>
            </w:pPr>
            <w:ins w:id="437" w:author="CMCC-0926" w:date="2025-10-20T14:36:47Z">
              <w:r>
                <w:rPr>
                  <w:rFonts w:hint="eastAsia" w:ascii="宋体" w:hAnsi="宋体" w:cs="宋体"/>
                  <w:sz w:val="18"/>
                  <w:szCs w:val="18"/>
                </w:rPr>
                <w:t>以下是具体的取值示例：</w:t>
              </w:r>
            </w:ins>
          </w:p>
          <w:p w14:paraId="15E92806">
            <w:pPr>
              <w:rPr>
                <w:ins w:id="438" w:author="CMCC-0926" w:date="2025-10-20T14:36:47Z"/>
                <w:rFonts w:hint="eastAsia" w:ascii="宋体" w:hAnsi="宋体" w:cs="宋体"/>
                <w:sz w:val="18"/>
                <w:szCs w:val="18"/>
              </w:rPr>
            </w:pPr>
            <w:ins w:id="439" w:author="CMCC-0926" w:date="2025-10-20T14:36:47Z">
              <w:r>
                <w:rPr>
                  <w:rFonts w:hint="eastAsia" w:ascii="宋体" w:hAnsi="宋体" w:cs="宋体"/>
                  <w:sz w:val="18"/>
                  <w:szCs w:val="18"/>
                </w:rPr>
                <w:t>-</w:t>
              </w:r>
            </w:ins>
            <w:ins w:id="440" w:author="CMCC-0926" w:date="2025-10-20T14:36:47Z">
              <w:r>
                <w:rPr>
                  <w:rFonts w:hint="eastAsia" w:ascii="宋体" w:hAnsi="宋体" w:cs="宋体"/>
                  <w:sz w:val="18"/>
                  <w:szCs w:val="18"/>
                </w:rPr>
                <w:tab/>
              </w:r>
            </w:ins>
            <w:ins w:id="441" w:author="CMCC-0926" w:date="2025-10-20T14:36:47Z">
              <w:r>
                <w:rPr>
                  <w:rFonts w:hint="eastAsia" w:ascii="宋体" w:hAnsi="宋体" w:cs="宋体"/>
                  <w:sz w:val="18"/>
                  <w:szCs w:val="18"/>
                </w:rPr>
                <w:t>conditionId: "condition-id-1"</w:t>
              </w:r>
            </w:ins>
          </w:p>
          <w:p w14:paraId="7C859B1B">
            <w:pPr>
              <w:rPr>
                <w:ins w:id="442" w:author="CMCC-0926" w:date="2025-10-20T14:36:47Z"/>
                <w:rFonts w:hint="eastAsia" w:ascii="宋体" w:hAnsi="宋体" w:cs="宋体"/>
                <w:sz w:val="18"/>
                <w:szCs w:val="18"/>
              </w:rPr>
            </w:pPr>
            <w:ins w:id="443" w:author="CMCC-0926" w:date="2025-10-20T14:36:47Z">
              <w:r>
                <w:rPr>
                  <w:rFonts w:hint="eastAsia" w:ascii="宋体" w:hAnsi="宋体" w:cs="宋体"/>
                  <w:sz w:val="18"/>
                  <w:szCs w:val="18"/>
                </w:rPr>
                <w:t>-</w:t>
              </w:r>
            </w:ins>
            <w:ins w:id="444" w:author="CMCC-0926" w:date="2025-10-20T14:36:47Z">
              <w:r>
                <w:rPr>
                  <w:rFonts w:hint="eastAsia" w:ascii="宋体" w:hAnsi="宋体" w:cs="宋体"/>
                  <w:sz w:val="18"/>
                  <w:szCs w:val="18"/>
                </w:rPr>
                <w:tab/>
              </w:r>
            </w:ins>
            <w:ins w:id="445" w:author="CMCC-0926" w:date="2025-10-20T14:36:47Z">
              <w:r>
                <w:rPr>
                  <w:rFonts w:hint="eastAsia" w:ascii="宋体" w:hAnsi="宋体" w:cs="宋体"/>
                  <w:sz w:val="18"/>
                  <w:szCs w:val="18"/>
                </w:rPr>
                <w:t>conditionName: "Intent priority condition"</w:t>
              </w:r>
            </w:ins>
          </w:p>
          <w:p w14:paraId="5809D0C1">
            <w:pPr>
              <w:rPr>
                <w:ins w:id="446" w:author="CMCC-0926" w:date="2025-10-20T14:36:47Z"/>
                <w:rFonts w:hint="eastAsia" w:ascii="宋体" w:hAnsi="宋体" w:cs="宋体"/>
                <w:sz w:val="18"/>
                <w:szCs w:val="18"/>
              </w:rPr>
            </w:pPr>
            <w:ins w:id="447" w:author="CMCC-0926" w:date="2025-10-20T14:36:47Z">
              <w:r>
                <w:rPr>
                  <w:rFonts w:hint="eastAsia" w:ascii="宋体" w:hAnsi="宋体" w:cs="宋体"/>
                  <w:sz w:val="18"/>
                  <w:szCs w:val="18"/>
                </w:rPr>
                <w:t>-</w:t>
              </w:r>
            </w:ins>
            <w:ins w:id="448" w:author="CMCC-0926" w:date="2025-10-20T14:36:47Z">
              <w:r>
                <w:rPr>
                  <w:rFonts w:hint="eastAsia" w:ascii="宋体" w:hAnsi="宋体" w:cs="宋体"/>
                  <w:sz w:val="18"/>
                  <w:szCs w:val="18"/>
                </w:rPr>
                <w:tab/>
              </w:r>
            </w:ins>
            <w:ins w:id="449" w:author="CMCC-0926" w:date="2025-10-20T14:36:47Z">
              <w:r>
                <w:rPr>
                  <w:rFonts w:hint="eastAsia" w:ascii="宋体" w:hAnsi="宋体" w:cs="宋体"/>
                  <w:sz w:val="18"/>
                  <w:szCs w:val="18"/>
                </w:rPr>
                <w:t>operator: "等于"</w:t>
              </w:r>
            </w:ins>
          </w:p>
          <w:p w14:paraId="182B8A35">
            <w:pPr>
              <w:rPr>
                <w:ins w:id="450" w:author="CMCC-0926" w:date="2025-10-20T14:36:43Z"/>
                <w:rFonts w:hint="eastAsia" w:ascii="宋体" w:hAnsi="宋体" w:eastAsia="宋体" w:cs="宋体"/>
                <w:kern w:val="2"/>
                <w:sz w:val="18"/>
                <w:szCs w:val="18"/>
                <w:lang w:val="en-US" w:eastAsia="zh-CN" w:bidi="ar-SA"/>
              </w:rPr>
            </w:pPr>
            <w:ins w:id="451" w:author="CMCC-0926" w:date="2025-10-20T14:36:47Z">
              <w:r>
                <w:rPr>
                  <w:rFonts w:hint="eastAsia" w:ascii="宋体" w:hAnsi="宋体" w:cs="宋体"/>
                  <w:sz w:val="18"/>
                  <w:szCs w:val="18"/>
                </w:rPr>
                <w:t>-</w:t>
              </w:r>
            </w:ins>
            <w:ins w:id="452" w:author="CMCC-0926" w:date="2025-10-20T14:36:47Z">
              <w:r>
                <w:rPr>
                  <w:rFonts w:hint="eastAsia" w:ascii="宋体" w:hAnsi="宋体" w:cs="宋体"/>
                  <w:sz w:val="18"/>
                  <w:szCs w:val="18"/>
                </w:rPr>
                <w:tab/>
              </w:r>
            </w:ins>
            <w:ins w:id="453" w:author="CMCC-0926" w:date="2025-10-20T14:36:47Z">
              <w:r>
                <w:rPr>
                  <w:rFonts w:hint="eastAsia" w:ascii="宋体" w:hAnsi="宋体" w:cs="宋体"/>
                  <w:sz w:val="18"/>
                  <w:szCs w:val="18"/>
                </w:rPr>
                <w:t>conditionValue: "1"</w:t>
              </w:r>
            </w:ins>
          </w:p>
        </w:tc>
      </w:tr>
    </w:tbl>
    <w:p w14:paraId="5A24DADD">
      <w:pPr>
        <w:pStyle w:val="14"/>
        <w:spacing w:before="120" w:beforeLines="50" w:after="120" w:afterLines="50"/>
        <w:ind w:firstLine="403"/>
        <w:jc w:val="center"/>
        <w:rPr>
          <w:del w:id="454" w:author="CMCC-0926" w:date="2025-09-28T11:35:56Z"/>
          <w:rFonts w:hint="eastAsia" w:ascii="黑体" w:hAnsi="黑体" w:cs="黑体"/>
          <w:sz w:val="21"/>
          <w:szCs w:val="21"/>
          <w:highlight w:val="yellow"/>
          <w:rPrChange w:id="455" w:author="吴泽宇" w:date="2025-09-17T09:54:20Z">
            <w:rPr>
              <w:del w:id="456" w:author="CMCC-0926" w:date="2025-09-28T11:35:56Z"/>
              <w:rFonts w:hint="eastAsia" w:ascii="黑体" w:hAnsi="黑体" w:cs="黑体"/>
              <w:sz w:val="21"/>
              <w:szCs w:val="21"/>
            </w:rPr>
          </w:rPrChange>
        </w:rPr>
      </w:pPr>
      <w:del w:id="457" w:author="CMCC-0926" w:date="2025-09-28T11:35:56Z">
        <w:r>
          <w:rPr>
            <w:rFonts w:hint="eastAsia" w:ascii="黑体" w:hAnsi="黑体" w:cs="黑体"/>
            <w:szCs w:val="21"/>
            <w:highlight w:val="yellow"/>
            <w:lang w:bidi="ar"/>
            <w:rPrChange w:id="458" w:author="吴泽宇" w:date="2025-09-17T09:54:20Z">
              <w:rPr>
                <w:rFonts w:hint="eastAsia" w:ascii="黑体" w:hAnsi="黑体" w:cs="黑体"/>
                <w:szCs w:val="21"/>
                <w:lang w:bidi="ar"/>
              </w:rPr>
            </w:rPrChange>
          </w:rPr>
          <w:delText>附</w:delText>
        </w:r>
      </w:del>
      <w:del w:id="459" w:author="CMCC-0926" w:date="2025-09-28T11:35:56Z">
        <w:r>
          <w:rPr>
            <w:rFonts w:hint="eastAsia" w:ascii="黑体" w:hAnsi="黑体" w:cs="黑体"/>
            <w:sz w:val="21"/>
            <w:szCs w:val="21"/>
            <w:highlight w:val="yellow"/>
            <w:lang w:bidi="ar"/>
            <w:rPrChange w:id="460" w:author="吴泽宇" w:date="2025-09-17T09:54:20Z">
              <w:rPr>
                <w:rFonts w:hint="eastAsia" w:ascii="黑体" w:hAnsi="黑体" w:cs="黑体"/>
                <w:sz w:val="21"/>
                <w:szCs w:val="21"/>
                <w:lang w:bidi="ar"/>
              </w:rPr>
            </w:rPrChange>
          </w:rPr>
          <w:delText xml:space="preserve">表B.3（续） </w:delText>
        </w:r>
      </w:del>
      <w:del w:id="461" w:author="CMCC-0926" w:date="2025-09-28T11:35:56Z">
        <w:r>
          <w:rPr>
            <w:rFonts w:hint="eastAsia" w:ascii="黑体" w:hAnsi="黑体" w:cs="黑体"/>
            <w:sz w:val="21"/>
            <w:szCs w:val="21"/>
            <w:highlight w:val="yellow"/>
            <w:rPrChange w:id="462" w:author="吴泽宇" w:date="2025-09-17T09:54:20Z">
              <w:rPr>
                <w:rFonts w:hint="eastAsia" w:ascii="黑体" w:hAnsi="黑体" w:cs="黑体"/>
                <w:sz w:val="21"/>
                <w:szCs w:val="21"/>
              </w:rPr>
            </w:rPrChange>
          </w:rPr>
          <w:delText>intentPriorityCondition属性定义</w:delText>
        </w:r>
      </w:del>
    </w:p>
    <w:p w14:paraId="41EA2B44">
      <w:pPr>
        <w:numPr>
          <w:ilvl w:val="255"/>
          <w:numId w:val="0"/>
        </w:numPr>
        <w:spacing w:before="240" w:beforeLines="100" w:after="120" w:afterLines="50"/>
        <w:ind w:left="420"/>
        <w:rPr>
          <w:rFonts w:hint="eastAsia" w:ascii="宋体" w:hAnsi="宋体"/>
          <w:lang w:bidi="ar"/>
        </w:rPr>
      </w:pPr>
      <w:r>
        <w:rPr>
          <w:rFonts w:hint="eastAsia" w:ascii="宋体" w:hAnsi="宋体"/>
          <w:lang w:bidi="ar"/>
        </w:rPr>
        <w:t>c） 使用领域特定信息模型进行期望描述：</w:t>
      </w:r>
    </w:p>
    <w:p w14:paraId="5593680E">
      <w:pPr>
        <w:numPr>
          <w:ilvl w:val="255"/>
          <w:numId w:val="0"/>
        </w:numPr>
        <w:ind w:firstLine="420" w:firstLineChars="200"/>
        <w:rPr>
          <w:rFonts w:hint="eastAsia" w:ascii="宋体" w:hAnsi="宋体"/>
        </w:rPr>
      </w:pPr>
      <w:bookmarkStart w:id="2924" w:name="_Toc4005"/>
      <w:r>
        <w:rPr>
          <w:rFonts w:hint="eastAsia" w:ascii="宋体" w:hAnsi="宋体"/>
          <w:highlight w:val="yellow"/>
          <w:rPrChange w:id="463" w:author="吴泽宇" w:date="2025-09-17T09:54:42Z">
            <w:rPr>
              <w:rFonts w:hint="eastAsia" w:ascii="宋体" w:hAnsi="宋体"/>
            </w:rPr>
          </w:rPrChange>
        </w:rPr>
        <w:t>具体示例可见《</w:t>
      </w:r>
      <w:r>
        <w:rPr>
          <w:rFonts w:hint="eastAsia" w:ascii="宋体" w:hAnsi="宋体" w:cs="宋体"/>
          <w:highlight w:val="yellow"/>
          <w:rPrChange w:id="464" w:author="吴泽宇" w:date="2025-09-17T09:54:42Z">
            <w:rPr>
              <w:rFonts w:hint="eastAsia" w:ascii="宋体" w:hAnsi="宋体" w:cs="宋体"/>
            </w:rPr>
          </w:rPrChange>
        </w:rPr>
        <w:t>移动通信核心网意图管理技术研究</w:t>
      </w:r>
      <w:r>
        <w:rPr>
          <w:rFonts w:hint="eastAsia" w:ascii="宋体" w:hAnsi="宋体"/>
          <w:highlight w:val="yellow"/>
          <w:rPrChange w:id="465" w:author="吴泽宇" w:date="2025-09-17T09:54:42Z">
            <w:rPr>
              <w:rFonts w:hint="eastAsia" w:ascii="宋体" w:hAnsi="宋体"/>
            </w:rPr>
          </w:rPrChange>
        </w:rPr>
        <w:t>》</w:t>
      </w:r>
      <w:r>
        <w:rPr>
          <w:rFonts w:ascii="宋体" w:hAnsi="宋体"/>
          <w:highlight w:val="yellow"/>
          <w:vertAlign w:val="superscript"/>
          <w:rPrChange w:id="466" w:author="吴泽宇" w:date="2025-09-17T09:54:42Z">
            <w:rPr>
              <w:rFonts w:ascii="宋体" w:hAnsi="宋体"/>
              <w:vertAlign w:val="superscript"/>
            </w:rPr>
          </w:rPrChange>
        </w:rPr>
        <w:t>[</w:t>
      </w:r>
      <w:r>
        <w:rPr>
          <w:rFonts w:hint="eastAsia" w:ascii="宋体" w:hAnsi="宋体"/>
          <w:highlight w:val="yellow"/>
          <w:vertAlign w:val="superscript"/>
          <w:rPrChange w:id="467" w:author="吴泽宇" w:date="2025-09-17T09:54:42Z">
            <w:rPr>
              <w:rFonts w:hint="eastAsia" w:ascii="宋体" w:hAnsi="宋体"/>
              <w:vertAlign w:val="superscript"/>
            </w:rPr>
          </w:rPrChange>
        </w:rPr>
        <w:t>2</w:t>
      </w:r>
      <w:r>
        <w:rPr>
          <w:rFonts w:ascii="宋体" w:hAnsi="宋体"/>
          <w:highlight w:val="yellow"/>
          <w:vertAlign w:val="superscript"/>
          <w:rPrChange w:id="468" w:author="吴泽宇" w:date="2025-09-17T09:54:42Z">
            <w:rPr>
              <w:rFonts w:ascii="宋体" w:hAnsi="宋体"/>
              <w:vertAlign w:val="superscript"/>
            </w:rPr>
          </w:rPrChange>
        </w:rPr>
        <w:t>]</w:t>
      </w:r>
      <w:r>
        <w:rPr>
          <w:rFonts w:hint="eastAsia" w:ascii="宋体" w:hAnsi="宋体"/>
          <w:highlight w:val="yellow"/>
          <w:rPrChange w:id="469" w:author="吴泽宇" w:date="2025-09-17T09:54:42Z">
            <w:rPr>
              <w:rFonts w:hint="eastAsia" w:ascii="宋体" w:hAnsi="宋体"/>
            </w:rPr>
          </w:rPrChange>
        </w:rPr>
        <w:t>中7.3</w:t>
      </w:r>
      <w:r>
        <w:rPr>
          <w:rFonts w:hint="default" w:ascii="宋体" w:hAnsi="宋体"/>
          <w:highlight w:val="yellow"/>
          <w:rPrChange w:id="470" w:author="吴泽宇" w:date="2025-09-17T09:54:42Z">
            <w:rPr>
              <w:rFonts w:hint="eastAsia" w:ascii="宋体" w:hAnsi="宋体"/>
            </w:rPr>
          </w:rPrChange>
        </w:rPr>
        <w:t>章</w:t>
      </w:r>
      <w:ins w:id="471" w:author="CMCC-0926" w:date="2025-09-28T16:39:33Z">
        <w:r>
          <w:rPr>
            <w:rFonts w:hint="eastAsia" w:ascii="宋体" w:hAnsi="宋体"/>
            <w:highlight w:val="yellow"/>
            <w:lang w:val="en-US" w:eastAsia="zh-CN"/>
          </w:rPr>
          <w:t>条</w:t>
        </w:r>
      </w:ins>
      <w:del w:id="472" w:author="CMCC-0926" w:date="2025-09-28T16:39:29Z">
        <w:r>
          <w:rPr>
            <w:rFonts w:hint="default" w:ascii="宋体" w:hAnsi="宋体"/>
            <w:highlight w:val="yellow"/>
            <w:rPrChange w:id="473" w:author="吴泽宇" w:date="2025-09-17T09:54:42Z">
              <w:rPr>
                <w:rFonts w:hint="eastAsia" w:ascii="宋体" w:hAnsi="宋体"/>
              </w:rPr>
            </w:rPrChange>
          </w:rPr>
          <w:delText>节</w:delText>
        </w:r>
      </w:del>
      <w:r>
        <w:rPr>
          <w:rFonts w:hint="eastAsia" w:ascii="宋体" w:hAnsi="宋体"/>
        </w:rPr>
        <w:t>。在该章</w:t>
      </w:r>
      <w:del w:id="474" w:author="CMCC-0926" w:date="2025-09-28T16:39:44Z">
        <w:r>
          <w:rPr>
            <w:rFonts w:hint="default" w:ascii="宋体" w:hAnsi="宋体"/>
            <w:lang w:val="en-US"/>
          </w:rPr>
          <w:delText>节</w:delText>
        </w:r>
      </w:del>
      <w:ins w:id="475" w:author="CMCC-0926" w:date="2025-09-28T16:39:45Z">
        <w:r>
          <w:rPr>
            <w:rFonts w:hint="eastAsia" w:ascii="宋体" w:hAnsi="宋体"/>
            <w:lang w:val="en-US" w:eastAsia="zh-CN"/>
          </w:rPr>
          <w:t>条</w:t>
        </w:r>
      </w:ins>
      <w:r>
        <w:rPr>
          <w:rFonts w:hint="eastAsia" w:ascii="宋体" w:hAnsi="宋体"/>
        </w:rPr>
        <w:t>中，描述了包含核心网网络交付期望的意图，其中采用了核心网领域特定信息模型进行期望描述。</w:t>
      </w:r>
    </w:p>
    <w:p w14:paraId="6C4BC29C"/>
    <w:p w14:paraId="35767F8A">
      <w:pPr>
        <w:jc w:val="left"/>
      </w:pPr>
      <w:r>
        <w:br w:type="page"/>
      </w:r>
    </w:p>
    <w:bookmarkEnd w:id="2924"/>
    <w:p w14:paraId="3CD4D5E2">
      <w:pPr>
        <w:pStyle w:val="82"/>
        <w:numPr>
          <w:ilvl w:val="0"/>
          <w:numId w:val="0"/>
        </w:numPr>
        <w:spacing w:before="840" w:beforeLines="0" w:after="280" w:afterLines="0"/>
        <w:jc w:val="center"/>
        <w:outlineLvl w:val="0"/>
        <w:rPr>
          <w:rFonts w:hint="eastAsia" w:hAnsi="黑体" w:cs="黑体"/>
          <w:bCs/>
          <w:szCs w:val="21"/>
        </w:rPr>
      </w:pPr>
      <w:bookmarkStart w:id="2925" w:name="_Toc427503165"/>
      <w:bookmarkStart w:id="2926" w:name="_Toc25714"/>
      <w:bookmarkStart w:id="2927" w:name="_Toc22852"/>
      <w:bookmarkStart w:id="2928" w:name="_Toc337692837"/>
      <w:bookmarkStart w:id="2929" w:name="_Toc932295759"/>
      <w:bookmarkStart w:id="2930" w:name="_Toc9862"/>
      <w:bookmarkStart w:id="2931" w:name="_Toc1482"/>
      <w:bookmarkStart w:id="2932" w:name="_Toc2158"/>
      <w:bookmarkStart w:id="2933" w:name="_Toc28004"/>
      <w:bookmarkStart w:id="2934" w:name="_Toc7228"/>
      <w:bookmarkStart w:id="2935" w:name="_Toc1068553654"/>
      <w:bookmarkStart w:id="2936" w:name="_Toc12402"/>
      <w:bookmarkStart w:id="2937" w:name="_Toc16483"/>
      <w:bookmarkStart w:id="2938" w:name="_Toc9382"/>
      <w:bookmarkStart w:id="2939" w:name="_Toc31605"/>
      <w:bookmarkStart w:id="2940" w:name="_Toc18670"/>
      <w:bookmarkStart w:id="2941" w:name="_Toc25164"/>
      <w:bookmarkStart w:id="2942" w:name="_Toc30210"/>
      <w:bookmarkStart w:id="2943" w:name="_Toc4217"/>
      <w:bookmarkStart w:id="2944" w:name="_Toc29019"/>
      <w:bookmarkStart w:id="2945" w:name="_Toc3951"/>
      <w:bookmarkStart w:id="2946" w:name="_Toc183380638"/>
      <w:bookmarkStart w:id="2947" w:name="_Toc183380559"/>
      <w:bookmarkStart w:id="2948" w:name="_Toc20689"/>
      <w:bookmarkStart w:id="2949" w:name="_Toc2092"/>
      <w:bookmarkStart w:id="2950" w:name="_Toc19713"/>
      <w:bookmarkStart w:id="2951" w:name="_Toc5888"/>
      <w:bookmarkStart w:id="2952" w:name="_Toc4389"/>
      <w:bookmarkStart w:id="2953" w:name="_Toc29982"/>
      <w:bookmarkStart w:id="2954" w:name="_Toc28128"/>
      <w:bookmarkStart w:id="2955" w:name="_Toc27173"/>
      <w:bookmarkStart w:id="2956" w:name="_Toc4328"/>
      <w:bookmarkStart w:id="2957" w:name="_Toc4502"/>
      <w:bookmarkStart w:id="2958" w:name="_Toc31681"/>
      <w:bookmarkStart w:id="2959" w:name="_Toc5467"/>
      <w:bookmarkStart w:id="2960" w:name="_Toc15381"/>
      <w:bookmarkStart w:id="2961" w:name="_Toc9652"/>
      <w:bookmarkStart w:id="2962" w:name="_Toc20454"/>
      <w:bookmarkStart w:id="2963" w:name="_Toc20516"/>
      <w:bookmarkStart w:id="2964" w:name="_Toc10925"/>
      <w:commentRangeStart w:id="22"/>
      <w:r>
        <w:rPr>
          <w:rFonts w:hint="eastAsia" w:hAnsi="黑体" w:cs="黑体"/>
          <w:bCs/>
          <w:szCs w:val="21"/>
        </w:rPr>
        <w:t>附录C</w:t>
      </w:r>
      <w:commentRangeEnd w:id="22"/>
      <w:r>
        <w:commentReference w:id="22"/>
      </w:r>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r>
        <w:rPr>
          <w:rFonts w:hint="eastAsia" w:hAnsi="黑体" w:cs="黑体"/>
          <w:bCs/>
          <w:szCs w:val="21"/>
        </w:rPr>
        <w:t xml:space="preserve"> </w:t>
      </w:r>
    </w:p>
    <w:p w14:paraId="3B48E0B5">
      <w:pPr>
        <w:ind w:firstLine="3780" w:firstLineChars="1800"/>
        <w:jc w:val="left"/>
        <w:rPr>
          <w:rFonts w:hint="eastAsia" w:ascii="黑体" w:hAnsi="黑体" w:eastAsia="黑体" w:cs="黑体"/>
        </w:rPr>
      </w:pPr>
      <w:bookmarkStart w:id="2965" w:name="_Toc4654"/>
      <w:bookmarkStart w:id="2966" w:name="_Toc15573"/>
      <w:bookmarkStart w:id="2967" w:name="_Toc13911"/>
      <w:bookmarkStart w:id="2968" w:name="_Toc325"/>
      <w:bookmarkStart w:id="2969" w:name="_Toc26771"/>
      <w:r>
        <w:rPr>
          <w:rFonts w:hint="eastAsia" w:ascii="黑体" w:hAnsi="黑体" w:eastAsia="黑体" w:cs="黑体"/>
        </w:rPr>
        <w:t>（资料性）</w:t>
      </w:r>
      <w:bookmarkEnd w:id="2965"/>
    </w:p>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6"/>
    <w:bookmarkEnd w:id="2967"/>
    <w:bookmarkEnd w:id="2968"/>
    <w:bookmarkEnd w:id="2969"/>
    <w:p w14:paraId="6E4C54E7">
      <w:pPr>
        <w:spacing w:before="240" w:after="240"/>
        <w:jc w:val="center"/>
        <w:outlineLvl w:val="0"/>
        <w:rPr>
          <w:rFonts w:hint="eastAsia" w:ascii="黑体" w:hAnsi="黑体" w:eastAsia="黑体" w:cs="黑体"/>
        </w:rPr>
      </w:pPr>
      <w:bookmarkStart w:id="2970" w:name="_Toc9398"/>
      <w:bookmarkStart w:id="2971" w:name="_Toc19649"/>
      <w:bookmarkStart w:id="2972" w:name="_Toc183380560"/>
      <w:bookmarkStart w:id="2973" w:name="_Toc30975"/>
      <w:bookmarkStart w:id="2974" w:name="_Toc3502"/>
      <w:bookmarkStart w:id="2975" w:name="_Toc18881"/>
      <w:bookmarkStart w:id="2976" w:name="_Toc2112"/>
      <w:bookmarkStart w:id="2977" w:name="_Toc18748"/>
      <w:bookmarkStart w:id="2978" w:name="_Toc16683"/>
      <w:bookmarkStart w:id="2979" w:name="_Toc7550"/>
      <w:bookmarkStart w:id="2980" w:name="_Toc20857"/>
      <w:bookmarkStart w:id="2981" w:name="_Toc7659"/>
      <w:bookmarkStart w:id="2982" w:name="_Toc10028"/>
      <w:bookmarkStart w:id="2983" w:name="_Toc30178"/>
      <w:bookmarkStart w:id="2984" w:name="_Toc29904"/>
      <w:bookmarkStart w:id="2985" w:name="_Toc11"/>
      <w:bookmarkStart w:id="2986" w:name="_Toc23612"/>
      <w:bookmarkStart w:id="2987" w:name="_Toc16522"/>
      <w:bookmarkStart w:id="2988" w:name="_Toc12807"/>
      <w:bookmarkStart w:id="2989" w:name="_Toc27999"/>
      <w:bookmarkStart w:id="2990" w:name="_Toc183380639"/>
      <w:bookmarkStart w:id="2991" w:name="_Toc13027"/>
      <w:bookmarkStart w:id="2992" w:name="_Toc12588"/>
      <w:bookmarkStart w:id="2993" w:name="_Toc15303"/>
      <w:bookmarkStart w:id="2994" w:name="_Toc9016"/>
      <w:bookmarkStart w:id="2995" w:name="_Toc9076"/>
      <w:bookmarkStart w:id="2996" w:name="_Toc5534"/>
      <w:bookmarkStart w:id="2997" w:name="_Toc11970"/>
      <w:r>
        <w:rPr>
          <w:rFonts w:hint="eastAsia" w:ascii="黑体" w:hAnsi="黑体" w:eastAsia="黑体" w:cs="黑体"/>
          <w:szCs w:val="20"/>
        </w:rPr>
        <w:t>意图管理的数据模型</w:t>
      </w:r>
      <w:bookmarkEnd w:id="2962"/>
      <w:r>
        <w:rPr>
          <w:rFonts w:hint="eastAsia" w:ascii="黑体" w:hAnsi="黑体" w:eastAsia="黑体" w:cs="黑体"/>
          <w:szCs w:val="20"/>
        </w:rPr>
        <w:t>（通用部分）</w:t>
      </w:r>
      <w:bookmarkEnd w:id="2963"/>
      <w:bookmarkEnd w:id="2964"/>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p>
    <w:p w14:paraId="313F1FC7">
      <w:pPr>
        <w:ind w:firstLine="420" w:firstLineChars="200"/>
        <w:rPr>
          <w:rFonts w:hint="eastAsia" w:ascii="宋体" w:hAnsi="宋体"/>
        </w:rPr>
      </w:pPr>
      <w:bookmarkStart w:id="2998" w:name="_Toc368"/>
      <w:bookmarkStart w:id="2999" w:name="_Toc24016"/>
      <w:bookmarkStart w:id="3000" w:name="_Toc27702"/>
      <w:bookmarkStart w:id="3001" w:name="_Toc11765"/>
      <w:bookmarkStart w:id="3002" w:name="_Toc23971"/>
      <w:r>
        <w:rPr>
          <w:rFonts w:hint="eastAsia" w:ascii="宋体" w:hAnsi="宋体"/>
        </w:rPr>
        <w:t>此处，选择OWL语言作为示例，针对意图通用信息模型给出数据模型描述。</w:t>
      </w:r>
      <w:bookmarkEnd w:id="2998"/>
      <w:bookmarkEnd w:id="2999"/>
      <w:bookmarkEnd w:id="3000"/>
      <w:bookmarkEnd w:id="3001"/>
      <w:bookmarkEnd w:id="3002"/>
    </w:p>
    <w:p w14:paraId="037C6094">
      <w:pPr>
        <w:spacing w:line="240" w:lineRule="auto"/>
        <w:rPr>
          <w:rFonts w:hint="eastAsia" w:ascii="宋体" w:hAnsi="宋体"/>
          <w:sz w:val="18"/>
          <w:szCs w:val="18"/>
        </w:rPr>
      </w:pPr>
      <w:r>
        <w:rPr>
          <w:rFonts w:ascii="宋体" w:hAnsi="宋体"/>
          <w:sz w:val="18"/>
          <w:szCs w:val="18"/>
        </w:rPr>
        <w:t xml:space="preserve">@prefix : &lt;http://example.com/intent#&gt; .  </w:t>
      </w:r>
    </w:p>
    <w:p w14:paraId="63089074">
      <w:pPr>
        <w:spacing w:line="240" w:lineRule="auto"/>
        <w:rPr>
          <w:rFonts w:hint="eastAsia" w:ascii="宋体" w:hAnsi="宋体"/>
          <w:sz w:val="18"/>
          <w:szCs w:val="18"/>
        </w:rPr>
      </w:pPr>
      <w:r>
        <w:rPr>
          <w:rFonts w:ascii="宋体" w:hAnsi="宋体"/>
          <w:sz w:val="18"/>
          <w:szCs w:val="18"/>
        </w:rPr>
        <w:t xml:space="preserve">@prefix owl: &lt;http://www.w3.org/2002/07/owl#&gt; .  </w:t>
      </w:r>
    </w:p>
    <w:p w14:paraId="5ADD0C6A">
      <w:pPr>
        <w:spacing w:line="240" w:lineRule="auto"/>
        <w:rPr>
          <w:rFonts w:hint="eastAsia" w:ascii="宋体" w:hAnsi="宋体"/>
          <w:sz w:val="18"/>
          <w:szCs w:val="18"/>
        </w:rPr>
      </w:pPr>
      <w:r>
        <w:rPr>
          <w:rFonts w:ascii="宋体" w:hAnsi="宋体"/>
          <w:sz w:val="18"/>
          <w:szCs w:val="18"/>
        </w:rPr>
        <w:t xml:space="preserve">@prefix rdf: &lt;http://www.w3.org/1999/02/22-rdf-syntax-ns#&gt; .  </w:t>
      </w:r>
    </w:p>
    <w:p w14:paraId="00F7D057">
      <w:pPr>
        <w:spacing w:line="240" w:lineRule="auto"/>
        <w:rPr>
          <w:rFonts w:hint="eastAsia" w:ascii="宋体" w:hAnsi="宋体"/>
          <w:sz w:val="18"/>
          <w:szCs w:val="18"/>
        </w:rPr>
      </w:pPr>
      <w:r>
        <w:rPr>
          <w:rFonts w:ascii="宋体" w:hAnsi="宋体"/>
          <w:sz w:val="18"/>
          <w:szCs w:val="18"/>
        </w:rPr>
        <w:t>@prefix rdfs: &lt;http://www.w3.org/2000/01/rdf-schema#&gt; .</w:t>
      </w:r>
    </w:p>
    <w:p w14:paraId="20E30573">
      <w:pPr>
        <w:spacing w:line="240" w:lineRule="auto"/>
        <w:rPr>
          <w:rFonts w:hint="eastAsia" w:ascii="宋体" w:hAnsi="宋体"/>
          <w:sz w:val="18"/>
          <w:szCs w:val="18"/>
        </w:rPr>
      </w:pPr>
      <w:r>
        <w:rPr>
          <w:rFonts w:ascii="宋体" w:hAnsi="宋体"/>
          <w:sz w:val="18"/>
          <w:szCs w:val="18"/>
        </w:rPr>
        <w:t xml:space="preserve">@prefix xsd: &lt;http://www.w3.org/2001/XMLSchema#&gt; .  </w:t>
      </w:r>
    </w:p>
    <w:p w14:paraId="18D7DF0C">
      <w:pPr>
        <w:spacing w:line="240" w:lineRule="auto"/>
        <w:rPr>
          <w:rFonts w:hint="eastAsia" w:ascii="宋体" w:hAnsi="宋体"/>
          <w:sz w:val="18"/>
          <w:szCs w:val="18"/>
        </w:rPr>
      </w:pPr>
      <w:r>
        <w:rPr>
          <w:rFonts w:ascii="宋体" w:hAnsi="宋体"/>
          <w:sz w:val="18"/>
          <w:szCs w:val="18"/>
        </w:rPr>
        <w:t xml:space="preserve">  </w:t>
      </w:r>
    </w:p>
    <w:p w14:paraId="25B5F1B1">
      <w:pPr>
        <w:spacing w:line="240" w:lineRule="auto"/>
        <w:rPr>
          <w:rFonts w:hint="eastAsia" w:ascii="宋体" w:hAnsi="宋体"/>
          <w:sz w:val="18"/>
          <w:szCs w:val="18"/>
        </w:rPr>
      </w:pPr>
      <w:r>
        <w:rPr>
          <w:rFonts w:ascii="宋体" w:hAnsi="宋体"/>
          <w:sz w:val="18"/>
          <w:szCs w:val="18"/>
        </w:rPr>
        <w:t xml:space="preserve">rdf:Intent a owl:Class ;  </w:t>
      </w:r>
    </w:p>
    <w:p w14:paraId="24885FF9">
      <w:pPr>
        <w:spacing w:line="240" w:lineRule="auto"/>
        <w:rPr>
          <w:rFonts w:hint="eastAsia" w:ascii="宋体" w:hAnsi="宋体"/>
          <w:sz w:val="18"/>
          <w:szCs w:val="18"/>
        </w:rPr>
      </w:pPr>
      <w:r>
        <w:rPr>
          <w:rFonts w:ascii="宋体" w:hAnsi="宋体"/>
          <w:sz w:val="18"/>
          <w:szCs w:val="18"/>
        </w:rPr>
        <w:t xml:space="preserve">    rdfs:label "Intent" ;  </w:t>
      </w:r>
    </w:p>
    <w:p w14:paraId="2A4B8703">
      <w:pPr>
        <w:spacing w:line="240" w:lineRule="auto"/>
        <w:rPr>
          <w:rFonts w:hint="eastAsia" w:ascii="宋体" w:hAnsi="宋体"/>
          <w:sz w:val="18"/>
          <w:szCs w:val="18"/>
        </w:rPr>
      </w:pPr>
      <w:r>
        <w:rPr>
          <w:rFonts w:ascii="宋体" w:hAnsi="宋体"/>
          <w:sz w:val="18"/>
          <w:szCs w:val="18"/>
        </w:rPr>
        <w:t xml:space="preserve">    rdfs:comment "意图对象" .  </w:t>
      </w:r>
    </w:p>
    <w:p w14:paraId="424C4631">
      <w:pPr>
        <w:spacing w:line="240" w:lineRule="auto"/>
        <w:rPr>
          <w:rFonts w:hint="eastAsia" w:ascii="宋体" w:hAnsi="宋体"/>
          <w:sz w:val="18"/>
          <w:szCs w:val="18"/>
        </w:rPr>
      </w:pPr>
      <w:r>
        <w:rPr>
          <w:rFonts w:ascii="宋体" w:hAnsi="宋体"/>
          <w:sz w:val="18"/>
          <w:szCs w:val="18"/>
        </w:rPr>
        <w:t xml:space="preserve">  </w:t>
      </w:r>
    </w:p>
    <w:p w14:paraId="7755036F">
      <w:pPr>
        <w:spacing w:line="240" w:lineRule="auto"/>
        <w:rPr>
          <w:rFonts w:hint="eastAsia" w:ascii="宋体" w:hAnsi="宋体"/>
          <w:sz w:val="18"/>
          <w:szCs w:val="18"/>
        </w:rPr>
      </w:pPr>
      <w:r>
        <w:rPr>
          <w:rFonts w:ascii="宋体" w:hAnsi="宋体"/>
          <w:sz w:val="18"/>
          <w:szCs w:val="18"/>
        </w:rPr>
        <w:t xml:space="preserve">rdf:IntentExpectation a owl:Class ;  </w:t>
      </w:r>
    </w:p>
    <w:p w14:paraId="134FE590">
      <w:pPr>
        <w:spacing w:line="240" w:lineRule="auto"/>
        <w:rPr>
          <w:rFonts w:hint="eastAsia" w:ascii="宋体" w:hAnsi="宋体"/>
          <w:sz w:val="18"/>
          <w:szCs w:val="18"/>
        </w:rPr>
      </w:pPr>
      <w:r>
        <w:rPr>
          <w:rFonts w:ascii="宋体" w:hAnsi="宋体"/>
          <w:sz w:val="18"/>
          <w:szCs w:val="18"/>
        </w:rPr>
        <w:t xml:space="preserve">    rdfs:label "IntentExpectation" ;  </w:t>
      </w:r>
    </w:p>
    <w:p w14:paraId="6F4B9514">
      <w:pPr>
        <w:spacing w:line="240" w:lineRule="auto"/>
        <w:rPr>
          <w:rFonts w:hint="eastAsia" w:ascii="宋体" w:hAnsi="宋体"/>
          <w:sz w:val="18"/>
          <w:szCs w:val="18"/>
        </w:rPr>
      </w:pPr>
      <w:r>
        <w:rPr>
          <w:rFonts w:ascii="宋体" w:hAnsi="宋体"/>
          <w:sz w:val="18"/>
          <w:szCs w:val="18"/>
        </w:rPr>
        <w:t xml:space="preserve">    rdfs:comment "意图期望" .  </w:t>
      </w:r>
    </w:p>
    <w:p w14:paraId="1FB07F4D">
      <w:pPr>
        <w:spacing w:line="240" w:lineRule="auto"/>
        <w:rPr>
          <w:rFonts w:hint="eastAsia" w:ascii="宋体" w:hAnsi="宋体"/>
          <w:sz w:val="18"/>
          <w:szCs w:val="18"/>
        </w:rPr>
      </w:pPr>
      <w:r>
        <w:rPr>
          <w:rFonts w:ascii="宋体" w:hAnsi="宋体"/>
          <w:sz w:val="18"/>
          <w:szCs w:val="18"/>
        </w:rPr>
        <w:t xml:space="preserve">  </w:t>
      </w:r>
    </w:p>
    <w:p w14:paraId="65223ACC">
      <w:pPr>
        <w:spacing w:line="240" w:lineRule="auto"/>
        <w:rPr>
          <w:rFonts w:hint="eastAsia" w:ascii="宋体" w:hAnsi="宋体"/>
          <w:sz w:val="18"/>
          <w:szCs w:val="18"/>
        </w:rPr>
      </w:pPr>
      <w:r>
        <w:rPr>
          <w:rFonts w:ascii="宋体" w:hAnsi="宋体"/>
          <w:sz w:val="18"/>
          <w:szCs w:val="18"/>
        </w:rPr>
        <w:t xml:space="preserve">rdf:ExpectationObject a owl:Class ;  </w:t>
      </w:r>
    </w:p>
    <w:p w14:paraId="1D4E2327">
      <w:pPr>
        <w:spacing w:line="240" w:lineRule="auto"/>
        <w:rPr>
          <w:rFonts w:hint="eastAsia" w:ascii="宋体" w:hAnsi="宋体"/>
          <w:sz w:val="18"/>
          <w:szCs w:val="18"/>
        </w:rPr>
      </w:pPr>
      <w:r>
        <w:rPr>
          <w:rFonts w:ascii="宋体" w:hAnsi="宋体"/>
          <w:sz w:val="18"/>
          <w:szCs w:val="18"/>
        </w:rPr>
        <w:t xml:space="preserve">    rdfs:label "ExpectationObject" ;  </w:t>
      </w:r>
    </w:p>
    <w:p w14:paraId="70FADEC2">
      <w:pPr>
        <w:spacing w:line="240" w:lineRule="auto"/>
        <w:rPr>
          <w:rFonts w:hint="eastAsia" w:ascii="宋体" w:hAnsi="宋体"/>
          <w:sz w:val="18"/>
          <w:szCs w:val="18"/>
        </w:rPr>
      </w:pPr>
      <w:r>
        <w:rPr>
          <w:rFonts w:ascii="宋体" w:hAnsi="宋体"/>
          <w:sz w:val="18"/>
          <w:szCs w:val="18"/>
        </w:rPr>
        <w:t xml:space="preserve">    rdfs:comment "期望对象" .  </w:t>
      </w:r>
    </w:p>
    <w:p w14:paraId="713BF46C">
      <w:pPr>
        <w:spacing w:line="240" w:lineRule="auto"/>
        <w:rPr>
          <w:rFonts w:hint="eastAsia" w:ascii="宋体" w:hAnsi="宋体"/>
          <w:sz w:val="18"/>
          <w:szCs w:val="18"/>
        </w:rPr>
      </w:pPr>
      <w:r>
        <w:rPr>
          <w:rFonts w:ascii="宋体" w:hAnsi="宋体"/>
          <w:sz w:val="18"/>
          <w:szCs w:val="18"/>
        </w:rPr>
        <w:t xml:space="preserve">  </w:t>
      </w:r>
    </w:p>
    <w:p w14:paraId="53A18991">
      <w:pPr>
        <w:spacing w:line="240" w:lineRule="auto"/>
        <w:rPr>
          <w:rFonts w:hint="eastAsia" w:ascii="宋体" w:hAnsi="宋体"/>
          <w:sz w:val="18"/>
          <w:szCs w:val="18"/>
        </w:rPr>
      </w:pPr>
      <w:r>
        <w:rPr>
          <w:rFonts w:ascii="宋体" w:hAnsi="宋体"/>
          <w:sz w:val="18"/>
          <w:szCs w:val="18"/>
        </w:rPr>
        <w:t xml:space="preserve">rdf:ExpectationTarget a owl:Class ;  </w:t>
      </w:r>
    </w:p>
    <w:p w14:paraId="6274A9B4">
      <w:pPr>
        <w:spacing w:line="240" w:lineRule="auto"/>
        <w:rPr>
          <w:rFonts w:hint="eastAsia" w:ascii="宋体" w:hAnsi="宋体"/>
          <w:sz w:val="18"/>
          <w:szCs w:val="18"/>
        </w:rPr>
      </w:pPr>
      <w:r>
        <w:rPr>
          <w:rFonts w:ascii="宋体" w:hAnsi="宋体"/>
          <w:sz w:val="18"/>
          <w:szCs w:val="18"/>
        </w:rPr>
        <w:t xml:space="preserve">    rdfs:label "ExpectationTarget" ;  </w:t>
      </w:r>
    </w:p>
    <w:p w14:paraId="0E7CE78F">
      <w:pPr>
        <w:spacing w:line="240" w:lineRule="auto"/>
        <w:rPr>
          <w:rFonts w:hint="eastAsia" w:ascii="宋体" w:hAnsi="宋体"/>
          <w:sz w:val="18"/>
          <w:szCs w:val="18"/>
        </w:rPr>
      </w:pPr>
      <w:r>
        <w:rPr>
          <w:rFonts w:ascii="宋体" w:hAnsi="宋体"/>
          <w:sz w:val="18"/>
          <w:szCs w:val="18"/>
        </w:rPr>
        <w:t xml:space="preserve">    rdfs:comment "期望目标" .  </w:t>
      </w:r>
    </w:p>
    <w:p w14:paraId="347F9BB6">
      <w:pPr>
        <w:spacing w:line="240" w:lineRule="auto"/>
        <w:rPr>
          <w:rFonts w:hint="eastAsia" w:ascii="宋体" w:hAnsi="宋体"/>
          <w:sz w:val="18"/>
          <w:szCs w:val="18"/>
        </w:rPr>
      </w:pPr>
      <w:r>
        <w:rPr>
          <w:rFonts w:ascii="宋体" w:hAnsi="宋体"/>
          <w:sz w:val="18"/>
          <w:szCs w:val="18"/>
        </w:rPr>
        <w:t xml:space="preserve">  </w:t>
      </w:r>
    </w:p>
    <w:p w14:paraId="1992D5F1">
      <w:pPr>
        <w:spacing w:line="240" w:lineRule="auto"/>
        <w:rPr>
          <w:rFonts w:hint="eastAsia" w:ascii="宋体" w:hAnsi="宋体"/>
          <w:sz w:val="18"/>
          <w:szCs w:val="18"/>
        </w:rPr>
      </w:pPr>
      <w:r>
        <w:rPr>
          <w:rFonts w:ascii="宋体" w:hAnsi="宋体"/>
          <w:sz w:val="18"/>
          <w:szCs w:val="18"/>
        </w:rPr>
        <w:t xml:space="preserve">rdf:Condition a owl:Class ;  </w:t>
      </w:r>
    </w:p>
    <w:p w14:paraId="6730A1B7">
      <w:pPr>
        <w:spacing w:line="240" w:lineRule="auto"/>
        <w:rPr>
          <w:rFonts w:hint="eastAsia" w:ascii="宋体" w:hAnsi="宋体"/>
          <w:sz w:val="18"/>
          <w:szCs w:val="18"/>
        </w:rPr>
      </w:pPr>
      <w:r>
        <w:rPr>
          <w:rFonts w:ascii="宋体" w:hAnsi="宋体"/>
          <w:sz w:val="18"/>
          <w:szCs w:val="18"/>
        </w:rPr>
        <w:t xml:space="preserve">    rdfs:label "Condition" ;  </w:t>
      </w:r>
    </w:p>
    <w:p w14:paraId="4EC12973">
      <w:pPr>
        <w:spacing w:line="240" w:lineRule="auto"/>
        <w:rPr>
          <w:rFonts w:hint="eastAsia" w:ascii="宋体" w:hAnsi="宋体"/>
          <w:sz w:val="18"/>
          <w:szCs w:val="18"/>
        </w:rPr>
      </w:pPr>
      <w:r>
        <w:rPr>
          <w:rFonts w:ascii="宋体" w:hAnsi="宋体"/>
          <w:sz w:val="18"/>
          <w:szCs w:val="18"/>
        </w:rPr>
        <w:t xml:space="preserve">    rdfs:comment "条件" .  </w:t>
      </w:r>
    </w:p>
    <w:p w14:paraId="4225D4A0">
      <w:pPr>
        <w:spacing w:line="240" w:lineRule="auto"/>
        <w:rPr>
          <w:rFonts w:hint="eastAsia" w:ascii="宋体" w:hAnsi="宋体"/>
          <w:sz w:val="18"/>
          <w:szCs w:val="18"/>
        </w:rPr>
      </w:pPr>
      <w:r>
        <w:rPr>
          <w:rFonts w:ascii="宋体" w:hAnsi="宋体"/>
          <w:sz w:val="18"/>
          <w:szCs w:val="18"/>
        </w:rPr>
        <w:t xml:space="preserve">  </w:t>
      </w:r>
    </w:p>
    <w:p w14:paraId="429B212F">
      <w:pPr>
        <w:spacing w:line="240" w:lineRule="auto"/>
        <w:rPr>
          <w:rFonts w:hint="eastAsia" w:ascii="宋体" w:hAnsi="宋体"/>
          <w:sz w:val="18"/>
          <w:szCs w:val="18"/>
        </w:rPr>
      </w:pPr>
      <w:r>
        <w:rPr>
          <w:rFonts w:ascii="宋体" w:hAnsi="宋体"/>
          <w:sz w:val="18"/>
          <w:szCs w:val="18"/>
        </w:rPr>
        <w:t xml:space="preserve">rdf:Context a owl:Class ;  </w:t>
      </w:r>
    </w:p>
    <w:p w14:paraId="10612EEE">
      <w:pPr>
        <w:spacing w:line="240" w:lineRule="auto"/>
        <w:rPr>
          <w:rFonts w:hint="eastAsia" w:ascii="宋体" w:hAnsi="宋体"/>
          <w:sz w:val="18"/>
          <w:szCs w:val="18"/>
        </w:rPr>
      </w:pPr>
      <w:r>
        <w:rPr>
          <w:rFonts w:ascii="宋体" w:hAnsi="宋体"/>
          <w:sz w:val="18"/>
          <w:szCs w:val="18"/>
        </w:rPr>
        <w:t xml:space="preserve">    rdfs:label "Context" ;  </w:t>
      </w:r>
    </w:p>
    <w:p w14:paraId="0B89F072">
      <w:pPr>
        <w:spacing w:line="240" w:lineRule="auto"/>
        <w:rPr>
          <w:rFonts w:hint="eastAsia" w:ascii="宋体" w:hAnsi="宋体"/>
          <w:sz w:val="18"/>
          <w:szCs w:val="18"/>
        </w:rPr>
      </w:pPr>
      <w:r>
        <w:rPr>
          <w:rFonts w:ascii="宋体" w:hAnsi="宋体"/>
          <w:sz w:val="18"/>
          <w:szCs w:val="18"/>
        </w:rPr>
        <w:t xml:space="preserve">    rdfs:comment "上下文" .  </w:t>
      </w:r>
    </w:p>
    <w:p w14:paraId="5F7D1D24">
      <w:pPr>
        <w:spacing w:line="240" w:lineRule="auto"/>
        <w:rPr>
          <w:rFonts w:hint="eastAsia" w:ascii="宋体" w:hAnsi="宋体"/>
          <w:sz w:val="18"/>
          <w:szCs w:val="18"/>
        </w:rPr>
      </w:pPr>
      <w:r>
        <w:rPr>
          <w:rFonts w:ascii="宋体" w:hAnsi="宋体"/>
          <w:sz w:val="18"/>
          <w:szCs w:val="18"/>
        </w:rPr>
        <w:t xml:space="preserve">  </w:t>
      </w:r>
    </w:p>
    <w:p w14:paraId="613FF120">
      <w:pPr>
        <w:spacing w:line="240" w:lineRule="auto"/>
        <w:rPr>
          <w:rFonts w:hint="eastAsia" w:ascii="宋体" w:hAnsi="宋体"/>
          <w:sz w:val="18"/>
          <w:szCs w:val="18"/>
        </w:rPr>
      </w:pPr>
      <w:r>
        <w:rPr>
          <w:rFonts w:ascii="宋体" w:hAnsi="宋体"/>
          <w:sz w:val="18"/>
          <w:szCs w:val="18"/>
        </w:rPr>
        <w:t xml:space="preserve">rdf:FulfillmentInfo a owl:Class ;  </w:t>
      </w:r>
    </w:p>
    <w:p w14:paraId="12CBFCDD">
      <w:pPr>
        <w:spacing w:line="240" w:lineRule="auto"/>
        <w:rPr>
          <w:rFonts w:hint="eastAsia" w:ascii="宋体" w:hAnsi="宋体"/>
          <w:sz w:val="18"/>
          <w:szCs w:val="18"/>
        </w:rPr>
      </w:pPr>
      <w:r>
        <w:rPr>
          <w:rFonts w:ascii="宋体" w:hAnsi="宋体"/>
          <w:sz w:val="18"/>
          <w:szCs w:val="18"/>
        </w:rPr>
        <w:t xml:space="preserve">    rdfs:label "FulfillmentInfo" ;  </w:t>
      </w:r>
    </w:p>
    <w:p w14:paraId="75DE49BA">
      <w:pPr>
        <w:spacing w:line="240" w:lineRule="auto"/>
        <w:rPr>
          <w:rFonts w:hint="eastAsia" w:ascii="宋体" w:hAnsi="宋体"/>
          <w:sz w:val="18"/>
          <w:szCs w:val="18"/>
        </w:rPr>
      </w:pPr>
      <w:r>
        <w:rPr>
          <w:rFonts w:ascii="宋体" w:hAnsi="宋体"/>
          <w:sz w:val="18"/>
          <w:szCs w:val="18"/>
        </w:rPr>
        <w:t xml:space="preserve">    rdfs:comment "实现状态信息" .  </w:t>
      </w:r>
    </w:p>
    <w:p w14:paraId="5B115CB9">
      <w:pPr>
        <w:spacing w:line="240" w:lineRule="auto"/>
        <w:rPr>
          <w:rFonts w:hint="eastAsia" w:ascii="宋体" w:hAnsi="宋体"/>
          <w:sz w:val="18"/>
          <w:szCs w:val="18"/>
        </w:rPr>
      </w:pPr>
      <w:r>
        <w:rPr>
          <w:rFonts w:ascii="宋体" w:hAnsi="宋体"/>
          <w:sz w:val="18"/>
          <w:szCs w:val="18"/>
        </w:rPr>
        <w:t xml:space="preserve">  </w:t>
      </w:r>
    </w:p>
    <w:p w14:paraId="1EF5D494">
      <w:pPr>
        <w:spacing w:line="240" w:lineRule="auto"/>
        <w:rPr>
          <w:rFonts w:hint="eastAsia" w:ascii="宋体" w:hAnsi="宋体"/>
          <w:sz w:val="18"/>
          <w:szCs w:val="18"/>
        </w:rPr>
      </w:pPr>
      <w:r>
        <w:rPr>
          <w:rFonts w:ascii="宋体" w:hAnsi="宋体"/>
          <w:sz w:val="18"/>
          <w:szCs w:val="18"/>
        </w:rPr>
        <w:t xml:space="preserve">rdf:IntentReport a owl:Class ;  </w:t>
      </w:r>
    </w:p>
    <w:p w14:paraId="37FDA63B">
      <w:pPr>
        <w:spacing w:line="240" w:lineRule="auto"/>
        <w:rPr>
          <w:rFonts w:hint="eastAsia" w:ascii="宋体" w:hAnsi="宋体"/>
          <w:sz w:val="18"/>
          <w:szCs w:val="18"/>
        </w:rPr>
      </w:pPr>
      <w:r>
        <w:rPr>
          <w:rFonts w:ascii="宋体" w:hAnsi="宋体"/>
          <w:sz w:val="18"/>
          <w:szCs w:val="18"/>
        </w:rPr>
        <w:t xml:space="preserve">    rdfs:label "IntentReport" ;  </w:t>
      </w:r>
    </w:p>
    <w:p w14:paraId="4EFC276B">
      <w:pPr>
        <w:spacing w:line="240" w:lineRule="auto"/>
        <w:rPr>
          <w:rFonts w:hint="eastAsia" w:ascii="宋体" w:hAnsi="宋体"/>
          <w:sz w:val="18"/>
          <w:szCs w:val="18"/>
        </w:rPr>
      </w:pPr>
      <w:r>
        <w:rPr>
          <w:rFonts w:ascii="宋体" w:hAnsi="宋体"/>
          <w:sz w:val="18"/>
          <w:szCs w:val="18"/>
        </w:rPr>
        <w:t xml:space="preserve">    rdfs:comment "意图报告" .  </w:t>
      </w:r>
    </w:p>
    <w:p w14:paraId="6A76A22B">
      <w:pPr>
        <w:spacing w:line="240" w:lineRule="auto"/>
        <w:rPr>
          <w:rFonts w:hint="eastAsia" w:ascii="宋体" w:hAnsi="宋体"/>
          <w:sz w:val="18"/>
          <w:szCs w:val="18"/>
        </w:rPr>
      </w:pPr>
      <w:r>
        <w:rPr>
          <w:rFonts w:ascii="宋体" w:hAnsi="宋体"/>
          <w:sz w:val="18"/>
          <w:szCs w:val="18"/>
        </w:rPr>
        <w:t xml:space="preserve">  </w:t>
      </w:r>
    </w:p>
    <w:p w14:paraId="22A04A61">
      <w:pPr>
        <w:spacing w:line="240" w:lineRule="auto"/>
        <w:rPr>
          <w:rFonts w:hint="eastAsia" w:ascii="宋体" w:hAnsi="宋体"/>
          <w:sz w:val="18"/>
          <w:szCs w:val="18"/>
        </w:rPr>
      </w:pPr>
      <w:r>
        <w:rPr>
          <w:rFonts w:ascii="宋体" w:hAnsi="宋体"/>
          <w:sz w:val="18"/>
          <w:szCs w:val="18"/>
        </w:rPr>
        <w:t xml:space="preserve">rdf:IntentInstance a owl:Class ;  </w:t>
      </w:r>
    </w:p>
    <w:p w14:paraId="619BEB3E">
      <w:pPr>
        <w:spacing w:line="240" w:lineRule="auto"/>
        <w:rPr>
          <w:rFonts w:hint="eastAsia" w:ascii="宋体" w:hAnsi="宋体"/>
          <w:sz w:val="18"/>
          <w:szCs w:val="18"/>
        </w:rPr>
      </w:pPr>
      <w:r>
        <w:rPr>
          <w:rFonts w:ascii="宋体" w:hAnsi="宋体"/>
          <w:sz w:val="18"/>
          <w:szCs w:val="18"/>
        </w:rPr>
        <w:t xml:space="preserve">    rdfs:label "IntentInstance" ;  </w:t>
      </w:r>
    </w:p>
    <w:p w14:paraId="24BA968F">
      <w:pPr>
        <w:spacing w:line="240" w:lineRule="auto"/>
        <w:rPr>
          <w:rFonts w:hint="eastAsia" w:ascii="宋体" w:hAnsi="宋体"/>
          <w:sz w:val="18"/>
          <w:szCs w:val="18"/>
        </w:rPr>
      </w:pPr>
      <w:r>
        <w:rPr>
          <w:rFonts w:ascii="宋体" w:hAnsi="宋体"/>
          <w:sz w:val="18"/>
          <w:szCs w:val="18"/>
        </w:rPr>
        <w:t xml:space="preserve">    rdfs:comment "意图实例" .  </w:t>
      </w:r>
    </w:p>
    <w:p w14:paraId="4A4D5DC1">
      <w:pPr>
        <w:spacing w:line="240" w:lineRule="auto"/>
        <w:rPr>
          <w:rFonts w:hint="eastAsia" w:ascii="宋体" w:hAnsi="宋体"/>
          <w:sz w:val="18"/>
          <w:szCs w:val="18"/>
        </w:rPr>
      </w:pPr>
      <w:r>
        <w:rPr>
          <w:rFonts w:ascii="宋体" w:hAnsi="宋体"/>
          <w:sz w:val="18"/>
          <w:szCs w:val="18"/>
        </w:rPr>
        <w:t xml:space="preserve">  </w:t>
      </w:r>
    </w:p>
    <w:p w14:paraId="0319CA7D">
      <w:pPr>
        <w:spacing w:line="240" w:lineRule="auto"/>
        <w:rPr>
          <w:rFonts w:hint="eastAsia" w:ascii="宋体" w:hAnsi="宋体"/>
          <w:sz w:val="18"/>
          <w:szCs w:val="18"/>
        </w:rPr>
      </w:pPr>
      <w:r>
        <w:rPr>
          <w:rFonts w:ascii="宋体" w:hAnsi="宋体"/>
          <w:sz w:val="18"/>
          <w:szCs w:val="18"/>
        </w:rPr>
        <w:t xml:space="preserve">rdf:intentId a owl:DatatypeProperty ;  </w:t>
      </w:r>
    </w:p>
    <w:p w14:paraId="690D2CCC">
      <w:pPr>
        <w:spacing w:line="240" w:lineRule="auto"/>
        <w:rPr>
          <w:rFonts w:hint="eastAsia" w:ascii="宋体" w:hAnsi="宋体"/>
          <w:sz w:val="18"/>
          <w:szCs w:val="18"/>
        </w:rPr>
      </w:pPr>
      <w:r>
        <w:rPr>
          <w:rFonts w:ascii="宋体" w:hAnsi="宋体"/>
          <w:sz w:val="18"/>
          <w:szCs w:val="18"/>
        </w:rPr>
        <w:t xml:space="preserve">    rdfs:domain rdfs:Intent ;  </w:t>
      </w:r>
    </w:p>
    <w:p w14:paraId="67053681">
      <w:pPr>
        <w:spacing w:line="240" w:lineRule="auto"/>
        <w:rPr>
          <w:rFonts w:hint="eastAsia" w:ascii="宋体" w:hAnsi="宋体"/>
          <w:sz w:val="18"/>
          <w:szCs w:val="18"/>
        </w:rPr>
      </w:pPr>
      <w:r>
        <w:rPr>
          <w:rFonts w:ascii="宋体" w:hAnsi="宋体"/>
          <w:sz w:val="18"/>
          <w:szCs w:val="18"/>
        </w:rPr>
        <w:t xml:space="preserve">    rdfs:range rdfs:Identifier ;  </w:t>
      </w:r>
    </w:p>
    <w:p w14:paraId="2ADF6508">
      <w:pPr>
        <w:spacing w:line="240" w:lineRule="auto"/>
        <w:rPr>
          <w:rFonts w:hint="eastAsia" w:ascii="宋体" w:hAnsi="宋体"/>
          <w:sz w:val="18"/>
          <w:szCs w:val="18"/>
        </w:rPr>
      </w:pPr>
      <w:r>
        <w:rPr>
          <w:rFonts w:ascii="宋体" w:hAnsi="宋体"/>
          <w:sz w:val="18"/>
          <w:szCs w:val="18"/>
        </w:rPr>
        <w:t xml:space="preserve">    rdfs:label "intentId" ;  </w:t>
      </w:r>
    </w:p>
    <w:p w14:paraId="550FC3A4">
      <w:pPr>
        <w:spacing w:line="240" w:lineRule="auto"/>
        <w:rPr>
          <w:rFonts w:hint="eastAsia" w:ascii="宋体" w:hAnsi="宋体"/>
          <w:sz w:val="18"/>
          <w:szCs w:val="18"/>
        </w:rPr>
      </w:pPr>
      <w:r>
        <w:rPr>
          <w:rFonts w:ascii="宋体" w:hAnsi="宋体"/>
          <w:sz w:val="18"/>
          <w:szCs w:val="18"/>
        </w:rPr>
        <w:t xml:space="preserve">    rdfs:comment "意图的标识符" .  </w:t>
      </w:r>
    </w:p>
    <w:p w14:paraId="29E85BD2">
      <w:pPr>
        <w:spacing w:line="240" w:lineRule="auto"/>
        <w:rPr>
          <w:rFonts w:hint="eastAsia" w:ascii="宋体" w:hAnsi="宋体"/>
          <w:sz w:val="18"/>
          <w:szCs w:val="18"/>
        </w:rPr>
      </w:pPr>
      <w:r>
        <w:rPr>
          <w:rFonts w:ascii="宋体" w:hAnsi="宋体"/>
          <w:sz w:val="18"/>
          <w:szCs w:val="18"/>
        </w:rPr>
        <w:t xml:space="preserve">  </w:t>
      </w:r>
    </w:p>
    <w:p w14:paraId="6CFF7C98">
      <w:pPr>
        <w:spacing w:line="240" w:lineRule="auto"/>
        <w:rPr>
          <w:rFonts w:hint="eastAsia" w:ascii="宋体" w:hAnsi="宋体"/>
          <w:sz w:val="18"/>
          <w:szCs w:val="18"/>
        </w:rPr>
      </w:pPr>
      <w:r>
        <w:rPr>
          <w:rFonts w:ascii="宋体" w:hAnsi="宋体"/>
          <w:sz w:val="18"/>
          <w:szCs w:val="18"/>
        </w:rPr>
        <w:t xml:space="preserve">rdf:intentName a owl:DatatypeProperty ;  </w:t>
      </w:r>
    </w:p>
    <w:p w14:paraId="1A8DC1C2">
      <w:pPr>
        <w:spacing w:line="240" w:lineRule="auto"/>
        <w:rPr>
          <w:rFonts w:hint="eastAsia" w:ascii="宋体" w:hAnsi="宋体"/>
          <w:sz w:val="18"/>
          <w:szCs w:val="18"/>
        </w:rPr>
      </w:pPr>
      <w:r>
        <w:rPr>
          <w:rFonts w:ascii="宋体" w:hAnsi="宋体"/>
          <w:sz w:val="18"/>
          <w:szCs w:val="18"/>
        </w:rPr>
        <w:t xml:space="preserve">    rdfs:domain rdfs:Intent ;  </w:t>
      </w:r>
    </w:p>
    <w:p w14:paraId="0EB73642">
      <w:pPr>
        <w:spacing w:line="240" w:lineRule="auto"/>
        <w:rPr>
          <w:rFonts w:hint="eastAsia" w:ascii="宋体" w:hAnsi="宋体"/>
          <w:sz w:val="18"/>
          <w:szCs w:val="18"/>
        </w:rPr>
      </w:pPr>
      <w:r>
        <w:rPr>
          <w:rFonts w:ascii="宋体" w:hAnsi="宋体"/>
          <w:sz w:val="18"/>
          <w:szCs w:val="18"/>
        </w:rPr>
        <w:t xml:space="preserve">    rdfs:range xsd:string ;  </w:t>
      </w:r>
    </w:p>
    <w:p w14:paraId="274C24CB">
      <w:pPr>
        <w:spacing w:line="240" w:lineRule="auto"/>
        <w:rPr>
          <w:rFonts w:hint="eastAsia" w:ascii="宋体" w:hAnsi="宋体"/>
          <w:sz w:val="18"/>
          <w:szCs w:val="18"/>
        </w:rPr>
      </w:pPr>
      <w:r>
        <w:rPr>
          <w:rFonts w:ascii="宋体" w:hAnsi="宋体"/>
          <w:sz w:val="18"/>
          <w:szCs w:val="18"/>
        </w:rPr>
        <w:t xml:space="preserve">    rdfs:label "intentName" ;  </w:t>
      </w:r>
    </w:p>
    <w:p w14:paraId="57242234">
      <w:pPr>
        <w:spacing w:line="240" w:lineRule="auto"/>
        <w:rPr>
          <w:rFonts w:hint="eastAsia" w:ascii="宋体" w:hAnsi="宋体"/>
          <w:sz w:val="18"/>
          <w:szCs w:val="18"/>
        </w:rPr>
      </w:pPr>
      <w:r>
        <w:rPr>
          <w:rFonts w:ascii="宋体" w:hAnsi="宋体"/>
          <w:sz w:val="18"/>
          <w:szCs w:val="18"/>
        </w:rPr>
        <w:t xml:space="preserve">    rdfs:comment "意图的名称" .  </w:t>
      </w:r>
    </w:p>
    <w:p w14:paraId="0A44CF4F">
      <w:pPr>
        <w:spacing w:line="240" w:lineRule="auto"/>
        <w:rPr>
          <w:rFonts w:hint="eastAsia" w:ascii="宋体" w:hAnsi="宋体"/>
          <w:sz w:val="18"/>
          <w:szCs w:val="18"/>
        </w:rPr>
      </w:pPr>
      <w:r>
        <w:rPr>
          <w:rFonts w:ascii="宋体" w:hAnsi="宋体"/>
          <w:sz w:val="18"/>
          <w:szCs w:val="18"/>
        </w:rPr>
        <w:t xml:space="preserve">  </w:t>
      </w:r>
    </w:p>
    <w:p w14:paraId="2B8FB9C5">
      <w:pPr>
        <w:spacing w:line="240" w:lineRule="auto"/>
        <w:rPr>
          <w:rFonts w:hint="eastAsia" w:ascii="宋体" w:hAnsi="宋体"/>
          <w:sz w:val="18"/>
          <w:szCs w:val="18"/>
        </w:rPr>
      </w:pPr>
      <w:r>
        <w:rPr>
          <w:rFonts w:ascii="宋体" w:hAnsi="宋体"/>
          <w:sz w:val="18"/>
          <w:szCs w:val="18"/>
        </w:rPr>
        <w:t xml:space="preserve">rdf:intentExpectations a owl:ObjectProperty ;  </w:t>
      </w:r>
    </w:p>
    <w:p w14:paraId="1EF3C7D4">
      <w:pPr>
        <w:spacing w:line="240" w:lineRule="auto"/>
        <w:rPr>
          <w:rFonts w:hint="eastAsia" w:ascii="宋体" w:hAnsi="宋体"/>
          <w:sz w:val="18"/>
          <w:szCs w:val="18"/>
        </w:rPr>
      </w:pPr>
      <w:r>
        <w:rPr>
          <w:rFonts w:ascii="宋体" w:hAnsi="宋体"/>
          <w:sz w:val="18"/>
          <w:szCs w:val="18"/>
        </w:rPr>
        <w:t xml:space="preserve">    rdfs:domain rdfs:Intent ;  </w:t>
      </w:r>
    </w:p>
    <w:p w14:paraId="342015F3">
      <w:pPr>
        <w:spacing w:line="240" w:lineRule="auto"/>
        <w:rPr>
          <w:rFonts w:hint="eastAsia" w:ascii="宋体" w:hAnsi="宋体"/>
          <w:sz w:val="18"/>
          <w:szCs w:val="18"/>
        </w:rPr>
      </w:pPr>
      <w:r>
        <w:rPr>
          <w:rFonts w:ascii="宋体" w:hAnsi="宋体"/>
          <w:sz w:val="18"/>
          <w:szCs w:val="18"/>
        </w:rPr>
        <w:t xml:space="preserve">    rdfs:range rdfs:IntentExpectation ;  </w:t>
      </w:r>
    </w:p>
    <w:p w14:paraId="79376FC9">
      <w:pPr>
        <w:spacing w:line="240" w:lineRule="auto"/>
        <w:rPr>
          <w:rFonts w:hint="eastAsia" w:ascii="宋体" w:hAnsi="宋体"/>
          <w:sz w:val="18"/>
          <w:szCs w:val="18"/>
        </w:rPr>
      </w:pPr>
      <w:r>
        <w:rPr>
          <w:rFonts w:ascii="宋体" w:hAnsi="宋体"/>
          <w:sz w:val="18"/>
          <w:szCs w:val="18"/>
        </w:rPr>
        <w:t xml:space="preserve">    rdfs:label "intentExpectations" ;  </w:t>
      </w:r>
    </w:p>
    <w:p w14:paraId="75F37BFE">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意图中所包含的意图期望列表</w:t>
      </w:r>
      <w:r>
        <w:rPr>
          <w:rFonts w:ascii="宋体" w:hAnsi="宋体"/>
          <w:sz w:val="18"/>
          <w:szCs w:val="18"/>
        </w:rPr>
        <w:t xml:space="preserve">" .  </w:t>
      </w:r>
    </w:p>
    <w:p w14:paraId="3A00477B">
      <w:pPr>
        <w:spacing w:line="240" w:lineRule="auto"/>
        <w:rPr>
          <w:rFonts w:hint="eastAsia" w:ascii="宋体" w:hAnsi="宋体"/>
          <w:sz w:val="18"/>
          <w:szCs w:val="18"/>
        </w:rPr>
      </w:pPr>
      <w:r>
        <w:rPr>
          <w:rFonts w:ascii="宋体" w:hAnsi="宋体"/>
          <w:sz w:val="18"/>
          <w:szCs w:val="18"/>
        </w:rPr>
        <w:t xml:space="preserve">  </w:t>
      </w:r>
    </w:p>
    <w:p w14:paraId="220AF6C6">
      <w:pPr>
        <w:spacing w:line="240" w:lineRule="auto"/>
        <w:rPr>
          <w:rFonts w:hint="eastAsia" w:ascii="宋体" w:hAnsi="宋体"/>
          <w:sz w:val="18"/>
          <w:szCs w:val="18"/>
        </w:rPr>
      </w:pPr>
      <w:r>
        <w:rPr>
          <w:rFonts w:ascii="宋体" w:hAnsi="宋体"/>
          <w:sz w:val="18"/>
          <w:szCs w:val="18"/>
        </w:rPr>
        <w:t xml:space="preserve">rdf:intentContexts a owl:ObjectProperty ;  </w:t>
      </w:r>
    </w:p>
    <w:p w14:paraId="1504ACE3">
      <w:pPr>
        <w:spacing w:line="240" w:lineRule="auto"/>
        <w:rPr>
          <w:rFonts w:hint="eastAsia" w:ascii="宋体" w:hAnsi="宋体"/>
          <w:sz w:val="18"/>
          <w:szCs w:val="18"/>
        </w:rPr>
      </w:pPr>
      <w:r>
        <w:rPr>
          <w:rFonts w:ascii="宋体" w:hAnsi="宋体"/>
          <w:sz w:val="18"/>
          <w:szCs w:val="18"/>
        </w:rPr>
        <w:t xml:space="preserve">    rdfs:domain rdfs:Intent ;  </w:t>
      </w:r>
    </w:p>
    <w:p w14:paraId="5D49EB13">
      <w:pPr>
        <w:spacing w:line="240" w:lineRule="auto"/>
        <w:rPr>
          <w:rFonts w:hint="eastAsia" w:ascii="宋体" w:hAnsi="宋体"/>
          <w:sz w:val="18"/>
          <w:szCs w:val="18"/>
        </w:rPr>
      </w:pPr>
      <w:r>
        <w:rPr>
          <w:rFonts w:ascii="宋体" w:hAnsi="宋体"/>
          <w:sz w:val="18"/>
          <w:szCs w:val="18"/>
        </w:rPr>
        <w:t xml:space="preserve">    rdfs:range rdfs:Context ;  </w:t>
      </w:r>
    </w:p>
    <w:p w14:paraId="7B27BDDF">
      <w:pPr>
        <w:spacing w:line="240" w:lineRule="auto"/>
        <w:rPr>
          <w:rFonts w:hint="eastAsia" w:ascii="宋体" w:hAnsi="宋体"/>
          <w:sz w:val="18"/>
          <w:szCs w:val="18"/>
        </w:rPr>
      </w:pPr>
      <w:r>
        <w:rPr>
          <w:rFonts w:ascii="宋体" w:hAnsi="宋体"/>
          <w:sz w:val="18"/>
          <w:szCs w:val="18"/>
        </w:rPr>
        <w:t xml:space="preserve">    rdfs:label "intentContexts" ;  </w:t>
      </w:r>
    </w:p>
    <w:p w14:paraId="105DF042">
      <w:pPr>
        <w:spacing w:line="240" w:lineRule="auto"/>
        <w:rPr>
          <w:rFonts w:hint="eastAsia" w:ascii="宋体" w:hAnsi="宋体"/>
          <w:sz w:val="18"/>
          <w:szCs w:val="18"/>
        </w:rPr>
      </w:pPr>
      <w:r>
        <w:rPr>
          <w:rFonts w:ascii="宋体" w:hAnsi="宋体"/>
          <w:sz w:val="18"/>
          <w:szCs w:val="18"/>
        </w:rPr>
        <w:t xml:space="preserve">    rdfs:comment "意图的上下文列表" .  </w:t>
      </w:r>
    </w:p>
    <w:p w14:paraId="5E2AD1F4">
      <w:pPr>
        <w:spacing w:line="240" w:lineRule="auto"/>
        <w:rPr>
          <w:rFonts w:hint="eastAsia" w:ascii="宋体" w:hAnsi="宋体"/>
          <w:sz w:val="18"/>
          <w:szCs w:val="18"/>
        </w:rPr>
      </w:pPr>
      <w:r>
        <w:rPr>
          <w:rFonts w:ascii="宋体" w:hAnsi="宋体"/>
          <w:sz w:val="18"/>
          <w:szCs w:val="18"/>
        </w:rPr>
        <w:t xml:space="preserve">  </w:t>
      </w:r>
    </w:p>
    <w:p w14:paraId="48889900">
      <w:pPr>
        <w:spacing w:line="240" w:lineRule="auto"/>
        <w:rPr>
          <w:rFonts w:hint="eastAsia" w:ascii="宋体" w:hAnsi="宋体"/>
          <w:sz w:val="18"/>
          <w:szCs w:val="18"/>
        </w:rPr>
      </w:pPr>
      <w:r>
        <w:rPr>
          <w:rFonts w:ascii="宋体" w:hAnsi="宋体"/>
          <w:sz w:val="18"/>
          <w:szCs w:val="18"/>
        </w:rPr>
        <w:t xml:space="preserve">rdf:expectationId a owl:DatatypeProperty ;  </w:t>
      </w:r>
    </w:p>
    <w:p w14:paraId="654AC30C">
      <w:pPr>
        <w:spacing w:line="240" w:lineRule="auto"/>
        <w:rPr>
          <w:rFonts w:hint="eastAsia" w:ascii="宋体" w:hAnsi="宋体"/>
          <w:sz w:val="18"/>
          <w:szCs w:val="18"/>
        </w:rPr>
      </w:pPr>
      <w:r>
        <w:rPr>
          <w:rFonts w:ascii="宋体" w:hAnsi="宋体"/>
          <w:sz w:val="18"/>
          <w:szCs w:val="18"/>
        </w:rPr>
        <w:t xml:space="preserve">    rdfs:domain rdfs:IntentExpectation ;  </w:t>
      </w:r>
    </w:p>
    <w:p w14:paraId="25EE30DD">
      <w:pPr>
        <w:spacing w:line="240" w:lineRule="auto"/>
        <w:rPr>
          <w:rFonts w:hint="eastAsia" w:ascii="宋体" w:hAnsi="宋体"/>
          <w:sz w:val="18"/>
          <w:szCs w:val="18"/>
        </w:rPr>
      </w:pPr>
      <w:r>
        <w:rPr>
          <w:rFonts w:ascii="宋体" w:hAnsi="宋体"/>
          <w:sz w:val="18"/>
          <w:szCs w:val="18"/>
        </w:rPr>
        <w:t xml:space="preserve">    rdfs:range rdfs:Identifier ;  </w:t>
      </w:r>
    </w:p>
    <w:p w14:paraId="58152EA2">
      <w:pPr>
        <w:spacing w:line="240" w:lineRule="auto"/>
        <w:rPr>
          <w:rFonts w:hint="eastAsia" w:ascii="宋体" w:hAnsi="宋体"/>
          <w:sz w:val="18"/>
          <w:szCs w:val="18"/>
        </w:rPr>
      </w:pPr>
      <w:r>
        <w:rPr>
          <w:rFonts w:ascii="宋体" w:hAnsi="宋体"/>
          <w:sz w:val="18"/>
          <w:szCs w:val="18"/>
        </w:rPr>
        <w:t xml:space="preserve">    rdfs:label "expectationId" ;  </w:t>
      </w:r>
    </w:p>
    <w:p w14:paraId="2FC632B0">
      <w:pPr>
        <w:spacing w:line="240" w:lineRule="auto"/>
        <w:rPr>
          <w:rFonts w:hint="eastAsia" w:ascii="宋体" w:hAnsi="宋体"/>
          <w:sz w:val="18"/>
          <w:szCs w:val="18"/>
        </w:rPr>
      </w:pPr>
      <w:r>
        <w:rPr>
          <w:rFonts w:ascii="宋体" w:hAnsi="宋体"/>
          <w:sz w:val="18"/>
          <w:szCs w:val="18"/>
        </w:rPr>
        <w:t xml:space="preserve">    rdfs:comment "期望的标识符" .  </w:t>
      </w:r>
    </w:p>
    <w:p w14:paraId="4B48C0CA">
      <w:pPr>
        <w:spacing w:line="240" w:lineRule="auto"/>
        <w:rPr>
          <w:rFonts w:hint="eastAsia" w:ascii="宋体" w:hAnsi="宋体"/>
          <w:sz w:val="18"/>
          <w:szCs w:val="18"/>
        </w:rPr>
      </w:pPr>
      <w:r>
        <w:rPr>
          <w:rFonts w:ascii="宋体" w:hAnsi="宋体"/>
          <w:sz w:val="18"/>
          <w:szCs w:val="18"/>
        </w:rPr>
        <w:t xml:space="preserve">  </w:t>
      </w:r>
    </w:p>
    <w:p w14:paraId="6CB56037">
      <w:pPr>
        <w:spacing w:line="240" w:lineRule="auto"/>
        <w:rPr>
          <w:rFonts w:hint="eastAsia" w:ascii="宋体" w:hAnsi="宋体"/>
          <w:sz w:val="18"/>
          <w:szCs w:val="18"/>
        </w:rPr>
      </w:pPr>
      <w:r>
        <w:rPr>
          <w:rFonts w:ascii="宋体" w:hAnsi="宋体"/>
          <w:sz w:val="18"/>
          <w:szCs w:val="18"/>
        </w:rPr>
        <w:t xml:space="preserve">rdf:expectationName a owl:DatatypeProperty ;  </w:t>
      </w:r>
    </w:p>
    <w:p w14:paraId="7A11B0A1">
      <w:pPr>
        <w:spacing w:line="240" w:lineRule="auto"/>
        <w:rPr>
          <w:rFonts w:hint="eastAsia" w:ascii="宋体" w:hAnsi="宋体"/>
          <w:sz w:val="18"/>
          <w:szCs w:val="18"/>
        </w:rPr>
      </w:pPr>
      <w:r>
        <w:rPr>
          <w:rFonts w:ascii="宋体" w:hAnsi="宋体"/>
          <w:sz w:val="18"/>
          <w:szCs w:val="18"/>
        </w:rPr>
        <w:t xml:space="preserve">    rdfs:domain rdfs:IntentExpectation ;  </w:t>
      </w:r>
    </w:p>
    <w:p w14:paraId="5A134E2E">
      <w:pPr>
        <w:spacing w:line="240" w:lineRule="auto"/>
        <w:rPr>
          <w:rFonts w:hint="eastAsia" w:ascii="宋体" w:hAnsi="宋体"/>
          <w:sz w:val="18"/>
          <w:szCs w:val="18"/>
        </w:rPr>
      </w:pPr>
      <w:r>
        <w:rPr>
          <w:rFonts w:ascii="宋体" w:hAnsi="宋体"/>
          <w:sz w:val="18"/>
          <w:szCs w:val="18"/>
        </w:rPr>
        <w:t xml:space="preserve">    rdfs:range xsd:string ;  </w:t>
      </w:r>
    </w:p>
    <w:p w14:paraId="36780D2F">
      <w:pPr>
        <w:spacing w:line="240" w:lineRule="auto"/>
        <w:rPr>
          <w:rFonts w:hint="eastAsia" w:ascii="宋体" w:hAnsi="宋体"/>
          <w:sz w:val="18"/>
          <w:szCs w:val="18"/>
        </w:rPr>
      </w:pPr>
      <w:r>
        <w:rPr>
          <w:rFonts w:ascii="宋体" w:hAnsi="宋体"/>
          <w:sz w:val="18"/>
          <w:szCs w:val="18"/>
        </w:rPr>
        <w:t xml:space="preserve">    rdfs:label "expectationName" ;  </w:t>
      </w:r>
    </w:p>
    <w:p w14:paraId="0D932B52">
      <w:pPr>
        <w:spacing w:line="240" w:lineRule="auto"/>
        <w:rPr>
          <w:rFonts w:hint="eastAsia" w:ascii="宋体" w:hAnsi="宋体"/>
          <w:sz w:val="18"/>
          <w:szCs w:val="18"/>
        </w:rPr>
      </w:pPr>
      <w:r>
        <w:rPr>
          <w:rFonts w:ascii="宋体" w:hAnsi="宋体"/>
          <w:sz w:val="18"/>
          <w:szCs w:val="18"/>
        </w:rPr>
        <w:t xml:space="preserve">    rdfs:comment "期望的名称" .  </w:t>
      </w:r>
    </w:p>
    <w:p w14:paraId="4D010785">
      <w:pPr>
        <w:spacing w:line="240" w:lineRule="auto"/>
        <w:rPr>
          <w:rFonts w:hint="eastAsia" w:ascii="宋体" w:hAnsi="宋体"/>
          <w:sz w:val="18"/>
          <w:szCs w:val="18"/>
        </w:rPr>
      </w:pPr>
      <w:r>
        <w:rPr>
          <w:rFonts w:ascii="宋体" w:hAnsi="宋体"/>
          <w:sz w:val="18"/>
          <w:szCs w:val="18"/>
        </w:rPr>
        <w:t xml:space="preserve">  </w:t>
      </w:r>
    </w:p>
    <w:p w14:paraId="1E29C7CA">
      <w:pPr>
        <w:spacing w:line="240" w:lineRule="auto"/>
        <w:rPr>
          <w:rFonts w:hint="eastAsia" w:ascii="宋体" w:hAnsi="宋体"/>
          <w:sz w:val="18"/>
          <w:szCs w:val="18"/>
        </w:rPr>
      </w:pPr>
      <w:r>
        <w:rPr>
          <w:rFonts w:ascii="宋体" w:hAnsi="宋体"/>
          <w:sz w:val="18"/>
          <w:szCs w:val="18"/>
        </w:rPr>
        <w:t xml:space="preserve">rdf:expectationObject a owl:ObjectProperty ;  </w:t>
      </w:r>
    </w:p>
    <w:p w14:paraId="5CA2C856">
      <w:pPr>
        <w:spacing w:line="240" w:lineRule="auto"/>
        <w:rPr>
          <w:rFonts w:hint="eastAsia" w:ascii="宋体" w:hAnsi="宋体"/>
          <w:sz w:val="18"/>
          <w:szCs w:val="18"/>
        </w:rPr>
      </w:pPr>
      <w:r>
        <w:rPr>
          <w:rFonts w:ascii="宋体" w:hAnsi="宋体"/>
          <w:sz w:val="18"/>
          <w:szCs w:val="18"/>
        </w:rPr>
        <w:t xml:space="preserve">    rdfs:domain rdfs:IntentExpectation ;  </w:t>
      </w:r>
    </w:p>
    <w:p w14:paraId="48F8DB62">
      <w:pPr>
        <w:spacing w:line="240" w:lineRule="auto"/>
        <w:rPr>
          <w:rFonts w:hint="eastAsia" w:ascii="宋体" w:hAnsi="宋体"/>
          <w:sz w:val="18"/>
          <w:szCs w:val="18"/>
        </w:rPr>
      </w:pPr>
      <w:r>
        <w:rPr>
          <w:rFonts w:ascii="宋体" w:hAnsi="宋体"/>
          <w:sz w:val="18"/>
          <w:szCs w:val="18"/>
        </w:rPr>
        <w:t xml:space="preserve">    rdfs:range rdfs:ExpectationObject ;  </w:t>
      </w:r>
    </w:p>
    <w:p w14:paraId="77A5FB2F">
      <w:pPr>
        <w:spacing w:line="240" w:lineRule="auto"/>
        <w:rPr>
          <w:rFonts w:hint="eastAsia" w:ascii="宋体" w:hAnsi="宋体"/>
          <w:sz w:val="18"/>
          <w:szCs w:val="18"/>
        </w:rPr>
      </w:pPr>
      <w:r>
        <w:rPr>
          <w:rFonts w:ascii="宋体" w:hAnsi="宋体"/>
          <w:sz w:val="18"/>
          <w:szCs w:val="18"/>
        </w:rPr>
        <w:t xml:space="preserve">    rdfs:label "expectationObject" ;  </w:t>
      </w:r>
    </w:p>
    <w:p w14:paraId="2B855F40">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作用的意图期望对象</w:t>
      </w:r>
      <w:r>
        <w:rPr>
          <w:rFonts w:ascii="宋体" w:hAnsi="宋体"/>
          <w:sz w:val="18"/>
          <w:szCs w:val="18"/>
        </w:rPr>
        <w:t xml:space="preserve">" .  </w:t>
      </w:r>
    </w:p>
    <w:p w14:paraId="7C78B490">
      <w:pPr>
        <w:spacing w:line="240" w:lineRule="auto"/>
        <w:rPr>
          <w:rFonts w:hint="eastAsia" w:ascii="宋体" w:hAnsi="宋体"/>
          <w:sz w:val="18"/>
          <w:szCs w:val="18"/>
        </w:rPr>
      </w:pPr>
      <w:r>
        <w:rPr>
          <w:rFonts w:ascii="宋体" w:hAnsi="宋体"/>
          <w:sz w:val="18"/>
          <w:szCs w:val="18"/>
        </w:rPr>
        <w:t xml:space="preserve">  </w:t>
      </w:r>
    </w:p>
    <w:p w14:paraId="28DA02BE">
      <w:pPr>
        <w:spacing w:line="240" w:lineRule="auto"/>
        <w:rPr>
          <w:rFonts w:hint="eastAsia" w:ascii="宋体" w:hAnsi="宋体"/>
          <w:sz w:val="18"/>
          <w:szCs w:val="18"/>
        </w:rPr>
      </w:pPr>
      <w:r>
        <w:rPr>
          <w:rFonts w:ascii="宋体" w:hAnsi="宋体"/>
          <w:sz w:val="18"/>
          <w:szCs w:val="18"/>
        </w:rPr>
        <w:t xml:space="preserve">rdf:expectationTargets a owl:ObjectProperty ;  </w:t>
      </w:r>
    </w:p>
    <w:p w14:paraId="4D6588FD">
      <w:pPr>
        <w:spacing w:line="240" w:lineRule="auto"/>
        <w:rPr>
          <w:rFonts w:hint="eastAsia" w:ascii="宋体" w:hAnsi="宋体"/>
          <w:sz w:val="18"/>
          <w:szCs w:val="18"/>
        </w:rPr>
      </w:pPr>
      <w:r>
        <w:rPr>
          <w:rFonts w:ascii="宋体" w:hAnsi="宋体"/>
          <w:sz w:val="18"/>
          <w:szCs w:val="18"/>
        </w:rPr>
        <w:t xml:space="preserve">    rdfs:domain rdfs:IntentExpectation ;  </w:t>
      </w:r>
    </w:p>
    <w:p w14:paraId="5F93B186">
      <w:pPr>
        <w:spacing w:line="240" w:lineRule="auto"/>
        <w:rPr>
          <w:rFonts w:hint="eastAsia" w:ascii="宋体" w:hAnsi="宋体"/>
          <w:sz w:val="18"/>
          <w:szCs w:val="18"/>
        </w:rPr>
      </w:pPr>
      <w:r>
        <w:rPr>
          <w:rFonts w:ascii="宋体" w:hAnsi="宋体"/>
          <w:sz w:val="18"/>
          <w:szCs w:val="18"/>
        </w:rPr>
        <w:t xml:space="preserve">    rdfs:range rdfs:ExpectationTarget ;  </w:t>
      </w:r>
    </w:p>
    <w:p w14:paraId="5F8C9E70">
      <w:pPr>
        <w:spacing w:line="240" w:lineRule="auto"/>
        <w:rPr>
          <w:rFonts w:hint="eastAsia" w:ascii="宋体" w:hAnsi="宋体"/>
          <w:sz w:val="18"/>
          <w:szCs w:val="18"/>
        </w:rPr>
      </w:pPr>
      <w:r>
        <w:rPr>
          <w:rFonts w:ascii="宋体" w:hAnsi="宋体"/>
          <w:sz w:val="18"/>
          <w:szCs w:val="18"/>
        </w:rPr>
        <w:t xml:space="preserve">    rdfs:label "expectationTargets" ;  </w:t>
      </w:r>
    </w:p>
    <w:p w14:paraId="2C9D93E6">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期望目标</w:t>
      </w:r>
      <w:r>
        <w:rPr>
          <w:rFonts w:ascii="宋体" w:hAnsi="宋体"/>
          <w:sz w:val="18"/>
          <w:szCs w:val="18"/>
        </w:rPr>
        <w:t xml:space="preserve">的列表" .  </w:t>
      </w:r>
    </w:p>
    <w:p w14:paraId="069C0394">
      <w:pPr>
        <w:spacing w:line="240" w:lineRule="auto"/>
        <w:rPr>
          <w:rFonts w:hint="eastAsia" w:ascii="宋体" w:hAnsi="宋体"/>
          <w:sz w:val="18"/>
          <w:szCs w:val="18"/>
        </w:rPr>
      </w:pPr>
      <w:r>
        <w:rPr>
          <w:rFonts w:ascii="宋体" w:hAnsi="宋体"/>
          <w:sz w:val="18"/>
          <w:szCs w:val="18"/>
        </w:rPr>
        <w:t xml:space="preserve">  </w:t>
      </w:r>
    </w:p>
    <w:p w14:paraId="259B7DA8">
      <w:pPr>
        <w:spacing w:line="240" w:lineRule="auto"/>
        <w:rPr>
          <w:rFonts w:hint="eastAsia" w:ascii="宋体" w:hAnsi="宋体"/>
          <w:sz w:val="18"/>
          <w:szCs w:val="18"/>
        </w:rPr>
      </w:pPr>
      <w:r>
        <w:rPr>
          <w:rFonts w:ascii="宋体" w:hAnsi="宋体"/>
          <w:sz w:val="18"/>
          <w:szCs w:val="18"/>
        </w:rPr>
        <w:t xml:space="preserve">rdf:expectationContexts a owl:ObjectProperty ;  </w:t>
      </w:r>
    </w:p>
    <w:p w14:paraId="42FC01DE">
      <w:pPr>
        <w:spacing w:line="240" w:lineRule="auto"/>
        <w:rPr>
          <w:rFonts w:hint="eastAsia" w:ascii="宋体" w:hAnsi="宋体"/>
          <w:sz w:val="18"/>
          <w:szCs w:val="18"/>
        </w:rPr>
      </w:pPr>
      <w:r>
        <w:rPr>
          <w:rFonts w:ascii="宋体" w:hAnsi="宋体"/>
          <w:sz w:val="18"/>
          <w:szCs w:val="18"/>
        </w:rPr>
        <w:t xml:space="preserve">    rdfs:domain rdfs:IntentExpectation ;  </w:t>
      </w:r>
    </w:p>
    <w:p w14:paraId="7AFF8BFD">
      <w:pPr>
        <w:spacing w:line="240" w:lineRule="auto"/>
        <w:rPr>
          <w:rFonts w:hint="eastAsia" w:ascii="宋体" w:hAnsi="宋体"/>
          <w:sz w:val="18"/>
          <w:szCs w:val="18"/>
        </w:rPr>
      </w:pPr>
      <w:r>
        <w:rPr>
          <w:rFonts w:ascii="宋体" w:hAnsi="宋体"/>
          <w:sz w:val="18"/>
          <w:szCs w:val="18"/>
        </w:rPr>
        <w:t xml:space="preserve">    rdfs:range rdfs:Context ;  </w:t>
      </w:r>
    </w:p>
    <w:p w14:paraId="27351330">
      <w:pPr>
        <w:spacing w:line="240" w:lineRule="auto"/>
        <w:rPr>
          <w:rFonts w:hint="eastAsia" w:ascii="宋体" w:hAnsi="宋体"/>
          <w:sz w:val="18"/>
          <w:szCs w:val="18"/>
        </w:rPr>
      </w:pPr>
      <w:r>
        <w:rPr>
          <w:rFonts w:ascii="宋体" w:hAnsi="宋体"/>
          <w:sz w:val="18"/>
          <w:szCs w:val="18"/>
        </w:rPr>
        <w:t xml:space="preserve">    rdfs:label "expectationContexts" ;  </w:t>
      </w:r>
    </w:p>
    <w:p w14:paraId="623FECA3">
      <w:pPr>
        <w:spacing w:line="240" w:lineRule="auto"/>
        <w:rPr>
          <w:rFonts w:hint="eastAsia" w:ascii="宋体" w:hAnsi="宋体"/>
          <w:sz w:val="18"/>
          <w:szCs w:val="18"/>
        </w:rPr>
      </w:pPr>
      <w:r>
        <w:rPr>
          <w:rFonts w:ascii="宋体" w:hAnsi="宋体"/>
          <w:sz w:val="18"/>
          <w:szCs w:val="18"/>
        </w:rPr>
        <w:t xml:space="preserve">    rdfs:comment "适用于特定</w:t>
      </w:r>
      <w:r>
        <w:rPr>
          <w:rFonts w:hint="eastAsia" w:ascii="宋体" w:hAnsi="宋体"/>
          <w:sz w:val="18"/>
          <w:szCs w:val="18"/>
        </w:rPr>
        <w:t>意图期望</w:t>
      </w:r>
      <w:r>
        <w:rPr>
          <w:rFonts w:ascii="宋体" w:hAnsi="宋体"/>
          <w:sz w:val="18"/>
          <w:szCs w:val="18"/>
        </w:rPr>
        <w:t xml:space="preserve">的约束及条件的上下文列表" .  </w:t>
      </w:r>
    </w:p>
    <w:p w14:paraId="3BFFB322">
      <w:pPr>
        <w:spacing w:line="240" w:lineRule="auto"/>
        <w:rPr>
          <w:rFonts w:hint="eastAsia" w:ascii="宋体" w:hAnsi="宋体"/>
          <w:sz w:val="18"/>
          <w:szCs w:val="18"/>
        </w:rPr>
      </w:pPr>
      <w:r>
        <w:rPr>
          <w:rFonts w:ascii="宋体" w:hAnsi="宋体"/>
          <w:sz w:val="18"/>
          <w:szCs w:val="18"/>
        </w:rPr>
        <w:t xml:space="preserve">  </w:t>
      </w:r>
    </w:p>
    <w:p w14:paraId="3FC6808A">
      <w:pPr>
        <w:spacing w:line="240" w:lineRule="auto"/>
        <w:rPr>
          <w:rFonts w:hint="eastAsia" w:ascii="宋体" w:hAnsi="宋体"/>
          <w:sz w:val="18"/>
          <w:szCs w:val="18"/>
        </w:rPr>
      </w:pPr>
      <w:r>
        <w:rPr>
          <w:rFonts w:ascii="宋体" w:hAnsi="宋体"/>
          <w:sz w:val="18"/>
          <w:szCs w:val="18"/>
        </w:rPr>
        <w:t xml:space="preserve">rdf:objectType a owl:DatatypeProperty ;  </w:t>
      </w:r>
    </w:p>
    <w:p w14:paraId="016A954F">
      <w:pPr>
        <w:spacing w:line="240" w:lineRule="auto"/>
        <w:rPr>
          <w:rFonts w:hint="eastAsia" w:ascii="宋体" w:hAnsi="宋体"/>
          <w:sz w:val="18"/>
          <w:szCs w:val="18"/>
        </w:rPr>
      </w:pPr>
      <w:r>
        <w:rPr>
          <w:rFonts w:ascii="宋体" w:hAnsi="宋体"/>
          <w:sz w:val="18"/>
          <w:szCs w:val="18"/>
        </w:rPr>
        <w:t xml:space="preserve">    rdfs:domain rdfs:ExpectationObject ;  </w:t>
      </w:r>
    </w:p>
    <w:p w14:paraId="2B3AA269">
      <w:pPr>
        <w:spacing w:line="240" w:lineRule="auto"/>
        <w:rPr>
          <w:rFonts w:hint="eastAsia" w:ascii="宋体" w:hAnsi="宋体"/>
          <w:sz w:val="18"/>
          <w:szCs w:val="18"/>
        </w:rPr>
      </w:pPr>
      <w:r>
        <w:rPr>
          <w:rFonts w:ascii="宋体" w:hAnsi="宋体"/>
          <w:sz w:val="18"/>
          <w:szCs w:val="18"/>
        </w:rPr>
        <w:t xml:space="preserve">    rdfs:range xsd:string ;  </w:t>
      </w:r>
    </w:p>
    <w:p w14:paraId="78F1CFCB">
      <w:pPr>
        <w:spacing w:line="240" w:lineRule="auto"/>
        <w:rPr>
          <w:rFonts w:hint="eastAsia" w:ascii="宋体" w:hAnsi="宋体"/>
          <w:sz w:val="18"/>
          <w:szCs w:val="18"/>
        </w:rPr>
      </w:pPr>
      <w:r>
        <w:rPr>
          <w:rFonts w:ascii="宋体" w:hAnsi="宋体"/>
          <w:sz w:val="18"/>
          <w:szCs w:val="18"/>
        </w:rPr>
        <w:t xml:space="preserve">    rdfs:label "objectType" ;  </w:t>
      </w:r>
    </w:p>
    <w:p w14:paraId="5A43D996">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应用意图期望对象的类型</w:t>
      </w:r>
      <w:r>
        <w:rPr>
          <w:rFonts w:ascii="宋体" w:hAnsi="宋体"/>
          <w:sz w:val="18"/>
          <w:szCs w:val="18"/>
        </w:rPr>
        <w:t xml:space="preserve">" .  </w:t>
      </w:r>
    </w:p>
    <w:p w14:paraId="4A4EE70E">
      <w:pPr>
        <w:spacing w:line="240" w:lineRule="auto"/>
        <w:rPr>
          <w:rFonts w:hint="eastAsia" w:ascii="宋体" w:hAnsi="宋体"/>
          <w:sz w:val="18"/>
          <w:szCs w:val="18"/>
        </w:rPr>
      </w:pPr>
      <w:r>
        <w:rPr>
          <w:rFonts w:ascii="宋体" w:hAnsi="宋体"/>
          <w:sz w:val="18"/>
          <w:szCs w:val="18"/>
        </w:rPr>
        <w:t xml:space="preserve">  </w:t>
      </w:r>
    </w:p>
    <w:p w14:paraId="3389F66B">
      <w:pPr>
        <w:spacing w:line="240" w:lineRule="auto"/>
        <w:rPr>
          <w:rFonts w:hint="eastAsia" w:ascii="宋体" w:hAnsi="宋体"/>
          <w:sz w:val="18"/>
          <w:szCs w:val="18"/>
        </w:rPr>
      </w:pPr>
      <w:r>
        <w:rPr>
          <w:rFonts w:ascii="宋体" w:hAnsi="宋体"/>
          <w:sz w:val="18"/>
          <w:szCs w:val="18"/>
        </w:rPr>
        <w:t xml:space="preserve">rdf:objectInstanceId a owl:DatatypeProperty ;  </w:t>
      </w:r>
    </w:p>
    <w:p w14:paraId="0F094839">
      <w:pPr>
        <w:spacing w:line="240" w:lineRule="auto"/>
        <w:rPr>
          <w:rFonts w:hint="eastAsia" w:ascii="宋体" w:hAnsi="宋体"/>
          <w:sz w:val="18"/>
          <w:szCs w:val="18"/>
        </w:rPr>
      </w:pPr>
      <w:r>
        <w:rPr>
          <w:rFonts w:ascii="宋体" w:hAnsi="宋体"/>
          <w:sz w:val="18"/>
          <w:szCs w:val="18"/>
        </w:rPr>
        <w:t xml:space="preserve">    rdfs:domain rdfs:ExpectationObject ;  </w:t>
      </w:r>
    </w:p>
    <w:p w14:paraId="05418D91">
      <w:pPr>
        <w:spacing w:line="240" w:lineRule="auto"/>
        <w:rPr>
          <w:rFonts w:hint="eastAsia" w:ascii="宋体" w:hAnsi="宋体"/>
          <w:sz w:val="18"/>
          <w:szCs w:val="18"/>
        </w:rPr>
      </w:pPr>
      <w:r>
        <w:rPr>
          <w:rFonts w:ascii="宋体" w:hAnsi="宋体"/>
          <w:sz w:val="18"/>
          <w:szCs w:val="18"/>
        </w:rPr>
        <w:t xml:space="preserve">    rdfs:range xsd:string ;  </w:t>
      </w:r>
    </w:p>
    <w:p w14:paraId="579CB69E">
      <w:pPr>
        <w:spacing w:line="240" w:lineRule="auto"/>
        <w:rPr>
          <w:rFonts w:hint="eastAsia" w:ascii="宋体" w:hAnsi="宋体"/>
          <w:sz w:val="18"/>
          <w:szCs w:val="18"/>
        </w:rPr>
      </w:pPr>
      <w:r>
        <w:rPr>
          <w:rFonts w:ascii="宋体" w:hAnsi="宋体"/>
          <w:sz w:val="18"/>
          <w:szCs w:val="18"/>
        </w:rPr>
        <w:t xml:space="preserve">    rdfs:label "objectInstanceId" ;  </w:t>
      </w:r>
    </w:p>
    <w:p w14:paraId="785202C7">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应用意图期望对象的</w:t>
      </w:r>
      <w:r>
        <w:rPr>
          <w:rFonts w:ascii="宋体" w:hAnsi="宋体"/>
          <w:sz w:val="18"/>
          <w:szCs w:val="18"/>
        </w:rPr>
        <w:t xml:space="preserve">特定对象实例" .  </w:t>
      </w:r>
    </w:p>
    <w:p w14:paraId="55DE6449">
      <w:pPr>
        <w:spacing w:line="240" w:lineRule="auto"/>
        <w:rPr>
          <w:rFonts w:hint="eastAsia" w:ascii="宋体" w:hAnsi="宋体"/>
          <w:sz w:val="18"/>
          <w:szCs w:val="18"/>
        </w:rPr>
      </w:pPr>
      <w:r>
        <w:rPr>
          <w:rFonts w:ascii="宋体" w:hAnsi="宋体"/>
          <w:sz w:val="18"/>
          <w:szCs w:val="18"/>
        </w:rPr>
        <w:t xml:space="preserve">  </w:t>
      </w:r>
    </w:p>
    <w:p w14:paraId="3B1FF300">
      <w:pPr>
        <w:spacing w:line="240" w:lineRule="auto"/>
        <w:rPr>
          <w:rFonts w:hint="eastAsia" w:ascii="宋体" w:hAnsi="宋体"/>
          <w:sz w:val="18"/>
          <w:szCs w:val="18"/>
        </w:rPr>
      </w:pPr>
      <w:r>
        <w:rPr>
          <w:rFonts w:ascii="宋体" w:hAnsi="宋体"/>
          <w:sz w:val="18"/>
          <w:szCs w:val="18"/>
        </w:rPr>
        <w:t xml:space="preserve">rdf:targetId a owl:DatatypeProperty ;  </w:t>
      </w:r>
    </w:p>
    <w:p w14:paraId="34B6B0A8">
      <w:pPr>
        <w:spacing w:line="240" w:lineRule="auto"/>
        <w:rPr>
          <w:rFonts w:hint="eastAsia" w:ascii="宋体" w:hAnsi="宋体"/>
          <w:sz w:val="18"/>
          <w:szCs w:val="18"/>
        </w:rPr>
      </w:pPr>
      <w:r>
        <w:rPr>
          <w:rFonts w:ascii="宋体" w:hAnsi="宋体"/>
          <w:sz w:val="18"/>
          <w:szCs w:val="18"/>
        </w:rPr>
        <w:t xml:space="preserve">    rdfs:domain rdfs:ExpectationTarget ;  </w:t>
      </w:r>
    </w:p>
    <w:p w14:paraId="0C6D5147">
      <w:pPr>
        <w:spacing w:line="240" w:lineRule="auto"/>
        <w:rPr>
          <w:rFonts w:hint="eastAsia" w:ascii="宋体" w:hAnsi="宋体"/>
          <w:sz w:val="18"/>
          <w:szCs w:val="18"/>
        </w:rPr>
      </w:pPr>
      <w:r>
        <w:rPr>
          <w:rFonts w:ascii="宋体" w:hAnsi="宋体"/>
          <w:sz w:val="18"/>
          <w:szCs w:val="18"/>
        </w:rPr>
        <w:t xml:space="preserve">    rdfs:range rdfs:Identifier ;  </w:t>
      </w:r>
    </w:p>
    <w:p w14:paraId="74FD0298">
      <w:pPr>
        <w:spacing w:line="240" w:lineRule="auto"/>
        <w:rPr>
          <w:rFonts w:hint="eastAsia" w:ascii="宋体" w:hAnsi="宋体"/>
          <w:sz w:val="18"/>
          <w:szCs w:val="18"/>
        </w:rPr>
      </w:pPr>
      <w:r>
        <w:rPr>
          <w:rFonts w:ascii="宋体" w:hAnsi="宋体"/>
          <w:sz w:val="18"/>
          <w:szCs w:val="18"/>
        </w:rPr>
        <w:t xml:space="preserve">    rdfs:label "targetId" ;  </w:t>
      </w:r>
    </w:p>
    <w:p w14:paraId="21A17360">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期望</w:t>
      </w:r>
      <w:r>
        <w:rPr>
          <w:rFonts w:ascii="宋体" w:hAnsi="宋体"/>
          <w:sz w:val="18"/>
          <w:szCs w:val="18"/>
        </w:rPr>
        <w:t xml:space="preserve">目标的标识符" .  </w:t>
      </w:r>
    </w:p>
    <w:p w14:paraId="27A15C69">
      <w:pPr>
        <w:spacing w:line="240" w:lineRule="auto"/>
        <w:rPr>
          <w:rFonts w:hint="eastAsia" w:ascii="宋体" w:hAnsi="宋体"/>
          <w:sz w:val="18"/>
          <w:szCs w:val="18"/>
        </w:rPr>
      </w:pPr>
      <w:r>
        <w:rPr>
          <w:rFonts w:ascii="宋体" w:hAnsi="宋体"/>
          <w:sz w:val="18"/>
          <w:szCs w:val="18"/>
        </w:rPr>
        <w:t xml:space="preserve">  </w:t>
      </w:r>
    </w:p>
    <w:p w14:paraId="343F1B5B">
      <w:pPr>
        <w:spacing w:line="240" w:lineRule="auto"/>
        <w:rPr>
          <w:rFonts w:hint="eastAsia" w:ascii="宋体" w:hAnsi="宋体"/>
          <w:sz w:val="18"/>
          <w:szCs w:val="18"/>
        </w:rPr>
      </w:pPr>
      <w:r>
        <w:rPr>
          <w:rFonts w:ascii="宋体" w:hAnsi="宋体"/>
          <w:sz w:val="18"/>
          <w:szCs w:val="18"/>
        </w:rPr>
        <w:t xml:space="preserve">rdf:targetName a owl:DatatypeProperty ;  </w:t>
      </w:r>
    </w:p>
    <w:p w14:paraId="75E26B78">
      <w:pPr>
        <w:spacing w:line="240" w:lineRule="auto"/>
        <w:rPr>
          <w:rFonts w:hint="eastAsia" w:ascii="宋体" w:hAnsi="宋体"/>
          <w:sz w:val="18"/>
          <w:szCs w:val="18"/>
        </w:rPr>
      </w:pPr>
      <w:r>
        <w:rPr>
          <w:rFonts w:ascii="宋体" w:hAnsi="宋体"/>
          <w:sz w:val="18"/>
          <w:szCs w:val="18"/>
        </w:rPr>
        <w:t xml:space="preserve">    rdfs:domain rdfs:ExpectationTarget ;  </w:t>
      </w:r>
    </w:p>
    <w:p w14:paraId="697AD274">
      <w:pPr>
        <w:spacing w:line="240" w:lineRule="auto"/>
        <w:rPr>
          <w:rFonts w:hint="eastAsia" w:ascii="宋体" w:hAnsi="宋体"/>
          <w:sz w:val="18"/>
          <w:szCs w:val="18"/>
        </w:rPr>
      </w:pPr>
      <w:r>
        <w:rPr>
          <w:rFonts w:ascii="宋体" w:hAnsi="宋体"/>
          <w:sz w:val="18"/>
          <w:szCs w:val="18"/>
        </w:rPr>
        <w:t xml:space="preserve">    rdfs:range xsd:string ;  </w:t>
      </w:r>
    </w:p>
    <w:p w14:paraId="4A7E820A">
      <w:pPr>
        <w:spacing w:line="240" w:lineRule="auto"/>
        <w:rPr>
          <w:rFonts w:hint="eastAsia" w:ascii="宋体" w:hAnsi="宋体"/>
          <w:sz w:val="18"/>
          <w:szCs w:val="18"/>
        </w:rPr>
      </w:pPr>
      <w:r>
        <w:rPr>
          <w:rFonts w:ascii="宋体" w:hAnsi="宋体"/>
          <w:sz w:val="18"/>
          <w:szCs w:val="18"/>
        </w:rPr>
        <w:t xml:space="preserve">    rdfs:label "targetName" ;  </w:t>
      </w:r>
    </w:p>
    <w:p w14:paraId="2899F7BE">
      <w:pPr>
        <w:spacing w:line="240" w:lineRule="auto"/>
        <w:rPr>
          <w:rFonts w:hint="eastAsia" w:ascii="宋体" w:hAnsi="宋体"/>
          <w:sz w:val="18"/>
          <w:szCs w:val="18"/>
        </w:rPr>
      </w:pPr>
      <w:r>
        <w:rPr>
          <w:rFonts w:ascii="宋体" w:hAnsi="宋体"/>
          <w:sz w:val="18"/>
          <w:szCs w:val="18"/>
        </w:rPr>
        <w:t xml:space="preserve">    rdfs:comment "期望目标的名称" .  </w:t>
      </w:r>
    </w:p>
    <w:p w14:paraId="28DE339C">
      <w:pPr>
        <w:spacing w:line="240" w:lineRule="auto"/>
        <w:rPr>
          <w:rFonts w:hint="eastAsia" w:ascii="宋体" w:hAnsi="宋体"/>
          <w:sz w:val="18"/>
          <w:szCs w:val="18"/>
        </w:rPr>
      </w:pPr>
      <w:r>
        <w:rPr>
          <w:rFonts w:ascii="宋体" w:hAnsi="宋体"/>
          <w:sz w:val="18"/>
          <w:szCs w:val="18"/>
        </w:rPr>
        <w:t xml:space="preserve">  </w:t>
      </w:r>
    </w:p>
    <w:p w14:paraId="534E3CED">
      <w:pPr>
        <w:spacing w:line="240" w:lineRule="auto"/>
        <w:rPr>
          <w:rFonts w:hint="eastAsia" w:ascii="宋体" w:hAnsi="宋体"/>
          <w:sz w:val="18"/>
          <w:szCs w:val="18"/>
        </w:rPr>
      </w:pPr>
      <w:r>
        <w:rPr>
          <w:rFonts w:ascii="宋体" w:hAnsi="宋体"/>
          <w:sz w:val="18"/>
          <w:szCs w:val="18"/>
        </w:rPr>
        <w:t xml:space="preserve">rdf:targetConditions a owl:ObjectProperty ;  </w:t>
      </w:r>
    </w:p>
    <w:p w14:paraId="68BDBE37">
      <w:pPr>
        <w:spacing w:line="240" w:lineRule="auto"/>
        <w:rPr>
          <w:rFonts w:hint="eastAsia" w:ascii="宋体" w:hAnsi="宋体"/>
          <w:sz w:val="18"/>
          <w:szCs w:val="18"/>
        </w:rPr>
      </w:pPr>
      <w:r>
        <w:rPr>
          <w:rFonts w:ascii="宋体" w:hAnsi="宋体"/>
          <w:sz w:val="18"/>
          <w:szCs w:val="18"/>
        </w:rPr>
        <w:t xml:space="preserve">    rdfs:domain rdfs:ExpectationTarget ;  </w:t>
      </w:r>
    </w:p>
    <w:p w14:paraId="0F53E2E9">
      <w:pPr>
        <w:spacing w:line="240" w:lineRule="auto"/>
        <w:rPr>
          <w:rFonts w:hint="eastAsia" w:ascii="宋体" w:hAnsi="宋体"/>
          <w:sz w:val="18"/>
          <w:szCs w:val="18"/>
        </w:rPr>
      </w:pPr>
      <w:r>
        <w:rPr>
          <w:rFonts w:ascii="宋体" w:hAnsi="宋体"/>
          <w:sz w:val="18"/>
          <w:szCs w:val="18"/>
        </w:rPr>
        <w:t xml:space="preserve">    rdfs:range rdfs:Condition ;  </w:t>
      </w:r>
    </w:p>
    <w:p w14:paraId="645C104D">
      <w:pPr>
        <w:spacing w:line="240" w:lineRule="auto"/>
        <w:rPr>
          <w:rFonts w:hint="eastAsia" w:ascii="宋体" w:hAnsi="宋体"/>
          <w:sz w:val="18"/>
          <w:szCs w:val="18"/>
        </w:rPr>
      </w:pPr>
      <w:r>
        <w:rPr>
          <w:rFonts w:ascii="宋体" w:hAnsi="宋体"/>
          <w:sz w:val="18"/>
          <w:szCs w:val="18"/>
        </w:rPr>
        <w:t xml:space="preserve">    rdfs:label "targetConditions" ;  </w:t>
      </w:r>
    </w:p>
    <w:p w14:paraId="6929CD8E">
      <w:pPr>
        <w:spacing w:line="240" w:lineRule="auto"/>
        <w:rPr>
          <w:rFonts w:hint="eastAsia" w:ascii="宋体" w:hAnsi="宋体"/>
          <w:sz w:val="18"/>
          <w:szCs w:val="18"/>
        </w:rPr>
      </w:pPr>
      <w:r>
        <w:rPr>
          <w:rFonts w:ascii="宋体" w:hAnsi="宋体"/>
          <w:sz w:val="18"/>
          <w:szCs w:val="18"/>
        </w:rPr>
        <w:t xml:space="preserve">    rdfs:comment "期望</w:t>
      </w:r>
      <w:r>
        <w:rPr>
          <w:rFonts w:hint="eastAsia" w:ascii="宋体" w:hAnsi="宋体"/>
          <w:sz w:val="18"/>
          <w:szCs w:val="18"/>
        </w:rPr>
        <w:t>目标的</w:t>
      </w:r>
      <w:r>
        <w:rPr>
          <w:rFonts w:ascii="宋体" w:hAnsi="宋体"/>
          <w:sz w:val="18"/>
          <w:szCs w:val="18"/>
        </w:rPr>
        <w:t xml:space="preserve">满足条件" .  </w:t>
      </w:r>
    </w:p>
    <w:p w14:paraId="45743A1B">
      <w:pPr>
        <w:spacing w:line="240" w:lineRule="auto"/>
        <w:rPr>
          <w:rFonts w:hint="eastAsia" w:ascii="宋体" w:hAnsi="宋体"/>
          <w:sz w:val="18"/>
          <w:szCs w:val="18"/>
        </w:rPr>
      </w:pPr>
      <w:r>
        <w:rPr>
          <w:rFonts w:ascii="宋体" w:hAnsi="宋体"/>
          <w:sz w:val="18"/>
          <w:szCs w:val="18"/>
        </w:rPr>
        <w:t xml:space="preserve">  </w:t>
      </w:r>
    </w:p>
    <w:p w14:paraId="732357CC">
      <w:pPr>
        <w:spacing w:line="240" w:lineRule="auto"/>
        <w:rPr>
          <w:rFonts w:hint="eastAsia" w:ascii="宋体" w:hAnsi="宋体"/>
          <w:sz w:val="18"/>
          <w:szCs w:val="18"/>
        </w:rPr>
      </w:pPr>
      <w:r>
        <w:rPr>
          <w:rFonts w:ascii="宋体" w:hAnsi="宋体"/>
          <w:sz w:val="18"/>
          <w:szCs w:val="18"/>
        </w:rPr>
        <w:t xml:space="preserve">rdf:targetContexts a owl:ObjectProperty ;  </w:t>
      </w:r>
    </w:p>
    <w:p w14:paraId="604F1E1A">
      <w:pPr>
        <w:spacing w:line="240" w:lineRule="auto"/>
        <w:rPr>
          <w:rFonts w:hint="eastAsia" w:ascii="宋体" w:hAnsi="宋体"/>
          <w:sz w:val="18"/>
          <w:szCs w:val="18"/>
        </w:rPr>
      </w:pPr>
      <w:r>
        <w:rPr>
          <w:rFonts w:ascii="宋体" w:hAnsi="宋体"/>
          <w:sz w:val="18"/>
          <w:szCs w:val="18"/>
        </w:rPr>
        <w:t xml:space="preserve">    rdfs:domain rdfs:ExpectationTarget ;  </w:t>
      </w:r>
    </w:p>
    <w:p w14:paraId="36E604EC">
      <w:pPr>
        <w:spacing w:line="240" w:lineRule="auto"/>
        <w:rPr>
          <w:rFonts w:hint="eastAsia" w:ascii="宋体" w:hAnsi="宋体"/>
          <w:sz w:val="18"/>
          <w:szCs w:val="18"/>
        </w:rPr>
      </w:pPr>
      <w:r>
        <w:rPr>
          <w:rFonts w:ascii="宋体" w:hAnsi="宋体"/>
          <w:sz w:val="18"/>
          <w:szCs w:val="18"/>
        </w:rPr>
        <w:t xml:space="preserve">    rdfs:range rdfs:Context ;  </w:t>
      </w:r>
      <w:r>
        <w:rPr>
          <w:rFonts w:hint="eastAsia" w:ascii="宋体" w:hAnsi="宋体"/>
          <w:sz w:val="18"/>
          <w:szCs w:val="18"/>
        </w:rPr>
        <w:t xml:space="preserve">   </w:t>
      </w:r>
    </w:p>
    <w:p w14:paraId="06588196">
      <w:pPr>
        <w:spacing w:line="240" w:lineRule="auto"/>
        <w:rPr>
          <w:rFonts w:hint="eastAsia" w:ascii="宋体" w:hAnsi="宋体"/>
          <w:sz w:val="18"/>
          <w:szCs w:val="18"/>
        </w:rPr>
      </w:pPr>
      <w:r>
        <w:rPr>
          <w:rFonts w:ascii="宋体" w:hAnsi="宋体"/>
          <w:sz w:val="18"/>
          <w:szCs w:val="18"/>
        </w:rPr>
        <w:t xml:space="preserve">    rdfs:label "targetContexts" ;  </w:t>
      </w:r>
    </w:p>
    <w:p w14:paraId="7A2DC16B">
      <w:pPr>
        <w:spacing w:line="240" w:lineRule="auto"/>
        <w:rPr>
          <w:rFonts w:hint="eastAsia" w:ascii="宋体" w:hAnsi="宋体"/>
          <w:sz w:val="18"/>
          <w:szCs w:val="18"/>
        </w:rPr>
      </w:pPr>
      <w:r>
        <w:rPr>
          <w:rFonts w:ascii="宋体" w:hAnsi="宋体"/>
          <w:sz w:val="18"/>
          <w:szCs w:val="18"/>
        </w:rPr>
        <w:t xml:space="preserve">    rdfs:comment "应用于特定期望目标的约束和条件列表" .  </w:t>
      </w:r>
    </w:p>
    <w:p w14:paraId="3BC5DD69">
      <w:pPr>
        <w:spacing w:line="240" w:lineRule="auto"/>
        <w:rPr>
          <w:rFonts w:hint="eastAsia" w:ascii="宋体" w:hAnsi="宋体"/>
          <w:sz w:val="18"/>
          <w:szCs w:val="18"/>
        </w:rPr>
      </w:pPr>
      <w:r>
        <w:rPr>
          <w:rFonts w:ascii="宋体" w:hAnsi="宋体"/>
          <w:sz w:val="18"/>
          <w:szCs w:val="18"/>
        </w:rPr>
        <w:t xml:space="preserve">  </w:t>
      </w:r>
    </w:p>
    <w:p w14:paraId="33A5B5E8">
      <w:pPr>
        <w:spacing w:line="240" w:lineRule="auto"/>
        <w:rPr>
          <w:rFonts w:hint="eastAsia" w:ascii="宋体" w:hAnsi="宋体"/>
          <w:sz w:val="18"/>
          <w:szCs w:val="18"/>
        </w:rPr>
      </w:pPr>
      <w:r>
        <w:rPr>
          <w:rFonts w:ascii="宋体" w:hAnsi="宋体"/>
          <w:sz w:val="18"/>
          <w:szCs w:val="18"/>
        </w:rPr>
        <w:t xml:space="preserve">rdf:conditionId a owl:DatatypeProperty ;  </w:t>
      </w:r>
    </w:p>
    <w:p w14:paraId="49BF0720">
      <w:pPr>
        <w:spacing w:line="240" w:lineRule="auto"/>
        <w:rPr>
          <w:rFonts w:hint="eastAsia" w:ascii="宋体" w:hAnsi="宋体"/>
          <w:sz w:val="18"/>
          <w:szCs w:val="18"/>
        </w:rPr>
      </w:pPr>
      <w:r>
        <w:rPr>
          <w:rFonts w:ascii="宋体" w:hAnsi="宋体"/>
          <w:sz w:val="18"/>
          <w:szCs w:val="18"/>
        </w:rPr>
        <w:t xml:space="preserve">    rdfs:domain rdfs:Condition ;  </w:t>
      </w:r>
    </w:p>
    <w:p w14:paraId="7CEEA03D">
      <w:pPr>
        <w:spacing w:line="240" w:lineRule="auto"/>
        <w:rPr>
          <w:rFonts w:hint="eastAsia" w:ascii="宋体" w:hAnsi="宋体"/>
          <w:sz w:val="18"/>
          <w:szCs w:val="18"/>
        </w:rPr>
      </w:pPr>
      <w:r>
        <w:rPr>
          <w:rFonts w:ascii="宋体" w:hAnsi="宋体"/>
          <w:sz w:val="18"/>
          <w:szCs w:val="18"/>
        </w:rPr>
        <w:t xml:space="preserve">    rdfs:range rdfs:Identifier ;  </w:t>
      </w:r>
    </w:p>
    <w:p w14:paraId="5B6513D0">
      <w:pPr>
        <w:spacing w:line="240" w:lineRule="auto"/>
        <w:rPr>
          <w:rFonts w:hint="eastAsia" w:ascii="宋体" w:hAnsi="宋体"/>
          <w:sz w:val="18"/>
          <w:szCs w:val="18"/>
        </w:rPr>
      </w:pPr>
      <w:r>
        <w:rPr>
          <w:rFonts w:ascii="宋体" w:hAnsi="宋体"/>
          <w:sz w:val="18"/>
          <w:szCs w:val="18"/>
        </w:rPr>
        <w:t xml:space="preserve">    rdfs:label "conditionId" ;  </w:t>
      </w:r>
    </w:p>
    <w:p w14:paraId="159BF589">
      <w:pPr>
        <w:spacing w:line="240" w:lineRule="auto"/>
        <w:rPr>
          <w:rFonts w:hint="eastAsia" w:ascii="宋体" w:hAnsi="宋体"/>
          <w:sz w:val="18"/>
          <w:szCs w:val="18"/>
        </w:rPr>
      </w:pPr>
      <w:r>
        <w:rPr>
          <w:rFonts w:ascii="宋体" w:hAnsi="宋体"/>
          <w:sz w:val="18"/>
          <w:szCs w:val="18"/>
        </w:rPr>
        <w:t xml:space="preserve">    rdfs:comment "条件的标识符" .  </w:t>
      </w:r>
    </w:p>
    <w:p w14:paraId="7A1B46D5">
      <w:pPr>
        <w:spacing w:line="240" w:lineRule="auto"/>
        <w:rPr>
          <w:rFonts w:hint="eastAsia" w:ascii="宋体" w:hAnsi="宋体"/>
          <w:sz w:val="18"/>
          <w:szCs w:val="18"/>
        </w:rPr>
      </w:pPr>
      <w:r>
        <w:rPr>
          <w:rFonts w:ascii="宋体" w:hAnsi="宋体"/>
          <w:sz w:val="18"/>
          <w:szCs w:val="18"/>
        </w:rPr>
        <w:t xml:space="preserve">  </w:t>
      </w:r>
    </w:p>
    <w:p w14:paraId="5E290E9D">
      <w:pPr>
        <w:spacing w:line="240" w:lineRule="auto"/>
        <w:rPr>
          <w:rFonts w:hint="eastAsia" w:ascii="宋体" w:hAnsi="宋体"/>
          <w:sz w:val="18"/>
          <w:szCs w:val="18"/>
        </w:rPr>
      </w:pPr>
      <w:r>
        <w:rPr>
          <w:rFonts w:ascii="宋体" w:hAnsi="宋体"/>
          <w:sz w:val="18"/>
          <w:szCs w:val="18"/>
        </w:rPr>
        <w:t xml:space="preserve">rdf:conditionName a owl:DatatypeProperty ;  </w:t>
      </w:r>
    </w:p>
    <w:p w14:paraId="67A5DA0F">
      <w:pPr>
        <w:spacing w:line="240" w:lineRule="auto"/>
        <w:rPr>
          <w:rFonts w:hint="eastAsia" w:ascii="宋体" w:hAnsi="宋体"/>
          <w:sz w:val="18"/>
          <w:szCs w:val="18"/>
        </w:rPr>
      </w:pPr>
      <w:r>
        <w:rPr>
          <w:rFonts w:ascii="宋体" w:hAnsi="宋体"/>
          <w:sz w:val="18"/>
          <w:szCs w:val="18"/>
        </w:rPr>
        <w:t xml:space="preserve">    rdfs:domain rdfs:Condition ;  </w:t>
      </w:r>
    </w:p>
    <w:p w14:paraId="68C32C82">
      <w:pPr>
        <w:spacing w:line="240" w:lineRule="auto"/>
        <w:rPr>
          <w:rFonts w:hint="eastAsia" w:ascii="宋体" w:hAnsi="宋体"/>
          <w:sz w:val="18"/>
          <w:szCs w:val="18"/>
        </w:rPr>
      </w:pPr>
      <w:r>
        <w:rPr>
          <w:rFonts w:ascii="宋体" w:hAnsi="宋体"/>
          <w:sz w:val="18"/>
          <w:szCs w:val="18"/>
        </w:rPr>
        <w:t xml:space="preserve">    rdfs:range xsd:string ;  </w:t>
      </w:r>
    </w:p>
    <w:p w14:paraId="16042FBD">
      <w:pPr>
        <w:spacing w:line="240" w:lineRule="auto"/>
        <w:rPr>
          <w:rFonts w:hint="eastAsia" w:ascii="宋体" w:hAnsi="宋体"/>
          <w:sz w:val="18"/>
          <w:szCs w:val="18"/>
        </w:rPr>
      </w:pPr>
      <w:r>
        <w:rPr>
          <w:rFonts w:ascii="宋体" w:hAnsi="宋体"/>
          <w:sz w:val="18"/>
          <w:szCs w:val="18"/>
        </w:rPr>
        <w:t xml:space="preserve">    rdfs:label "conditionName" ;  </w:t>
      </w:r>
    </w:p>
    <w:p w14:paraId="506D5737">
      <w:pPr>
        <w:spacing w:line="240" w:lineRule="auto"/>
        <w:rPr>
          <w:rFonts w:hint="eastAsia" w:ascii="宋体" w:hAnsi="宋体"/>
          <w:sz w:val="18"/>
          <w:szCs w:val="18"/>
        </w:rPr>
      </w:pPr>
      <w:r>
        <w:rPr>
          <w:rFonts w:ascii="宋体" w:hAnsi="宋体"/>
          <w:sz w:val="18"/>
          <w:szCs w:val="18"/>
        </w:rPr>
        <w:t xml:space="preserve">    rdfs:comment "条件名称" .  </w:t>
      </w:r>
    </w:p>
    <w:p w14:paraId="07CEC36B">
      <w:pPr>
        <w:spacing w:line="240" w:lineRule="auto"/>
        <w:rPr>
          <w:rFonts w:hint="eastAsia" w:ascii="宋体" w:hAnsi="宋体"/>
          <w:sz w:val="18"/>
          <w:szCs w:val="18"/>
        </w:rPr>
      </w:pPr>
      <w:r>
        <w:rPr>
          <w:rFonts w:ascii="宋体" w:hAnsi="宋体"/>
          <w:sz w:val="18"/>
          <w:szCs w:val="18"/>
        </w:rPr>
        <w:t xml:space="preserve">  </w:t>
      </w:r>
    </w:p>
    <w:p w14:paraId="7F502920">
      <w:pPr>
        <w:spacing w:line="240" w:lineRule="auto"/>
        <w:rPr>
          <w:rFonts w:hint="eastAsia" w:ascii="宋体" w:hAnsi="宋体"/>
          <w:sz w:val="18"/>
          <w:szCs w:val="18"/>
        </w:rPr>
      </w:pPr>
      <w:r>
        <w:rPr>
          <w:rFonts w:ascii="宋体" w:hAnsi="宋体"/>
          <w:sz w:val="18"/>
          <w:szCs w:val="18"/>
        </w:rPr>
        <w:t xml:space="preserve">rdf:operator a owl:DatatypeProperty ;  </w:t>
      </w:r>
    </w:p>
    <w:p w14:paraId="29367F32">
      <w:pPr>
        <w:spacing w:line="240" w:lineRule="auto"/>
        <w:rPr>
          <w:rFonts w:hint="eastAsia" w:ascii="宋体" w:hAnsi="宋体"/>
          <w:sz w:val="18"/>
          <w:szCs w:val="18"/>
        </w:rPr>
      </w:pPr>
      <w:r>
        <w:rPr>
          <w:rFonts w:ascii="宋体" w:hAnsi="宋体"/>
          <w:sz w:val="18"/>
          <w:szCs w:val="18"/>
        </w:rPr>
        <w:t xml:space="preserve">    rdfs:domain rdfs:Condition ;  </w:t>
      </w:r>
    </w:p>
    <w:p w14:paraId="7AB98D12">
      <w:pPr>
        <w:spacing w:line="240" w:lineRule="auto"/>
        <w:rPr>
          <w:rFonts w:hint="eastAsia" w:ascii="宋体" w:hAnsi="宋体"/>
          <w:sz w:val="18"/>
          <w:szCs w:val="18"/>
        </w:rPr>
      </w:pPr>
      <w:r>
        <w:rPr>
          <w:rFonts w:ascii="宋体" w:hAnsi="宋体"/>
          <w:sz w:val="18"/>
          <w:szCs w:val="18"/>
        </w:rPr>
        <w:t xml:space="preserve">    rdfs:range xsd:string ;  </w:t>
      </w:r>
    </w:p>
    <w:p w14:paraId="6D92D04F">
      <w:pPr>
        <w:spacing w:line="240" w:lineRule="auto"/>
        <w:rPr>
          <w:rFonts w:hint="eastAsia" w:ascii="宋体" w:hAnsi="宋体"/>
          <w:sz w:val="18"/>
          <w:szCs w:val="18"/>
        </w:rPr>
      </w:pPr>
      <w:r>
        <w:rPr>
          <w:rFonts w:ascii="宋体" w:hAnsi="宋体"/>
          <w:sz w:val="18"/>
          <w:szCs w:val="18"/>
        </w:rPr>
        <w:t xml:space="preserve">    rdfs:label "operator" ;  </w:t>
      </w:r>
    </w:p>
    <w:p w14:paraId="1CE49EE5">
      <w:pPr>
        <w:spacing w:line="240" w:lineRule="auto"/>
        <w:rPr>
          <w:rFonts w:hint="eastAsia" w:ascii="宋体" w:hAnsi="宋体"/>
          <w:sz w:val="18"/>
          <w:szCs w:val="18"/>
        </w:rPr>
      </w:pPr>
      <w:r>
        <w:rPr>
          <w:rFonts w:ascii="宋体" w:hAnsi="宋体"/>
          <w:sz w:val="18"/>
          <w:szCs w:val="18"/>
        </w:rPr>
        <w:t xml:space="preserve">    rdfs:comment "如果conditionValue存在，则表示对条件的具体要求" .  </w:t>
      </w:r>
    </w:p>
    <w:p w14:paraId="236A3D49">
      <w:pPr>
        <w:spacing w:line="240" w:lineRule="auto"/>
        <w:rPr>
          <w:rFonts w:hint="eastAsia" w:ascii="宋体" w:hAnsi="宋体"/>
          <w:sz w:val="18"/>
          <w:szCs w:val="18"/>
        </w:rPr>
      </w:pPr>
      <w:r>
        <w:rPr>
          <w:rFonts w:ascii="宋体" w:hAnsi="宋体"/>
          <w:sz w:val="18"/>
          <w:szCs w:val="18"/>
        </w:rPr>
        <w:t xml:space="preserve">  </w:t>
      </w:r>
    </w:p>
    <w:p w14:paraId="2C81135C">
      <w:pPr>
        <w:spacing w:line="240" w:lineRule="auto"/>
        <w:rPr>
          <w:rFonts w:hint="eastAsia" w:ascii="宋体" w:hAnsi="宋体"/>
          <w:sz w:val="18"/>
          <w:szCs w:val="18"/>
        </w:rPr>
      </w:pPr>
      <w:r>
        <w:rPr>
          <w:rFonts w:ascii="宋体" w:hAnsi="宋体"/>
          <w:sz w:val="18"/>
          <w:szCs w:val="18"/>
        </w:rPr>
        <w:t xml:space="preserve">rdf:conditionValue a owl:DatatypeProperty ;  </w:t>
      </w:r>
    </w:p>
    <w:p w14:paraId="64BE5EBF">
      <w:pPr>
        <w:spacing w:line="240" w:lineRule="auto"/>
        <w:rPr>
          <w:rFonts w:hint="eastAsia" w:ascii="宋体" w:hAnsi="宋体"/>
          <w:sz w:val="18"/>
          <w:szCs w:val="18"/>
        </w:rPr>
      </w:pPr>
      <w:r>
        <w:rPr>
          <w:rFonts w:ascii="宋体" w:hAnsi="宋体"/>
          <w:sz w:val="18"/>
          <w:szCs w:val="18"/>
        </w:rPr>
        <w:t xml:space="preserve">    rdfs:domain rdfs:Condition ;  </w:t>
      </w:r>
    </w:p>
    <w:p w14:paraId="5D94CE0D">
      <w:pPr>
        <w:spacing w:line="240" w:lineRule="auto"/>
        <w:rPr>
          <w:rFonts w:hint="eastAsia" w:ascii="宋体" w:hAnsi="宋体"/>
          <w:sz w:val="18"/>
          <w:szCs w:val="18"/>
        </w:rPr>
      </w:pPr>
      <w:r>
        <w:rPr>
          <w:rFonts w:ascii="宋体" w:hAnsi="宋体"/>
          <w:sz w:val="18"/>
          <w:szCs w:val="18"/>
        </w:rPr>
        <w:t xml:space="preserve">    rdfs:range xsd:string ;  </w:t>
      </w:r>
    </w:p>
    <w:p w14:paraId="5DE77496">
      <w:pPr>
        <w:spacing w:line="240" w:lineRule="auto"/>
        <w:rPr>
          <w:rFonts w:hint="eastAsia" w:ascii="宋体" w:hAnsi="宋体"/>
          <w:sz w:val="18"/>
          <w:szCs w:val="18"/>
        </w:rPr>
      </w:pPr>
      <w:r>
        <w:rPr>
          <w:rFonts w:ascii="宋体" w:hAnsi="宋体"/>
          <w:sz w:val="18"/>
          <w:szCs w:val="18"/>
        </w:rPr>
        <w:t xml:space="preserve">    rdfs:label "conditionValue" ;  </w:t>
      </w:r>
    </w:p>
    <w:p w14:paraId="401668DE">
      <w:pPr>
        <w:spacing w:line="240" w:lineRule="auto"/>
        <w:rPr>
          <w:rFonts w:hint="eastAsia" w:ascii="宋体" w:hAnsi="宋体"/>
          <w:sz w:val="18"/>
          <w:szCs w:val="18"/>
        </w:rPr>
      </w:pPr>
      <w:r>
        <w:rPr>
          <w:rFonts w:ascii="宋体" w:hAnsi="宋体"/>
          <w:sz w:val="18"/>
          <w:szCs w:val="18"/>
        </w:rPr>
        <w:t xml:space="preserve">    rdfs:comment "如果是简单条件，则表示该条件的具体值" .  </w:t>
      </w:r>
    </w:p>
    <w:p w14:paraId="557AD0F1">
      <w:pPr>
        <w:spacing w:line="240" w:lineRule="auto"/>
        <w:rPr>
          <w:rFonts w:hint="eastAsia" w:ascii="宋体" w:hAnsi="宋体"/>
          <w:sz w:val="18"/>
          <w:szCs w:val="18"/>
        </w:rPr>
      </w:pPr>
      <w:r>
        <w:rPr>
          <w:rFonts w:ascii="宋体" w:hAnsi="宋体"/>
          <w:sz w:val="18"/>
          <w:szCs w:val="18"/>
        </w:rPr>
        <w:t xml:space="preserve">  </w:t>
      </w:r>
    </w:p>
    <w:p w14:paraId="5B2C5305">
      <w:pPr>
        <w:spacing w:line="240" w:lineRule="auto"/>
        <w:rPr>
          <w:rFonts w:hint="eastAsia" w:ascii="宋体" w:hAnsi="宋体"/>
          <w:sz w:val="18"/>
          <w:szCs w:val="18"/>
        </w:rPr>
      </w:pPr>
      <w:r>
        <w:rPr>
          <w:rFonts w:ascii="宋体" w:hAnsi="宋体"/>
          <w:sz w:val="18"/>
          <w:szCs w:val="18"/>
        </w:rPr>
        <w:t xml:space="preserve">rdf:contextId a owl:DatatypeProperty ;  </w:t>
      </w:r>
    </w:p>
    <w:p w14:paraId="0CE8E8B3">
      <w:pPr>
        <w:spacing w:line="240" w:lineRule="auto"/>
        <w:rPr>
          <w:rFonts w:hint="eastAsia" w:ascii="宋体" w:hAnsi="宋体"/>
          <w:sz w:val="18"/>
          <w:szCs w:val="18"/>
        </w:rPr>
      </w:pPr>
      <w:r>
        <w:rPr>
          <w:rFonts w:ascii="宋体" w:hAnsi="宋体"/>
          <w:sz w:val="18"/>
          <w:szCs w:val="18"/>
        </w:rPr>
        <w:t xml:space="preserve">    rdfs:domain rdfs:Context ;  </w:t>
      </w:r>
    </w:p>
    <w:p w14:paraId="672326E7">
      <w:pPr>
        <w:spacing w:line="240" w:lineRule="auto"/>
        <w:rPr>
          <w:rFonts w:hint="eastAsia" w:ascii="宋体" w:hAnsi="宋体"/>
          <w:sz w:val="18"/>
          <w:szCs w:val="18"/>
        </w:rPr>
      </w:pPr>
      <w:r>
        <w:rPr>
          <w:rFonts w:ascii="宋体" w:hAnsi="宋体"/>
          <w:sz w:val="18"/>
          <w:szCs w:val="18"/>
        </w:rPr>
        <w:t xml:space="preserve">    rdfs:range rdfs:Identifier ;  </w:t>
      </w:r>
    </w:p>
    <w:p w14:paraId="3B583F4B">
      <w:pPr>
        <w:spacing w:line="240" w:lineRule="auto"/>
        <w:rPr>
          <w:rFonts w:hint="eastAsia" w:ascii="宋体" w:hAnsi="宋体"/>
          <w:sz w:val="18"/>
          <w:szCs w:val="18"/>
        </w:rPr>
      </w:pPr>
      <w:r>
        <w:rPr>
          <w:rFonts w:ascii="宋体" w:hAnsi="宋体"/>
          <w:sz w:val="18"/>
          <w:szCs w:val="18"/>
        </w:rPr>
        <w:t xml:space="preserve">    rdfs:label "contextId" ;  </w:t>
      </w:r>
    </w:p>
    <w:p w14:paraId="671B6E43">
      <w:pPr>
        <w:spacing w:line="240" w:lineRule="auto"/>
        <w:rPr>
          <w:rFonts w:hint="eastAsia" w:ascii="宋体" w:hAnsi="宋体"/>
          <w:sz w:val="18"/>
          <w:szCs w:val="18"/>
        </w:rPr>
      </w:pPr>
      <w:r>
        <w:rPr>
          <w:rFonts w:ascii="宋体" w:hAnsi="宋体"/>
          <w:sz w:val="18"/>
          <w:szCs w:val="18"/>
        </w:rPr>
        <w:t xml:space="preserve">    rdfs:comment "上下文的标识符" .  </w:t>
      </w:r>
    </w:p>
    <w:p w14:paraId="33D06E1E">
      <w:pPr>
        <w:spacing w:line="240" w:lineRule="auto"/>
        <w:rPr>
          <w:rFonts w:hint="eastAsia" w:ascii="宋体" w:hAnsi="宋体"/>
          <w:sz w:val="18"/>
          <w:szCs w:val="18"/>
        </w:rPr>
      </w:pPr>
      <w:r>
        <w:rPr>
          <w:rFonts w:ascii="宋体" w:hAnsi="宋体"/>
          <w:sz w:val="18"/>
          <w:szCs w:val="18"/>
        </w:rPr>
        <w:t xml:space="preserve">  </w:t>
      </w:r>
    </w:p>
    <w:p w14:paraId="04620B69">
      <w:pPr>
        <w:spacing w:line="240" w:lineRule="auto"/>
        <w:rPr>
          <w:rFonts w:hint="eastAsia" w:ascii="宋体" w:hAnsi="宋体"/>
          <w:sz w:val="18"/>
          <w:szCs w:val="18"/>
        </w:rPr>
      </w:pPr>
      <w:r>
        <w:rPr>
          <w:rFonts w:ascii="宋体" w:hAnsi="宋体"/>
          <w:sz w:val="18"/>
          <w:szCs w:val="18"/>
        </w:rPr>
        <w:t xml:space="preserve">rdf:contextName a owl:DatatypeProperty ;  </w:t>
      </w:r>
    </w:p>
    <w:p w14:paraId="4CF881EC">
      <w:pPr>
        <w:spacing w:line="240" w:lineRule="auto"/>
        <w:rPr>
          <w:rFonts w:hint="eastAsia" w:ascii="宋体" w:hAnsi="宋体"/>
          <w:sz w:val="18"/>
          <w:szCs w:val="18"/>
        </w:rPr>
      </w:pPr>
      <w:r>
        <w:rPr>
          <w:rFonts w:ascii="宋体" w:hAnsi="宋体"/>
          <w:sz w:val="18"/>
          <w:szCs w:val="18"/>
        </w:rPr>
        <w:t xml:space="preserve">    rdfs:domain rdfs:Context ;  </w:t>
      </w:r>
    </w:p>
    <w:p w14:paraId="0CFF1758">
      <w:pPr>
        <w:spacing w:line="240" w:lineRule="auto"/>
        <w:rPr>
          <w:rFonts w:hint="eastAsia" w:ascii="宋体" w:hAnsi="宋体"/>
          <w:sz w:val="18"/>
          <w:szCs w:val="18"/>
        </w:rPr>
      </w:pPr>
      <w:r>
        <w:rPr>
          <w:rFonts w:ascii="宋体" w:hAnsi="宋体"/>
          <w:sz w:val="18"/>
          <w:szCs w:val="18"/>
        </w:rPr>
        <w:t xml:space="preserve">    rdfs:range xsd:string ;  </w:t>
      </w:r>
    </w:p>
    <w:p w14:paraId="5528BAFB">
      <w:pPr>
        <w:spacing w:line="240" w:lineRule="auto"/>
        <w:rPr>
          <w:rFonts w:hint="eastAsia" w:ascii="宋体" w:hAnsi="宋体"/>
          <w:sz w:val="18"/>
          <w:szCs w:val="18"/>
        </w:rPr>
      </w:pPr>
      <w:r>
        <w:rPr>
          <w:rFonts w:ascii="宋体" w:hAnsi="宋体"/>
          <w:sz w:val="18"/>
          <w:szCs w:val="18"/>
        </w:rPr>
        <w:t xml:space="preserve">    rdfs:label "contextName" ;  </w:t>
      </w:r>
    </w:p>
    <w:p w14:paraId="1F2B38B8">
      <w:pPr>
        <w:spacing w:line="240" w:lineRule="auto"/>
        <w:rPr>
          <w:rFonts w:hint="eastAsia" w:ascii="宋体" w:hAnsi="宋体"/>
          <w:sz w:val="18"/>
          <w:szCs w:val="18"/>
        </w:rPr>
      </w:pPr>
      <w:r>
        <w:rPr>
          <w:rFonts w:ascii="宋体" w:hAnsi="宋体"/>
          <w:sz w:val="18"/>
          <w:szCs w:val="18"/>
        </w:rPr>
        <w:t xml:space="preserve">    rdfs:comment "上下文名称" .  </w:t>
      </w:r>
    </w:p>
    <w:p w14:paraId="7CD30407">
      <w:pPr>
        <w:spacing w:line="240" w:lineRule="auto"/>
        <w:rPr>
          <w:rFonts w:hint="eastAsia" w:ascii="宋体" w:hAnsi="宋体"/>
          <w:sz w:val="18"/>
          <w:szCs w:val="18"/>
        </w:rPr>
      </w:pPr>
      <w:r>
        <w:rPr>
          <w:rFonts w:ascii="宋体" w:hAnsi="宋体"/>
          <w:sz w:val="18"/>
          <w:szCs w:val="18"/>
        </w:rPr>
        <w:t xml:space="preserve">  </w:t>
      </w:r>
    </w:p>
    <w:p w14:paraId="23EA20A3">
      <w:pPr>
        <w:spacing w:line="240" w:lineRule="auto"/>
        <w:rPr>
          <w:rFonts w:hint="eastAsia" w:ascii="宋体" w:hAnsi="宋体"/>
          <w:sz w:val="18"/>
          <w:szCs w:val="18"/>
        </w:rPr>
      </w:pPr>
      <w:r>
        <w:rPr>
          <w:rFonts w:ascii="宋体" w:hAnsi="宋体"/>
          <w:sz w:val="18"/>
          <w:szCs w:val="18"/>
        </w:rPr>
        <w:t xml:space="preserve">rdf:contextConditions a owl:ObjectProperty ;  </w:t>
      </w:r>
    </w:p>
    <w:p w14:paraId="745C72DC">
      <w:pPr>
        <w:spacing w:line="240" w:lineRule="auto"/>
        <w:rPr>
          <w:rFonts w:hint="eastAsia" w:ascii="宋体" w:hAnsi="宋体"/>
          <w:sz w:val="18"/>
          <w:szCs w:val="18"/>
        </w:rPr>
      </w:pPr>
      <w:r>
        <w:rPr>
          <w:rFonts w:ascii="宋体" w:hAnsi="宋体"/>
          <w:sz w:val="18"/>
          <w:szCs w:val="18"/>
        </w:rPr>
        <w:t xml:space="preserve">    rdfs:domain rdfs:Context ;  </w:t>
      </w:r>
    </w:p>
    <w:p w14:paraId="30C32729">
      <w:pPr>
        <w:spacing w:line="240" w:lineRule="auto"/>
        <w:rPr>
          <w:rFonts w:hint="eastAsia" w:ascii="宋体" w:hAnsi="宋体"/>
          <w:sz w:val="18"/>
          <w:szCs w:val="18"/>
        </w:rPr>
      </w:pPr>
      <w:r>
        <w:rPr>
          <w:rFonts w:ascii="宋体" w:hAnsi="宋体"/>
          <w:sz w:val="18"/>
          <w:szCs w:val="18"/>
        </w:rPr>
        <w:t xml:space="preserve">    rdfs:range rdfs:Condition ;  </w:t>
      </w:r>
    </w:p>
    <w:p w14:paraId="45C9B39A">
      <w:pPr>
        <w:spacing w:line="240" w:lineRule="auto"/>
        <w:rPr>
          <w:rFonts w:hint="eastAsia" w:ascii="宋体" w:hAnsi="宋体"/>
          <w:sz w:val="18"/>
          <w:szCs w:val="18"/>
        </w:rPr>
      </w:pPr>
      <w:r>
        <w:rPr>
          <w:rFonts w:ascii="宋体" w:hAnsi="宋体"/>
          <w:sz w:val="18"/>
          <w:szCs w:val="18"/>
        </w:rPr>
        <w:t xml:space="preserve">    rdfs:label "contextConditions" ;  </w:t>
      </w:r>
    </w:p>
    <w:p w14:paraId="1BC9B858">
      <w:pPr>
        <w:spacing w:line="240" w:lineRule="auto"/>
        <w:rPr>
          <w:rFonts w:hint="eastAsia" w:ascii="宋体" w:hAnsi="宋体"/>
          <w:sz w:val="18"/>
          <w:szCs w:val="18"/>
        </w:rPr>
      </w:pPr>
      <w:r>
        <w:rPr>
          <w:rFonts w:ascii="宋体" w:hAnsi="宋体"/>
          <w:sz w:val="18"/>
          <w:szCs w:val="18"/>
        </w:rPr>
        <w:t xml:space="preserve">    rdfs:comment "上下文</w:t>
      </w:r>
      <w:r>
        <w:rPr>
          <w:rFonts w:hint="eastAsia" w:ascii="宋体" w:hAnsi="宋体"/>
          <w:sz w:val="18"/>
          <w:szCs w:val="18"/>
        </w:rPr>
        <w:t>的</w:t>
      </w:r>
      <w:r>
        <w:rPr>
          <w:rFonts w:ascii="宋体" w:hAnsi="宋体"/>
          <w:sz w:val="18"/>
          <w:szCs w:val="18"/>
        </w:rPr>
        <w:t xml:space="preserve">满足条件" .  </w:t>
      </w:r>
    </w:p>
    <w:p w14:paraId="0BDAE895">
      <w:pPr>
        <w:spacing w:line="240" w:lineRule="auto"/>
        <w:rPr>
          <w:rFonts w:hint="eastAsia" w:ascii="宋体" w:hAnsi="宋体"/>
          <w:sz w:val="18"/>
          <w:szCs w:val="18"/>
        </w:rPr>
      </w:pPr>
      <w:r>
        <w:rPr>
          <w:rFonts w:ascii="宋体" w:hAnsi="宋体"/>
          <w:sz w:val="18"/>
          <w:szCs w:val="18"/>
        </w:rPr>
        <w:t xml:space="preserve">  </w:t>
      </w:r>
    </w:p>
    <w:p w14:paraId="63D8D24C">
      <w:pPr>
        <w:spacing w:line="240" w:lineRule="auto"/>
        <w:rPr>
          <w:rFonts w:hint="eastAsia" w:ascii="宋体" w:hAnsi="宋体"/>
          <w:sz w:val="18"/>
          <w:szCs w:val="18"/>
        </w:rPr>
      </w:pPr>
      <w:r>
        <w:rPr>
          <w:rFonts w:ascii="宋体" w:hAnsi="宋体"/>
          <w:sz w:val="18"/>
          <w:szCs w:val="18"/>
        </w:rPr>
        <w:t xml:space="preserve">rdf:fulfillmentObjectId a owl:DatatypeProperty ;  </w:t>
      </w:r>
    </w:p>
    <w:p w14:paraId="327DF0B1">
      <w:pPr>
        <w:spacing w:line="240" w:lineRule="auto"/>
        <w:rPr>
          <w:rFonts w:hint="eastAsia" w:ascii="宋体" w:hAnsi="宋体"/>
          <w:sz w:val="18"/>
          <w:szCs w:val="18"/>
        </w:rPr>
      </w:pPr>
      <w:r>
        <w:rPr>
          <w:rFonts w:ascii="宋体" w:hAnsi="宋体"/>
          <w:sz w:val="18"/>
          <w:szCs w:val="18"/>
        </w:rPr>
        <w:t xml:space="preserve">    rdfs:domain rdfs:FulfillmentInfo ;  </w:t>
      </w:r>
    </w:p>
    <w:p w14:paraId="23AB1FEE">
      <w:pPr>
        <w:spacing w:line="240" w:lineRule="auto"/>
        <w:rPr>
          <w:rFonts w:hint="eastAsia" w:ascii="宋体" w:hAnsi="宋体"/>
          <w:sz w:val="18"/>
          <w:szCs w:val="18"/>
        </w:rPr>
      </w:pPr>
      <w:r>
        <w:rPr>
          <w:rFonts w:ascii="宋体" w:hAnsi="宋体"/>
          <w:sz w:val="18"/>
          <w:szCs w:val="18"/>
        </w:rPr>
        <w:t xml:space="preserve">    rdfs:range rdfs:Identifier ;  </w:t>
      </w:r>
    </w:p>
    <w:p w14:paraId="153DE045">
      <w:pPr>
        <w:spacing w:line="240" w:lineRule="auto"/>
        <w:rPr>
          <w:rFonts w:hint="eastAsia" w:ascii="宋体" w:hAnsi="宋体"/>
          <w:sz w:val="18"/>
          <w:szCs w:val="18"/>
        </w:rPr>
      </w:pPr>
      <w:r>
        <w:rPr>
          <w:rFonts w:ascii="宋体" w:hAnsi="宋体"/>
          <w:sz w:val="18"/>
          <w:szCs w:val="18"/>
        </w:rPr>
        <w:t xml:space="preserve">    rdfs:label "fulfillmentObjectId" ;  </w:t>
      </w:r>
    </w:p>
    <w:p w14:paraId="786CE535">
      <w:pPr>
        <w:spacing w:line="240" w:lineRule="auto"/>
        <w:rPr>
          <w:rFonts w:hint="eastAsia" w:ascii="宋体" w:hAnsi="宋体"/>
          <w:sz w:val="18"/>
          <w:szCs w:val="18"/>
        </w:rPr>
      </w:pPr>
      <w:r>
        <w:rPr>
          <w:rFonts w:ascii="宋体" w:hAnsi="宋体"/>
          <w:sz w:val="18"/>
          <w:szCs w:val="18"/>
        </w:rPr>
        <w:t xml:space="preserve">    rdfs:comment "所对应的意图/期望/目标ID" .  </w:t>
      </w:r>
    </w:p>
    <w:p w14:paraId="79259F98">
      <w:pPr>
        <w:spacing w:line="240" w:lineRule="auto"/>
        <w:rPr>
          <w:rFonts w:hint="eastAsia" w:ascii="宋体" w:hAnsi="宋体"/>
          <w:sz w:val="18"/>
          <w:szCs w:val="18"/>
        </w:rPr>
      </w:pPr>
      <w:r>
        <w:rPr>
          <w:rFonts w:ascii="宋体" w:hAnsi="宋体"/>
          <w:sz w:val="18"/>
          <w:szCs w:val="18"/>
        </w:rPr>
        <w:t xml:space="preserve">  </w:t>
      </w:r>
    </w:p>
    <w:p w14:paraId="232DBFAB">
      <w:pPr>
        <w:spacing w:line="240" w:lineRule="auto"/>
        <w:rPr>
          <w:rFonts w:hint="eastAsia" w:ascii="宋体" w:hAnsi="宋体"/>
          <w:sz w:val="18"/>
          <w:szCs w:val="18"/>
        </w:rPr>
      </w:pPr>
      <w:r>
        <w:rPr>
          <w:rFonts w:ascii="宋体" w:hAnsi="宋体"/>
          <w:sz w:val="18"/>
          <w:szCs w:val="18"/>
        </w:rPr>
        <w:t xml:space="preserve">rdf:fulfillmentStatus a owl:DatatypeProperty ;  </w:t>
      </w:r>
    </w:p>
    <w:p w14:paraId="3B69C817">
      <w:pPr>
        <w:spacing w:line="240" w:lineRule="auto"/>
        <w:rPr>
          <w:rFonts w:hint="eastAsia" w:ascii="宋体" w:hAnsi="宋体"/>
          <w:sz w:val="18"/>
          <w:szCs w:val="18"/>
        </w:rPr>
      </w:pPr>
      <w:r>
        <w:rPr>
          <w:rFonts w:ascii="宋体" w:hAnsi="宋体"/>
          <w:sz w:val="18"/>
          <w:szCs w:val="18"/>
        </w:rPr>
        <w:t xml:space="preserve">    rdfs:domain rdfs:FulfillmentInfo ;  </w:t>
      </w:r>
    </w:p>
    <w:p w14:paraId="621AF986">
      <w:pPr>
        <w:spacing w:line="240" w:lineRule="auto"/>
        <w:rPr>
          <w:rFonts w:hint="eastAsia" w:ascii="宋体" w:hAnsi="宋体"/>
          <w:sz w:val="18"/>
          <w:szCs w:val="18"/>
        </w:rPr>
      </w:pPr>
      <w:r>
        <w:rPr>
          <w:rFonts w:ascii="宋体" w:hAnsi="宋体"/>
          <w:sz w:val="18"/>
          <w:szCs w:val="18"/>
        </w:rPr>
        <w:t xml:space="preserve">    rdfs:range xsd:string ;  </w:t>
      </w:r>
    </w:p>
    <w:p w14:paraId="0888EE67">
      <w:pPr>
        <w:spacing w:line="240" w:lineRule="auto"/>
        <w:rPr>
          <w:rFonts w:hint="eastAsia" w:ascii="宋体" w:hAnsi="宋体"/>
          <w:sz w:val="18"/>
          <w:szCs w:val="18"/>
        </w:rPr>
      </w:pPr>
      <w:r>
        <w:rPr>
          <w:rFonts w:ascii="宋体" w:hAnsi="宋体"/>
          <w:sz w:val="18"/>
          <w:szCs w:val="18"/>
        </w:rPr>
        <w:t xml:space="preserve">    rdfs:label "fulfillmentStatus" ;  </w:t>
      </w:r>
    </w:p>
    <w:p w14:paraId="394A7123">
      <w:pPr>
        <w:spacing w:line="240" w:lineRule="auto"/>
        <w:rPr>
          <w:rFonts w:hint="eastAsia" w:ascii="宋体" w:hAnsi="宋体"/>
          <w:sz w:val="18"/>
          <w:szCs w:val="18"/>
        </w:rPr>
      </w:pPr>
      <w:r>
        <w:rPr>
          <w:rFonts w:ascii="宋体" w:hAnsi="宋体"/>
          <w:sz w:val="18"/>
          <w:szCs w:val="18"/>
        </w:rPr>
        <w:t xml:space="preserve">    rdfs:comment "完成结果的当前状态" .  </w:t>
      </w:r>
    </w:p>
    <w:p w14:paraId="680BEDBC">
      <w:pPr>
        <w:spacing w:line="240" w:lineRule="auto"/>
        <w:rPr>
          <w:rFonts w:hint="eastAsia" w:ascii="宋体" w:hAnsi="宋体"/>
          <w:sz w:val="18"/>
          <w:szCs w:val="18"/>
        </w:rPr>
      </w:pPr>
      <w:r>
        <w:rPr>
          <w:rFonts w:ascii="宋体" w:hAnsi="宋体"/>
          <w:sz w:val="18"/>
          <w:szCs w:val="18"/>
        </w:rPr>
        <w:t xml:space="preserve">  </w:t>
      </w:r>
    </w:p>
    <w:p w14:paraId="0E98EC52">
      <w:pPr>
        <w:spacing w:line="240" w:lineRule="auto"/>
        <w:rPr>
          <w:rFonts w:hint="eastAsia" w:ascii="宋体" w:hAnsi="宋体"/>
          <w:sz w:val="18"/>
          <w:szCs w:val="18"/>
        </w:rPr>
      </w:pPr>
      <w:r>
        <w:rPr>
          <w:rFonts w:ascii="宋体" w:hAnsi="宋体"/>
          <w:sz w:val="18"/>
          <w:szCs w:val="18"/>
        </w:rPr>
        <w:t xml:space="preserve">rdf:notFulfilledState a owl:DatatypeProperty ;  </w:t>
      </w:r>
    </w:p>
    <w:p w14:paraId="3C611643">
      <w:pPr>
        <w:spacing w:line="240" w:lineRule="auto"/>
        <w:rPr>
          <w:rFonts w:hint="eastAsia" w:ascii="宋体" w:hAnsi="宋体"/>
          <w:sz w:val="18"/>
          <w:szCs w:val="18"/>
        </w:rPr>
      </w:pPr>
      <w:r>
        <w:rPr>
          <w:rFonts w:ascii="宋体" w:hAnsi="宋体"/>
          <w:sz w:val="18"/>
          <w:szCs w:val="18"/>
        </w:rPr>
        <w:t xml:space="preserve">    rdfs:domain rdfs:FulfillmentInfo ;  </w:t>
      </w:r>
    </w:p>
    <w:p w14:paraId="3A57A397">
      <w:pPr>
        <w:spacing w:line="240" w:lineRule="auto"/>
        <w:rPr>
          <w:rFonts w:hint="eastAsia" w:ascii="宋体" w:hAnsi="宋体"/>
          <w:sz w:val="18"/>
          <w:szCs w:val="18"/>
        </w:rPr>
      </w:pPr>
      <w:r>
        <w:rPr>
          <w:rFonts w:ascii="宋体" w:hAnsi="宋体"/>
          <w:sz w:val="18"/>
          <w:szCs w:val="18"/>
        </w:rPr>
        <w:t xml:space="preserve">    rdfs:range xsd:string ;  </w:t>
      </w:r>
    </w:p>
    <w:p w14:paraId="1E4257F7">
      <w:pPr>
        <w:spacing w:line="240" w:lineRule="auto"/>
        <w:rPr>
          <w:rFonts w:hint="eastAsia" w:ascii="宋体" w:hAnsi="宋体"/>
          <w:sz w:val="18"/>
          <w:szCs w:val="18"/>
        </w:rPr>
      </w:pPr>
      <w:r>
        <w:rPr>
          <w:rFonts w:ascii="宋体" w:hAnsi="宋体"/>
          <w:sz w:val="18"/>
          <w:szCs w:val="18"/>
        </w:rPr>
        <w:t xml:space="preserve">    rdfs:label "notFulfilledState" ;  </w:t>
      </w:r>
    </w:p>
    <w:p w14:paraId="3357BED5">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当fulfilmentObject取值是</w:t>
      </w:r>
      <w:r>
        <w:rPr>
          <w:rFonts w:ascii="宋体" w:hAnsi="宋体"/>
          <w:sz w:val="18"/>
          <w:szCs w:val="18"/>
        </w:rPr>
        <w:t>intent</w:t>
      </w:r>
      <w:r>
        <w:rPr>
          <w:rFonts w:hint="eastAsia" w:ascii="宋体" w:hAnsi="宋体"/>
          <w:sz w:val="18"/>
          <w:szCs w:val="18"/>
        </w:rPr>
        <w:t>且</w:t>
      </w:r>
      <w:r>
        <w:rPr>
          <w:rFonts w:ascii="宋体" w:hAnsi="宋体"/>
          <w:sz w:val="18"/>
          <w:szCs w:val="18"/>
          <w:lang w:bidi="ar"/>
        </w:rPr>
        <w:t>fulfilmentStatu</w:t>
      </w:r>
      <w:r>
        <w:rPr>
          <w:rFonts w:ascii="宋体" w:hAnsi="宋体"/>
          <w:sz w:val="18"/>
          <w:szCs w:val="18"/>
        </w:rPr>
        <w:t>取值为“未完成”，该属性为</w:t>
      </w:r>
      <w:r>
        <w:rPr>
          <w:rFonts w:hint="eastAsia" w:ascii="宋体" w:hAnsi="宋体"/>
          <w:sz w:val="18"/>
          <w:szCs w:val="18"/>
        </w:rPr>
        <w:t>非空</w:t>
      </w:r>
      <w:r>
        <w:rPr>
          <w:rFonts w:ascii="宋体" w:hAnsi="宋体"/>
          <w:sz w:val="18"/>
          <w:szCs w:val="18"/>
        </w:rPr>
        <w:t xml:space="preserve">" .  </w:t>
      </w:r>
    </w:p>
    <w:p w14:paraId="53B48EBC">
      <w:pPr>
        <w:spacing w:line="240" w:lineRule="auto"/>
        <w:rPr>
          <w:rFonts w:hint="eastAsia" w:ascii="宋体" w:hAnsi="宋体"/>
          <w:sz w:val="18"/>
          <w:szCs w:val="18"/>
        </w:rPr>
      </w:pPr>
      <w:r>
        <w:rPr>
          <w:rFonts w:ascii="宋体" w:hAnsi="宋体"/>
          <w:sz w:val="18"/>
          <w:szCs w:val="18"/>
        </w:rPr>
        <w:t xml:space="preserve">  </w:t>
      </w:r>
    </w:p>
    <w:p w14:paraId="0B2C265B">
      <w:pPr>
        <w:spacing w:line="240" w:lineRule="auto"/>
        <w:rPr>
          <w:rFonts w:hint="eastAsia" w:ascii="宋体" w:hAnsi="宋体"/>
          <w:sz w:val="18"/>
          <w:szCs w:val="18"/>
        </w:rPr>
      </w:pPr>
      <w:r>
        <w:rPr>
          <w:rFonts w:ascii="宋体" w:hAnsi="宋体"/>
          <w:sz w:val="18"/>
          <w:szCs w:val="18"/>
        </w:rPr>
        <w:t xml:space="preserve">rdf:notFulfilledReasons a owl:DatatypeProperty ;  </w:t>
      </w:r>
    </w:p>
    <w:p w14:paraId="00AEBA04">
      <w:pPr>
        <w:spacing w:line="240" w:lineRule="auto"/>
        <w:rPr>
          <w:rFonts w:hint="eastAsia" w:ascii="宋体" w:hAnsi="宋体"/>
          <w:sz w:val="18"/>
          <w:szCs w:val="18"/>
        </w:rPr>
      </w:pPr>
      <w:r>
        <w:rPr>
          <w:rFonts w:ascii="宋体" w:hAnsi="宋体"/>
          <w:sz w:val="18"/>
          <w:szCs w:val="18"/>
        </w:rPr>
        <w:t xml:space="preserve">    rdfs:domain rdfs:FulfillmentInfo ;  </w:t>
      </w:r>
    </w:p>
    <w:p w14:paraId="7671BE25">
      <w:pPr>
        <w:spacing w:line="240" w:lineRule="auto"/>
        <w:rPr>
          <w:rFonts w:hint="eastAsia" w:ascii="宋体" w:hAnsi="宋体"/>
          <w:sz w:val="18"/>
          <w:szCs w:val="18"/>
        </w:rPr>
      </w:pPr>
      <w:r>
        <w:rPr>
          <w:rFonts w:ascii="宋体" w:hAnsi="宋体"/>
          <w:sz w:val="18"/>
          <w:szCs w:val="18"/>
        </w:rPr>
        <w:t xml:space="preserve">    rdfs:range xsd:string ;  </w:t>
      </w:r>
    </w:p>
    <w:p w14:paraId="6D5C312E">
      <w:pPr>
        <w:spacing w:line="240" w:lineRule="auto"/>
        <w:rPr>
          <w:rFonts w:hint="eastAsia" w:ascii="宋体" w:hAnsi="宋体"/>
          <w:sz w:val="18"/>
          <w:szCs w:val="18"/>
        </w:rPr>
      </w:pPr>
      <w:r>
        <w:rPr>
          <w:rFonts w:ascii="宋体" w:hAnsi="宋体"/>
          <w:sz w:val="18"/>
          <w:szCs w:val="18"/>
        </w:rPr>
        <w:t xml:space="preserve">    rdfs:label "notFulfilledReasons" ;  </w:t>
      </w:r>
    </w:p>
    <w:p w14:paraId="58C35CF4">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当fulfilmentObject取值是</w:t>
      </w:r>
      <w:r>
        <w:rPr>
          <w:rFonts w:ascii="宋体" w:hAnsi="宋体"/>
          <w:sz w:val="18"/>
          <w:szCs w:val="18"/>
        </w:rPr>
        <w:t>intent</w:t>
      </w:r>
      <w:r>
        <w:rPr>
          <w:rFonts w:hint="eastAsia" w:ascii="宋体" w:hAnsi="宋体"/>
          <w:sz w:val="18"/>
          <w:szCs w:val="18"/>
        </w:rPr>
        <w:t>且</w:t>
      </w:r>
      <w:r>
        <w:rPr>
          <w:rFonts w:ascii="宋体" w:hAnsi="宋体"/>
          <w:color w:val="000000"/>
          <w:sz w:val="18"/>
          <w:szCs w:val="18"/>
          <w:lang w:bidi="ar"/>
        </w:rPr>
        <w:t>fulfilmentStatus</w:t>
      </w:r>
      <w:r>
        <w:rPr>
          <w:rFonts w:hint="eastAsia" w:ascii="宋体" w:hAnsi="宋体" w:cs="宋体"/>
          <w:color w:val="000000"/>
          <w:sz w:val="18"/>
          <w:szCs w:val="18"/>
          <w:lang w:bidi="ar"/>
        </w:rPr>
        <w:t>取值为</w:t>
      </w:r>
      <w:r>
        <w:rPr>
          <w:rFonts w:ascii="宋体" w:hAnsi="宋体"/>
          <w:color w:val="000000"/>
          <w:sz w:val="18"/>
          <w:szCs w:val="18"/>
          <w:lang w:bidi="ar"/>
        </w:rPr>
        <w:t>“</w:t>
      </w:r>
      <w:r>
        <w:rPr>
          <w:rFonts w:hint="eastAsia" w:ascii="宋体" w:hAnsi="宋体" w:cs="宋体"/>
          <w:color w:val="000000"/>
          <w:sz w:val="18"/>
          <w:szCs w:val="18"/>
          <w:lang w:bidi="ar"/>
        </w:rPr>
        <w:t>未完成</w:t>
      </w:r>
      <w:r>
        <w:rPr>
          <w:rFonts w:ascii="宋体" w:hAnsi="宋体"/>
          <w:color w:val="000000"/>
          <w:sz w:val="18"/>
          <w:szCs w:val="18"/>
          <w:lang w:bidi="ar"/>
        </w:rPr>
        <w:t>”</w:t>
      </w:r>
      <w:r>
        <w:rPr>
          <w:rFonts w:hint="eastAsia" w:ascii="宋体" w:hAnsi="宋体" w:cs="宋体"/>
          <w:color w:val="000000"/>
          <w:sz w:val="18"/>
          <w:szCs w:val="18"/>
          <w:lang w:bidi="ar"/>
        </w:rPr>
        <w:t>，该属性取值非空</w:t>
      </w:r>
      <w:r>
        <w:rPr>
          <w:rFonts w:ascii="宋体" w:hAnsi="宋体"/>
          <w:sz w:val="18"/>
          <w:szCs w:val="18"/>
        </w:rPr>
        <w:t xml:space="preserve">" .  </w:t>
      </w:r>
    </w:p>
    <w:p w14:paraId="20628DB3">
      <w:pPr>
        <w:spacing w:line="240" w:lineRule="auto"/>
        <w:rPr>
          <w:rFonts w:hint="eastAsia" w:ascii="宋体" w:hAnsi="宋体"/>
          <w:sz w:val="18"/>
          <w:szCs w:val="18"/>
        </w:rPr>
      </w:pPr>
      <w:r>
        <w:rPr>
          <w:rFonts w:ascii="宋体" w:hAnsi="宋体"/>
          <w:sz w:val="18"/>
          <w:szCs w:val="18"/>
        </w:rPr>
        <w:t xml:space="preserve">  </w:t>
      </w:r>
    </w:p>
    <w:p w14:paraId="7CCF336F">
      <w:pPr>
        <w:spacing w:line="240" w:lineRule="auto"/>
        <w:rPr>
          <w:rFonts w:hint="eastAsia" w:ascii="宋体" w:hAnsi="宋体"/>
          <w:sz w:val="18"/>
          <w:szCs w:val="18"/>
        </w:rPr>
      </w:pPr>
      <w:r>
        <w:rPr>
          <w:rFonts w:ascii="宋体" w:hAnsi="宋体"/>
          <w:sz w:val="18"/>
          <w:szCs w:val="18"/>
        </w:rPr>
        <w:t xml:space="preserve">rdf:achieveValue a owl:DatatypeProperty ;  </w:t>
      </w:r>
    </w:p>
    <w:p w14:paraId="1AB4A78B">
      <w:pPr>
        <w:spacing w:line="240" w:lineRule="auto"/>
        <w:rPr>
          <w:rFonts w:hint="eastAsia" w:ascii="宋体" w:hAnsi="宋体"/>
          <w:sz w:val="18"/>
          <w:szCs w:val="18"/>
        </w:rPr>
      </w:pPr>
      <w:r>
        <w:rPr>
          <w:rFonts w:ascii="宋体" w:hAnsi="宋体"/>
          <w:sz w:val="18"/>
          <w:szCs w:val="18"/>
        </w:rPr>
        <w:t xml:space="preserve">    rdfs:domain rdfs:FulfillmentInfo ;  </w:t>
      </w:r>
    </w:p>
    <w:p w14:paraId="105C9B0E">
      <w:pPr>
        <w:spacing w:line="240" w:lineRule="auto"/>
        <w:rPr>
          <w:rFonts w:hint="eastAsia" w:ascii="宋体" w:hAnsi="宋体"/>
          <w:sz w:val="18"/>
          <w:szCs w:val="18"/>
        </w:rPr>
      </w:pPr>
      <w:r>
        <w:rPr>
          <w:rFonts w:ascii="宋体" w:hAnsi="宋体"/>
          <w:sz w:val="18"/>
          <w:szCs w:val="18"/>
        </w:rPr>
        <w:t xml:space="preserve">    rdfs:range xsd:string ;  </w:t>
      </w:r>
    </w:p>
    <w:p w14:paraId="3C402184">
      <w:pPr>
        <w:spacing w:line="240" w:lineRule="auto"/>
        <w:rPr>
          <w:rFonts w:hint="eastAsia" w:ascii="宋体" w:hAnsi="宋体"/>
          <w:sz w:val="18"/>
          <w:szCs w:val="18"/>
        </w:rPr>
      </w:pPr>
      <w:r>
        <w:rPr>
          <w:rFonts w:ascii="宋体" w:hAnsi="宋体"/>
          <w:sz w:val="18"/>
          <w:szCs w:val="18"/>
        </w:rPr>
        <w:t xml:space="preserve">    rdfs:label "achieveValue" ;  </w:t>
      </w:r>
    </w:p>
    <w:p w14:paraId="6B167B5C">
      <w:pPr>
        <w:spacing w:line="240" w:lineRule="auto"/>
        <w:rPr>
          <w:rFonts w:hint="eastAsia" w:ascii="宋体" w:hAnsi="宋体"/>
          <w:sz w:val="18"/>
          <w:szCs w:val="18"/>
        </w:rPr>
      </w:pPr>
      <w:r>
        <w:rPr>
          <w:rFonts w:ascii="宋体" w:hAnsi="宋体"/>
          <w:sz w:val="18"/>
          <w:szCs w:val="18"/>
        </w:rPr>
        <w:t xml:space="preserve">    rdfs:comment "</w:t>
      </w:r>
      <w:r>
        <w:rPr>
          <w:rFonts w:hint="eastAsia" w:ascii="宋体" w:hAnsi="宋体"/>
          <w:sz w:val="18"/>
          <w:szCs w:val="18"/>
        </w:rPr>
        <w:t>期望目标</w:t>
      </w:r>
      <w:r>
        <w:rPr>
          <w:rFonts w:ascii="宋体" w:hAnsi="宋体"/>
          <w:sz w:val="18"/>
          <w:szCs w:val="18"/>
        </w:rPr>
        <w:t xml:space="preserve">的性能指标" .  </w:t>
      </w:r>
    </w:p>
    <w:p w14:paraId="3ECCED5A">
      <w:pPr>
        <w:spacing w:line="240" w:lineRule="auto"/>
        <w:rPr>
          <w:rFonts w:hint="eastAsia" w:ascii="宋体" w:hAnsi="宋体"/>
          <w:sz w:val="18"/>
          <w:szCs w:val="18"/>
        </w:rPr>
      </w:pPr>
      <w:r>
        <w:rPr>
          <w:rFonts w:ascii="宋体" w:hAnsi="宋体"/>
          <w:sz w:val="18"/>
          <w:szCs w:val="18"/>
        </w:rPr>
        <w:t xml:space="preserve">  </w:t>
      </w:r>
    </w:p>
    <w:p w14:paraId="1594FE68">
      <w:pPr>
        <w:spacing w:line="240" w:lineRule="auto"/>
        <w:rPr>
          <w:rFonts w:hint="eastAsia" w:ascii="宋体" w:hAnsi="宋体"/>
          <w:sz w:val="18"/>
          <w:szCs w:val="18"/>
        </w:rPr>
      </w:pPr>
      <w:r>
        <w:rPr>
          <w:rFonts w:ascii="宋体" w:hAnsi="宋体"/>
          <w:sz w:val="18"/>
          <w:szCs w:val="18"/>
        </w:rPr>
        <w:t xml:space="preserve">rdf:intentReportId a owl:DatatypeProperty ;  </w:t>
      </w:r>
    </w:p>
    <w:p w14:paraId="56017CFC">
      <w:pPr>
        <w:spacing w:line="240" w:lineRule="auto"/>
        <w:rPr>
          <w:rFonts w:hint="eastAsia" w:ascii="宋体" w:hAnsi="宋体"/>
          <w:sz w:val="18"/>
          <w:szCs w:val="18"/>
        </w:rPr>
      </w:pPr>
      <w:r>
        <w:rPr>
          <w:rFonts w:ascii="宋体" w:hAnsi="宋体"/>
          <w:sz w:val="18"/>
          <w:szCs w:val="18"/>
        </w:rPr>
        <w:t xml:space="preserve">    rdfs:domain rdfs:IntentReport ;  </w:t>
      </w:r>
    </w:p>
    <w:p w14:paraId="4F0A05A3">
      <w:pPr>
        <w:spacing w:line="240" w:lineRule="auto"/>
        <w:rPr>
          <w:rFonts w:hint="eastAsia" w:ascii="宋体" w:hAnsi="宋体"/>
          <w:sz w:val="18"/>
          <w:szCs w:val="18"/>
        </w:rPr>
      </w:pPr>
      <w:r>
        <w:rPr>
          <w:rFonts w:ascii="宋体" w:hAnsi="宋体"/>
          <w:sz w:val="18"/>
          <w:szCs w:val="18"/>
        </w:rPr>
        <w:t xml:space="preserve">    rdfs:range xsd:string ;  </w:t>
      </w:r>
    </w:p>
    <w:p w14:paraId="786434F5">
      <w:pPr>
        <w:spacing w:line="240" w:lineRule="auto"/>
        <w:rPr>
          <w:rFonts w:hint="eastAsia" w:ascii="宋体" w:hAnsi="宋体"/>
          <w:sz w:val="18"/>
          <w:szCs w:val="18"/>
        </w:rPr>
      </w:pPr>
      <w:r>
        <w:rPr>
          <w:rFonts w:ascii="宋体" w:hAnsi="宋体"/>
          <w:sz w:val="18"/>
          <w:szCs w:val="18"/>
        </w:rPr>
        <w:t xml:space="preserve">    rdfs:label "intentReportId" ;  </w:t>
      </w:r>
    </w:p>
    <w:p w14:paraId="3F03BCC7">
      <w:pPr>
        <w:spacing w:line="240" w:lineRule="auto"/>
        <w:rPr>
          <w:rFonts w:hint="eastAsia" w:ascii="宋体" w:hAnsi="宋体"/>
          <w:sz w:val="18"/>
          <w:szCs w:val="18"/>
        </w:rPr>
      </w:pPr>
      <w:r>
        <w:rPr>
          <w:rFonts w:ascii="宋体" w:hAnsi="宋体"/>
          <w:sz w:val="18"/>
          <w:szCs w:val="18"/>
        </w:rPr>
        <w:t xml:space="preserve">    rdfs:comment "意图报告的标识符" .  </w:t>
      </w:r>
    </w:p>
    <w:p w14:paraId="2D20C804">
      <w:pPr>
        <w:spacing w:line="240" w:lineRule="auto"/>
        <w:rPr>
          <w:rFonts w:hint="eastAsia" w:ascii="宋体" w:hAnsi="宋体"/>
          <w:sz w:val="18"/>
          <w:szCs w:val="18"/>
        </w:rPr>
      </w:pPr>
      <w:r>
        <w:rPr>
          <w:rFonts w:ascii="宋体" w:hAnsi="宋体"/>
          <w:sz w:val="18"/>
          <w:szCs w:val="18"/>
        </w:rPr>
        <w:t xml:space="preserve">  </w:t>
      </w:r>
    </w:p>
    <w:p w14:paraId="51A363FC">
      <w:pPr>
        <w:spacing w:line="240" w:lineRule="auto"/>
        <w:rPr>
          <w:rFonts w:hint="eastAsia" w:ascii="宋体" w:hAnsi="宋体"/>
          <w:sz w:val="18"/>
          <w:szCs w:val="18"/>
        </w:rPr>
      </w:pPr>
      <w:r>
        <w:rPr>
          <w:rFonts w:ascii="宋体" w:hAnsi="宋体"/>
          <w:sz w:val="18"/>
          <w:szCs w:val="18"/>
        </w:rPr>
        <w:t xml:space="preserve">rdf:intentReference a owl:DatatypeProperty ;  </w:t>
      </w:r>
    </w:p>
    <w:p w14:paraId="77A073F5">
      <w:pPr>
        <w:spacing w:line="240" w:lineRule="auto"/>
        <w:rPr>
          <w:rFonts w:hint="eastAsia" w:ascii="宋体" w:hAnsi="宋体"/>
          <w:sz w:val="18"/>
          <w:szCs w:val="18"/>
        </w:rPr>
      </w:pPr>
      <w:r>
        <w:rPr>
          <w:rFonts w:ascii="宋体" w:hAnsi="宋体"/>
          <w:sz w:val="18"/>
          <w:szCs w:val="18"/>
        </w:rPr>
        <w:t xml:space="preserve">    rdfs:domain rdfs:IntentReport ;  </w:t>
      </w:r>
    </w:p>
    <w:p w14:paraId="6A54E1AD">
      <w:pPr>
        <w:spacing w:line="240" w:lineRule="auto"/>
        <w:rPr>
          <w:rFonts w:hint="eastAsia" w:ascii="宋体" w:hAnsi="宋体"/>
          <w:sz w:val="18"/>
          <w:szCs w:val="18"/>
        </w:rPr>
      </w:pPr>
      <w:r>
        <w:rPr>
          <w:rFonts w:ascii="宋体" w:hAnsi="宋体"/>
          <w:sz w:val="18"/>
          <w:szCs w:val="18"/>
        </w:rPr>
        <w:t xml:space="preserve">    rdfs:range xsd:string ;  </w:t>
      </w:r>
    </w:p>
    <w:p w14:paraId="59CAD09B">
      <w:pPr>
        <w:spacing w:line="240" w:lineRule="auto"/>
        <w:rPr>
          <w:rFonts w:hint="eastAsia" w:ascii="宋体" w:hAnsi="宋体"/>
          <w:sz w:val="18"/>
          <w:szCs w:val="18"/>
        </w:rPr>
      </w:pPr>
      <w:r>
        <w:rPr>
          <w:rFonts w:ascii="宋体" w:hAnsi="宋体"/>
          <w:sz w:val="18"/>
          <w:szCs w:val="18"/>
        </w:rPr>
        <w:t xml:space="preserve">    rdfs:label "intentReference" ;  </w:t>
      </w:r>
    </w:p>
    <w:p w14:paraId="172C6103">
      <w:pPr>
        <w:spacing w:line="240" w:lineRule="auto"/>
        <w:rPr>
          <w:rFonts w:hint="eastAsia" w:ascii="宋体" w:hAnsi="宋体"/>
          <w:sz w:val="18"/>
          <w:szCs w:val="18"/>
        </w:rPr>
      </w:pPr>
      <w:r>
        <w:rPr>
          <w:rFonts w:ascii="宋体" w:hAnsi="宋体"/>
          <w:sz w:val="18"/>
          <w:szCs w:val="18"/>
        </w:rPr>
        <w:t xml:space="preserve">    rdfs:comment "关联的意图实例的标识符" . </w:t>
      </w:r>
    </w:p>
    <w:p w14:paraId="0F33E814">
      <w:pPr>
        <w:spacing w:line="240" w:lineRule="auto"/>
        <w:rPr>
          <w:rFonts w:hint="eastAsia" w:ascii="宋体" w:hAnsi="宋体"/>
          <w:sz w:val="18"/>
          <w:szCs w:val="18"/>
        </w:rPr>
      </w:pPr>
      <w:r>
        <w:rPr>
          <w:rFonts w:ascii="宋体" w:hAnsi="宋体"/>
          <w:sz w:val="18"/>
          <w:szCs w:val="18"/>
        </w:rPr>
        <w:t xml:space="preserve">  </w:t>
      </w:r>
    </w:p>
    <w:p w14:paraId="688D8189">
      <w:pPr>
        <w:spacing w:line="240" w:lineRule="auto"/>
        <w:rPr>
          <w:rFonts w:hint="eastAsia" w:ascii="宋体" w:hAnsi="宋体"/>
          <w:sz w:val="18"/>
          <w:szCs w:val="18"/>
        </w:rPr>
      </w:pPr>
      <w:r>
        <w:rPr>
          <w:rFonts w:ascii="宋体" w:hAnsi="宋体"/>
          <w:sz w:val="18"/>
          <w:szCs w:val="18"/>
        </w:rPr>
        <w:t xml:space="preserve">rdf:reportTime a owl:DatatypeProperty ;  </w:t>
      </w:r>
    </w:p>
    <w:p w14:paraId="06B142B4">
      <w:pPr>
        <w:spacing w:line="240" w:lineRule="auto"/>
        <w:rPr>
          <w:rFonts w:hint="eastAsia" w:ascii="宋体" w:hAnsi="宋体"/>
          <w:sz w:val="18"/>
          <w:szCs w:val="18"/>
        </w:rPr>
      </w:pPr>
      <w:r>
        <w:rPr>
          <w:rFonts w:ascii="宋体" w:hAnsi="宋体"/>
          <w:sz w:val="18"/>
          <w:szCs w:val="18"/>
        </w:rPr>
        <w:t xml:space="preserve">    rdfs:label "reportTime" ;  </w:t>
      </w:r>
    </w:p>
    <w:p w14:paraId="2B6760A6">
      <w:pPr>
        <w:spacing w:line="240" w:lineRule="auto"/>
        <w:rPr>
          <w:rFonts w:hint="eastAsia" w:ascii="宋体" w:hAnsi="宋体"/>
          <w:sz w:val="18"/>
          <w:szCs w:val="18"/>
        </w:rPr>
      </w:pPr>
      <w:r>
        <w:rPr>
          <w:rFonts w:ascii="宋体" w:hAnsi="宋体"/>
          <w:sz w:val="18"/>
          <w:szCs w:val="18"/>
        </w:rPr>
        <w:t xml:space="preserve">    rdfs:domain rdfs:IntentReport ;  </w:t>
      </w:r>
    </w:p>
    <w:p w14:paraId="1C6F9E37">
      <w:pPr>
        <w:spacing w:line="240" w:lineRule="auto"/>
        <w:rPr>
          <w:rFonts w:hint="eastAsia" w:ascii="宋体" w:hAnsi="宋体"/>
          <w:sz w:val="18"/>
          <w:szCs w:val="18"/>
        </w:rPr>
      </w:pPr>
      <w:r>
        <w:rPr>
          <w:rFonts w:ascii="宋体" w:hAnsi="宋体"/>
          <w:sz w:val="18"/>
          <w:szCs w:val="18"/>
        </w:rPr>
        <w:t xml:space="preserve">    rdfs:range xsd:dateTime ;  </w:t>
      </w:r>
    </w:p>
    <w:p w14:paraId="3C2FD930">
      <w:pPr>
        <w:spacing w:line="240" w:lineRule="auto"/>
        <w:rPr>
          <w:rFonts w:hint="eastAsia" w:ascii="宋体" w:hAnsi="宋体"/>
          <w:sz w:val="18"/>
          <w:szCs w:val="18"/>
        </w:rPr>
      </w:pPr>
      <w:r>
        <w:rPr>
          <w:rFonts w:ascii="宋体" w:hAnsi="宋体"/>
          <w:sz w:val="18"/>
          <w:szCs w:val="18"/>
        </w:rPr>
        <w:t xml:space="preserve">    rdfs:comment "意图报告的创建时间" .  </w:t>
      </w:r>
    </w:p>
    <w:p w14:paraId="63CF4390">
      <w:pPr>
        <w:spacing w:line="240" w:lineRule="auto"/>
        <w:rPr>
          <w:rFonts w:hint="eastAsia" w:ascii="宋体" w:hAnsi="宋体"/>
          <w:sz w:val="18"/>
          <w:szCs w:val="18"/>
        </w:rPr>
      </w:pPr>
      <w:r>
        <w:rPr>
          <w:rFonts w:ascii="宋体" w:hAnsi="宋体"/>
          <w:sz w:val="18"/>
          <w:szCs w:val="18"/>
        </w:rPr>
        <w:t xml:space="preserve">  </w:t>
      </w:r>
    </w:p>
    <w:p w14:paraId="1A70B381">
      <w:pPr>
        <w:spacing w:line="240" w:lineRule="auto"/>
        <w:rPr>
          <w:rFonts w:hint="eastAsia" w:ascii="宋体" w:hAnsi="宋体"/>
          <w:sz w:val="18"/>
          <w:szCs w:val="18"/>
        </w:rPr>
      </w:pPr>
      <w:r>
        <w:rPr>
          <w:rFonts w:ascii="宋体" w:hAnsi="宋体"/>
          <w:sz w:val="18"/>
          <w:szCs w:val="18"/>
        </w:rPr>
        <w:t xml:space="preserve">rdf:IntentInstance a owl:Class ;  </w:t>
      </w:r>
    </w:p>
    <w:p w14:paraId="78FAC1FC">
      <w:pPr>
        <w:spacing w:line="240" w:lineRule="auto"/>
        <w:rPr>
          <w:rFonts w:hint="eastAsia" w:ascii="宋体" w:hAnsi="宋体"/>
          <w:sz w:val="18"/>
          <w:szCs w:val="18"/>
        </w:rPr>
      </w:pPr>
      <w:r>
        <w:rPr>
          <w:rFonts w:ascii="宋体" w:hAnsi="宋体"/>
          <w:sz w:val="18"/>
          <w:szCs w:val="18"/>
        </w:rPr>
        <w:t xml:space="preserve">    rdfs:label "IntentInstance" ;  </w:t>
      </w:r>
    </w:p>
    <w:p w14:paraId="2DB2F5EE">
      <w:pPr>
        <w:spacing w:line="240" w:lineRule="auto"/>
        <w:rPr>
          <w:rFonts w:hint="eastAsia" w:ascii="宋体" w:hAnsi="宋体"/>
          <w:sz w:val="18"/>
          <w:szCs w:val="18"/>
        </w:rPr>
      </w:pPr>
      <w:r>
        <w:rPr>
          <w:rFonts w:ascii="宋体" w:hAnsi="宋体"/>
          <w:sz w:val="18"/>
          <w:szCs w:val="18"/>
        </w:rPr>
        <w:t xml:space="preserve">    rdfs:comment "意图实例" .  </w:t>
      </w:r>
    </w:p>
    <w:p w14:paraId="3D04E892">
      <w:pPr>
        <w:spacing w:line="240" w:lineRule="auto"/>
        <w:rPr>
          <w:rFonts w:hint="eastAsia" w:ascii="宋体" w:hAnsi="宋体"/>
          <w:sz w:val="18"/>
          <w:szCs w:val="18"/>
        </w:rPr>
      </w:pPr>
      <w:r>
        <w:rPr>
          <w:rFonts w:ascii="宋体" w:hAnsi="宋体"/>
          <w:sz w:val="18"/>
          <w:szCs w:val="18"/>
        </w:rPr>
        <w:t xml:space="preserve">  </w:t>
      </w:r>
    </w:p>
    <w:p w14:paraId="33833701">
      <w:pPr>
        <w:spacing w:line="240" w:lineRule="auto"/>
        <w:rPr>
          <w:rFonts w:hint="eastAsia" w:ascii="宋体" w:hAnsi="宋体"/>
          <w:sz w:val="18"/>
          <w:szCs w:val="18"/>
        </w:rPr>
      </w:pPr>
      <w:r>
        <w:rPr>
          <w:rFonts w:ascii="宋体" w:hAnsi="宋体"/>
          <w:sz w:val="18"/>
          <w:szCs w:val="18"/>
        </w:rPr>
        <w:t xml:space="preserve">rdf:intentInstanceId a owl:DatatypeProperty ;  </w:t>
      </w:r>
    </w:p>
    <w:p w14:paraId="25568F43">
      <w:pPr>
        <w:spacing w:line="240" w:lineRule="auto"/>
        <w:rPr>
          <w:rFonts w:hint="eastAsia" w:ascii="宋体" w:hAnsi="宋体"/>
          <w:sz w:val="18"/>
          <w:szCs w:val="18"/>
        </w:rPr>
      </w:pPr>
      <w:r>
        <w:rPr>
          <w:rFonts w:ascii="宋体" w:hAnsi="宋体"/>
          <w:sz w:val="18"/>
          <w:szCs w:val="18"/>
        </w:rPr>
        <w:t xml:space="preserve">    rdfs:label "intentInstanceId" ;  </w:t>
      </w:r>
    </w:p>
    <w:p w14:paraId="471B4E36">
      <w:pPr>
        <w:spacing w:line="240" w:lineRule="auto"/>
        <w:rPr>
          <w:rFonts w:hint="eastAsia" w:ascii="宋体" w:hAnsi="宋体"/>
          <w:sz w:val="18"/>
          <w:szCs w:val="18"/>
        </w:rPr>
      </w:pPr>
      <w:r>
        <w:rPr>
          <w:rFonts w:ascii="宋体" w:hAnsi="宋体"/>
          <w:sz w:val="18"/>
          <w:szCs w:val="18"/>
        </w:rPr>
        <w:t xml:space="preserve">    rdfs:domain rdfs:IntentInstance ;  </w:t>
      </w:r>
    </w:p>
    <w:p w14:paraId="4748D5EC">
      <w:pPr>
        <w:spacing w:line="240" w:lineRule="auto"/>
        <w:rPr>
          <w:rFonts w:hint="eastAsia" w:ascii="宋体" w:hAnsi="宋体"/>
          <w:sz w:val="18"/>
          <w:szCs w:val="18"/>
        </w:rPr>
      </w:pPr>
      <w:r>
        <w:rPr>
          <w:rFonts w:ascii="宋体" w:hAnsi="宋体"/>
          <w:sz w:val="18"/>
          <w:szCs w:val="18"/>
        </w:rPr>
        <w:t xml:space="preserve">    rdfs:range rdfs:Identifier ;  </w:t>
      </w:r>
    </w:p>
    <w:p w14:paraId="334B19A0">
      <w:pPr>
        <w:spacing w:line="240" w:lineRule="auto"/>
        <w:rPr>
          <w:rFonts w:hint="eastAsia" w:ascii="宋体" w:hAnsi="宋体"/>
          <w:sz w:val="18"/>
          <w:szCs w:val="18"/>
        </w:rPr>
      </w:pPr>
      <w:r>
        <w:rPr>
          <w:rFonts w:ascii="宋体" w:hAnsi="宋体"/>
          <w:sz w:val="18"/>
          <w:szCs w:val="18"/>
        </w:rPr>
        <w:t xml:space="preserve">    rdfs:comment "意图实例的标识符" .  </w:t>
      </w:r>
    </w:p>
    <w:p w14:paraId="7020D447">
      <w:pPr>
        <w:spacing w:line="240" w:lineRule="auto"/>
        <w:rPr>
          <w:rFonts w:hint="eastAsia" w:ascii="宋体" w:hAnsi="宋体"/>
          <w:sz w:val="18"/>
          <w:szCs w:val="18"/>
        </w:rPr>
      </w:pPr>
      <w:r>
        <w:rPr>
          <w:rFonts w:ascii="宋体" w:hAnsi="宋体"/>
          <w:sz w:val="18"/>
          <w:szCs w:val="18"/>
        </w:rPr>
        <w:t xml:space="preserve">  </w:t>
      </w:r>
    </w:p>
    <w:p w14:paraId="73A86450">
      <w:pPr>
        <w:spacing w:line="240" w:lineRule="auto"/>
        <w:rPr>
          <w:rFonts w:hint="eastAsia" w:ascii="宋体" w:hAnsi="宋体"/>
          <w:sz w:val="18"/>
          <w:szCs w:val="18"/>
        </w:rPr>
      </w:pPr>
      <w:r>
        <w:rPr>
          <w:rFonts w:ascii="宋体" w:hAnsi="宋体"/>
          <w:sz w:val="18"/>
          <w:szCs w:val="18"/>
        </w:rPr>
        <w:t xml:space="preserve">rdf:intentId a owl:DatatypeProperty ;  </w:t>
      </w:r>
    </w:p>
    <w:p w14:paraId="4AF960F8">
      <w:pPr>
        <w:spacing w:line="240" w:lineRule="auto"/>
        <w:rPr>
          <w:rFonts w:hint="eastAsia" w:ascii="宋体" w:hAnsi="宋体"/>
          <w:sz w:val="18"/>
          <w:szCs w:val="18"/>
        </w:rPr>
      </w:pPr>
      <w:r>
        <w:rPr>
          <w:rFonts w:ascii="宋体" w:hAnsi="宋体"/>
          <w:sz w:val="18"/>
          <w:szCs w:val="18"/>
        </w:rPr>
        <w:t xml:space="preserve">    rdfs:label "intentId" ;  </w:t>
      </w:r>
    </w:p>
    <w:p w14:paraId="37883746">
      <w:pPr>
        <w:spacing w:line="240" w:lineRule="auto"/>
        <w:rPr>
          <w:rFonts w:hint="eastAsia" w:ascii="宋体" w:hAnsi="宋体"/>
          <w:sz w:val="18"/>
          <w:szCs w:val="18"/>
        </w:rPr>
      </w:pPr>
      <w:r>
        <w:rPr>
          <w:rFonts w:ascii="宋体" w:hAnsi="宋体"/>
          <w:sz w:val="18"/>
          <w:szCs w:val="18"/>
        </w:rPr>
        <w:t xml:space="preserve">    rdfs:domain rdfs:IntentInstance ;  </w:t>
      </w:r>
    </w:p>
    <w:p w14:paraId="6AD71236">
      <w:pPr>
        <w:spacing w:line="240" w:lineRule="auto"/>
        <w:rPr>
          <w:rFonts w:hint="eastAsia" w:ascii="宋体" w:hAnsi="宋体"/>
          <w:sz w:val="18"/>
          <w:szCs w:val="18"/>
        </w:rPr>
      </w:pPr>
      <w:r>
        <w:rPr>
          <w:rFonts w:ascii="宋体" w:hAnsi="宋体"/>
          <w:sz w:val="18"/>
          <w:szCs w:val="18"/>
        </w:rPr>
        <w:t xml:space="preserve">    rdfs:range rdfs:Identifier ;   </w:t>
      </w:r>
    </w:p>
    <w:p w14:paraId="00C90B8D">
      <w:pPr>
        <w:spacing w:line="240" w:lineRule="auto"/>
        <w:rPr>
          <w:rFonts w:hint="eastAsia" w:ascii="宋体" w:hAnsi="宋体"/>
          <w:sz w:val="18"/>
          <w:szCs w:val="18"/>
        </w:rPr>
      </w:pPr>
      <w:r>
        <w:rPr>
          <w:rFonts w:ascii="宋体" w:hAnsi="宋体"/>
          <w:sz w:val="18"/>
          <w:szCs w:val="18"/>
        </w:rPr>
        <w:t xml:space="preserve">    rdfs:comment "关联的意图对象的标识符" .  </w:t>
      </w:r>
    </w:p>
    <w:p w14:paraId="3B2581E6">
      <w:pPr>
        <w:spacing w:line="240" w:lineRule="auto"/>
        <w:rPr>
          <w:rFonts w:hint="eastAsia" w:ascii="宋体" w:hAnsi="宋体"/>
          <w:sz w:val="18"/>
          <w:szCs w:val="18"/>
        </w:rPr>
      </w:pPr>
      <w:r>
        <w:rPr>
          <w:rFonts w:ascii="宋体" w:hAnsi="宋体"/>
          <w:sz w:val="18"/>
          <w:szCs w:val="18"/>
        </w:rPr>
        <w:t xml:space="preserve">  </w:t>
      </w:r>
    </w:p>
    <w:p w14:paraId="6AC6388A">
      <w:pPr>
        <w:spacing w:line="240" w:lineRule="auto"/>
        <w:rPr>
          <w:rFonts w:hint="eastAsia" w:ascii="宋体" w:hAnsi="宋体"/>
          <w:sz w:val="18"/>
          <w:szCs w:val="18"/>
        </w:rPr>
      </w:pPr>
      <w:r>
        <w:rPr>
          <w:rFonts w:ascii="宋体" w:hAnsi="宋体"/>
          <w:sz w:val="18"/>
          <w:szCs w:val="18"/>
        </w:rPr>
        <w:t xml:space="preserve">rdf:fulfillmentInfos a owl:ObjectProperty ;  </w:t>
      </w:r>
    </w:p>
    <w:p w14:paraId="759FE4A6">
      <w:pPr>
        <w:spacing w:line="240" w:lineRule="auto"/>
        <w:rPr>
          <w:rFonts w:hint="eastAsia" w:ascii="宋体" w:hAnsi="宋体"/>
          <w:sz w:val="18"/>
          <w:szCs w:val="18"/>
        </w:rPr>
      </w:pPr>
      <w:r>
        <w:rPr>
          <w:rFonts w:ascii="宋体" w:hAnsi="宋体"/>
          <w:sz w:val="18"/>
          <w:szCs w:val="18"/>
        </w:rPr>
        <w:t xml:space="preserve">    rdfs:label "fulfillmentInfos" ;  </w:t>
      </w:r>
    </w:p>
    <w:p w14:paraId="199DFE6B">
      <w:pPr>
        <w:spacing w:line="240" w:lineRule="auto"/>
        <w:rPr>
          <w:rFonts w:hint="eastAsia" w:ascii="宋体" w:hAnsi="宋体"/>
          <w:sz w:val="18"/>
          <w:szCs w:val="18"/>
        </w:rPr>
      </w:pPr>
      <w:r>
        <w:rPr>
          <w:rFonts w:ascii="宋体" w:hAnsi="宋体"/>
          <w:sz w:val="18"/>
          <w:szCs w:val="18"/>
        </w:rPr>
        <w:t xml:space="preserve">    rdfs:domain rdfs:IntentInstance ;  </w:t>
      </w:r>
    </w:p>
    <w:p w14:paraId="2BD6732D">
      <w:pPr>
        <w:spacing w:line="240" w:lineRule="auto"/>
        <w:rPr>
          <w:rFonts w:hint="eastAsia" w:ascii="宋体" w:hAnsi="宋体"/>
          <w:sz w:val="18"/>
          <w:szCs w:val="18"/>
        </w:rPr>
      </w:pPr>
      <w:r>
        <w:rPr>
          <w:rFonts w:ascii="宋体" w:hAnsi="宋体"/>
          <w:sz w:val="18"/>
          <w:szCs w:val="18"/>
        </w:rPr>
        <w:t xml:space="preserve">    rdfs:range rdfs:FulfillmentInfo ;  </w:t>
      </w:r>
    </w:p>
    <w:p w14:paraId="5C62F98B">
      <w:pPr>
        <w:spacing w:line="240" w:lineRule="auto"/>
        <w:rPr>
          <w:rFonts w:hint="eastAsia" w:ascii="宋体" w:hAnsi="宋体"/>
          <w:sz w:val="18"/>
          <w:szCs w:val="18"/>
        </w:rPr>
      </w:pPr>
      <w:r>
        <w:rPr>
          <w:rFonts w:ascii="宋体" w:hAnsi="宋体"/>
          <w:sz w:val="18"/>
          <w:szCs w:val="18"/>
        </w:rPr>
        <w:t xml:space="preserve">    rdfs:comment "关联的意图、意图期望和期望目标的实现信息" .  </w:t>
      </w:r>
    </w:p>
    <w:p w14:paraId="24E17008">
      <w:pPr>
        <w:spacing w:line="240" w:lineRule="auto"/>
        <w:rPr>
          <w:rFonts w:hint="eastAsia" w:ascii="宋体" w:hAnsi="宋体"/>
          <w:sz w:val="18"/>
          <w:szCs w:val="18"/>
        </w:rPr>
      </w:pPr>
      <w:r>
        <w:rPr>
          <w:rFonts w:ascii="宋体" w:hAnsi="宋体"/>
          <w:sz w:val="18"/>
          <w:szCs w:val="18"/>
        </w:rPr>
        <w:t xml:space="preserve">  </w:t>
      </w:r>
    </w:p>
    <w:p w14:paraId="48FDB78A">
      <w:pPr>
        <w:spacing w:line="240" w:lineRule="auto"/>
        <w:rPr>
          <w:rFonts w:hint="eastAsia" w:ascii="宋体" w:hAnsi="宋体"/>
          <w:sz w:val="18"/>
          <w:szCs w:val="18"/>
        </w:rPr>
      </w:pPr>
      <w:r>
        <w:rPr>
          <w:rFonts w:ascii="宋体" w:hAnsi="宋体"/>
          <w:sz w:val="18"/>
          <w:szCs w:val="18"/>
        </w:rPr>
        <w:t xml:space="preserve">rdf:intentReports a owl:DatatypeProperty ;  </w:t>
      </w:r>
    </w:p>
    <w:p w14:paraId="758F21E6">
      <w:pPr>
        <w:spacing w:line="240" w:lineRule="auto"/>
        <w:rPr>
          <w:rFonts w:hint="eastAsia" w:ascii="宋体" w:hAnsi="宋体"/>
          <w:sz w:val="18"/>
          <w:szCs w:val="18"/>
        </w:rPr>
      </w:pPr>
      <w:r>
        <w:rPr>
          <w:rFonts w:ascii="宋体" w:hAnsi="宋体"/>
          <w:sz w:val="18"/>
          <w:szCs w:val="18"/>
        </w:rPr>
        <w:t xml:space="preserve">    rdfs:label "intentReports" ;  </w:t>
      </w:r>
    </w:p>
    <w:p w14:paraId="63CB23E0">
      <w:pPr>
        <w:spacing w:line="240" w:lineRule="auto"/>
        <w:rPr>
          <w:rFonts w:hint="eastAsia" w:ascii="宋体" w:hAnsi="宋体"/>
          <w:sz w:val="18"/>
          <w:szCs w:val="18"/>
        </w:rPr>
      </w:pPr>
      <w:r>
        <w:rPr>
          <w:rFonts w:ascii="宋体" w:hAnsi="宋体"/>
          <w:sz w:val="18"/>
          <w:szCs w:val="18"/>
        </w:rPr>
        <w:t xml:space="preserve">    rdfs:domain rdfs:IntentInstance ;  </w:t>
      </w:r>
    </w:p>
    <w:p w14:paraId="2A540868">
      <w:pPr>
        <w:spacing w:line="240" w:lineRule="auto"/>
        <w:rPr>
          <w:rFonts w:hint="eastAsia" w:ascii="宋体" w:hAnsi="宋体"/>
          <w:sz w:val="18"/>
          <w:szCs w:val="18"/>
        </w:rPr>
      </w:pPr>
      <w:r>
        <w:rPr>
          <w:rFonts w:ascii="宋体" w:hAnsi="宋体"/>
          <w:sz w:val="18"/>
          <w:szCs w:val="18"/>
        </w:rPr>
        <w:t xml:space="preserve">    rdfs:range rdfs:Identifier ;   </w:t>
      </w:r>
    </w:p>
    <w:p w14:paraId="51BC7F9B">
      <w:pPr>
        <w:spacing w:line="240" w:lineRule="auto"/>
        <w:ind w:firstLine="360"/>
        <w:rPr>
          <w:rFonts w:hint="eastAsia" w:ascii="宋体" w:hAnsi="宋体"/>
          <w:sz w:val="18"/>
          <w:szCs w:val="18"/>
        </w:rPr>
      </w:pPr>
      <w:r>
        <w:rPr>
          <w:rFonts w:ascii="宋体" w:hAnsi="宋体"/>
          <w:sz w:val="18"/>
          <w:szCs w:val="18"/>
        </w:rPr>
        <w:t>rdfs:comment "基于该意图实例所生成的一系列意图报告" .</w:t>
      </w:r>
    </w:p>
    <w:p w14:paraId="6F73604E">
      <w:pPr>
        <w:spacing w:line="240" w:lineRule="auto"/>
        <w:ind w:firstLine="360"/>
        <w:rPr>
          <w:rFonts w:hint="eastAsia" w:ascii="宋体" w:hAnsi="宋体"/>
        </w:rPr>
      </w:pPr>
      <w:r>
        <w:rPr>
          <w:rFonts w:ascii="宋体" w:hAnsi="宋体"/>
        </w:rPr>
        <w:br w:type="page"/>
      </w:r>
    </w:p>
    <w:p w14:paraId="3E9D58AC">
      <w:pPr>
        <w:pStyle w:val="82"/>
        <w:numPr>
          <w:ilvl w:val="0"/>
          <w:numId w:val="0"/>
        </w:numPr>
        <w:spacing w:before="840" w:beforeLines="0" w:after="280" w:afterLines="0"/>
        <w:jc w:val="center"/>
        <w:outlineLvl w:val="0"/>
        <w:rPr>
          <w:rFonts w:hint="eastAsia" w:hAnsi="黑体" w:cs="黑体"/>
          <w:bCs/>
          <w:szCs w:val="21"/>
        </w:rPr>
      </w:pPr>
      <w:bookmarkStart w:id="3003" w:name="_Toc1829576829"/>
      <w:bookmarkStart w:id="3004" w:name="_Toc209793438"/>
      <w:bookmarkStart w:id="3005" w:name="_Toc11435"/>
      <w:bookmarkStart w:id="3006" w:name="_Toc13784"/>
      <w:bookmarkStart w:id="3007" w:name="_Toc14725"/>
      <w:bookmarkStart w:id="3008" w:name="_Toc7254"/>
      <w:bookmarkStart w:id="3009" w:name="_Toc2161"/>
      <w:bookmarkStart w:id="3010" w:name="_Toc8764"/>
      <w:bookmarkStart w:id="3011" w:name="_Toc149728077"/>
      <w:bookmarkStart w:id="3012" w:name="_Toc13300"/>
      <w:bookmarkStart w:id="3013" w:name="_Toc7946"/>
      <w:bookmarkStart w:id="3014" w:name="_Toc3019"/>
      <w:bookmarkStart w:id="3015" w:name="_Toc5935"/>
      <w:bookmarkStart w:id="3016" w:name="_Toc16952"/>
      <w:bookmarkStart w:id="3017" w:name="_Toc692450966"/>
      <w:bookmarkStart w:id="3018" w:name="_Toc11877"/>
      <w:bookmarkStart w:id="3019" w:name="_Toc183380561"/>
      <w:bookmarkStart w:id="3020" w:name="_Toc15616"/>
      <w:bookmarkStart w:id="3021" w:name="_Toc183380640"/>
      <w:bookmarkStart w:id="3022" w:name="_Toc8802"/>
      <w:bookmarkStart w:id="3023" w:name="_Toc32690"/>
      <w:bookmarkStart w:id="3024" w:name="_Toc16398"/>
      <w:bookmarkStart w:id="3025" w:name="_Toc26765"/>
      <w:bookmarkStart w:id="3026" w:name="_Toc3647"/>
      <w:bookmarkStart w:id="3027" w:name="_Toc26933"/>
      <w:bookmarkStart w:id="3028" w:name="_Toc25849"/>
      <w:bookmarkStart w:id="3029" w:name="_Toc14433"/>
      <w:bookmarkStart w:id="3030" w:name="_Toc22314"/>
      <w:bookmarkStart w:id="3031" w:name="_Toc12464"/>
      <w:bookmarkStart w:id="3032" w:name="_Toc18325"/>
      <w:bookmarkStart w:id="3033" w:name="_Toc3115"/>
      <w:bookmarkStart w:id="3034" w:name="_Toc22014"/>
      <w:bookmarkStart w:id="3035" w:name="_Toc29272"/>
      <w:bookmarkStart w:id="3036" w:name="_Toc11078"/>
      <w:bookmarkStart w:id="3037" w:name="_Toc31328"/>
      <w:bookmarkStart w:id="3038" w:name="_Toc9662"/>
      <w:bookmarkStart w:id="3039" w:name="_Toc20892"/>
      <w:bookmarkStart w:id="3040" w:name="_Toc4781"/>
      <w:bookmarkStart w:id="3041" w:name="_Toc663"/>
      <w:commentRangeStart w:id="23"/>
      <w:r>
        <w:rPr>
          <w:rFonts w:hint="eastAsia" w:hAnsi="黑体" w:cs="黑体"/>
          <w:bCs/>
          <w:szCs w:val="21"/>
        </w:rPr>
        <w:t>附录D</w:t>
      </w:r>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r>
        <w:rPr>
          <w:rFonts w:hint="eastAsia" w:hAnsi="黑体" w:cs="黑体"/>
          <w:bCs/>
          <w:szCs w:val="21"/>
        </w:rPr>
        <w:t xml:space="preserve"> </w:t>
      </w:r>
      <w:commentRangeEnd w:id="23"/>
      <w:r>
        <w:commentReference w:id="23"/>
      </w:r>
    </w:p>
    <w:p w14:paraId="0634A1CC">
      <w:pPr>
        <w:spacing w:before="240" w:after="240"/>
        <w:ind w:firstLine="3780" w:firstLineChars="1800"/>
        <w:jc w:val="left"/>
        <w:outlineLvl w:val="0"/>
        <w:rPr>
          <w:rFonts w:hint="eastAsia" w:ascii="黑体" w:hAnsi="黑体" w:eastAsia="黑体" w:cs="黑体"/>
        </w:rPr>
      </w:pPr>
      <w:bookmarkStart w:id="3042" w:name="_Toc2016176660"/>
      <w:bookmarkStart w:id="3043" w:name="_Toc25430"/>
      <w:bookmarkStart w:id="3044" w:name="_Toc20434"/>
      <w:bookmarkStart w:id="3045" w:name="_Toc8445"/>
      <w:bookmarkStart w:id="3046" w:name="_Toc14109"/>
      <w:r>
        <w:rPr>
          <w:rFonts w:hint="eastAsia" w:ascii="黑体" w:hAnsi="黑体" w:eastAsia="黑体" w:cs="黑体"/>
        </w:rPr>
        <w:t>（资料性）</w:t>
      </w:r>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2"/>
      <w:bookmarkEnd w:id="3043"/>
      <w:bookmarkEnd w:id="3044"/>
      <w:bookmarkEnd w:id="3045"/>
      <w:bookmarkEnd w:id="3046"/>
    </w:p>
    <w:p w14:paraId="59C7AAC2">
      <w:pPr>
        <w:spacing w:before="240" w:after="240"/>
        <w:jc w:val="center"/>
        <w:outlineLvl w:val="0"/>
        <w:rPr>
          <w:rFonts w:hint="eastAsia" w:ascii="黑体" w:hAnsi="黑体" w:eastAsia="黑体" w:cs="黑体"/>
        </w:rPr>
      </w:pPr>
      <w:bookmarkStart w:id="3047" w:name="_Toc5480"/>
      <w:bookmarkStart w:id="3048" w:name="_Toc24572"/>
      <w:bookmarkStart w:id="3049" w:name="_Toc6344"/>
      <w:bookmarkStart w:id="3050" w:name="_Toc183380641"/>
      <w:bookmarkStart w:id="3051" w:name="_Toc20924"/>
      <w:bookmarkStart w:id="3052" w:name="_Toc19299"/>
      <w:bookmarkStart w:id="3053" w:name="_Toc20248"/>
      <w:bookmarkStart w:id="3054" w:name="_Toc15181"/>
      <w:bookmarkStart w:id="3055" w:name="_Toc6438"/>
      <w:bookmarkStart w:id="3056" w:name="_Toc8731"/>
      <w:bookmarkStart w:id="3057" w:name="_Toc11886"/>
      <w:bookmarkStart w:id="3058" w:name="_Toc11648"/>
      <w:bookmarkStart w:id="3059" w:name="_Toc9296"/>
      <w:bookmarkStart w:id="3060" w:name="_Toc24424"/>
      <w:bookmarkStart w:id="3061" w:name="_Toc26768"/>
      <w:bookmarkStart w:id="3062" w:name="_Toc30309"/>
      <w:bookmarkStart w:id="3063" w:name="_Toc27384"/>
      <w:bookmarkStart w:id="3064" w:name="_Toc24862"/>
      <w:bookmarkStart w:id="3065" w:name="_Toc27910"/>
      <w:bookmarkStart w:id="3066" w:name="_Toc1679"/>
      <w:bookmarkStart w:id="3067" w:name="_Toc1451"/>
      <w:bookmarkStart w:id="3068" w:name="_Toc26528"/>
      <w:bookmarkStart w:id="3069" w:name="_Toc4311"/>
      <w:bookmarkStart w:id="3070" w:name="_Toc183380562"/>
      <w:bookmarkStart w:id="3071" w:name="_Toc28119"/>
      <w:bookmarkStart w:id="3072" w:name="_Toc32385"/>
      <w:bookmarkStart w:id="3073" w:name="_Toc21907"/>
      <w:bookmarkStart w:id="3074" w:name="_Toc23191"/>
      <w:r>
        <w:rPr>
          <w:rFonts w:hint="eastAsia" w:ascii="黑体" w:hAnsi="黑体" w:eastAsia="黑体" w:cs="黑体"/>
        </w:rPr>
        <w:t>意图管理的数据模型（领域扩展部分）</w:t>
      </w:r>
      <w:bookmarkEnd w:id="3040"/>
      <w:bookmarkEnd w:id="3041"/>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p>
    <w:p w14:paraId="0672BD0E">
      <w:pPr>
        <w:ind w:firstLine="420" w:firstLineChars="200"/>
        <w:rPr>
          <w:rFonts w:hint="eastAsia" w:ascii="宋体" w:hAnsi="宋体"/>
        </w:rPr>
      </w:pPr>
      <w:bookmarkStart w:id="3075" w:name="_Toc30192"/>
      <w:bookmarkStart w:id="3076" w:name="_Toc8368"/>
      <w:r>
        <w:rPr>
          <w:rFonts w:hint="eastAsia" w:ascii="宋体" w:hAnsi="宋体"/>
        </w:rPr>
        <w:t>在《</w:t>
      </w:r>
      <w:r>
        <w:rPr>
          <w:rFonts w:hint="eastAsia" w:ascii="宋体" w:hAnsi="宋体" w:cs="宋体"/>
        </w:rPr>
        <w:t>移动通信核心网意图管理技术研究</w:t>
      </w:r>
      <w:r>
        <w:rPr>
          <w:rFonts w:hint="eastAsia" w:ascii="宋体" w:hAnsi="宋体"/>
        </w:rPr>
        <w:t>》</w:t>
      </w:r>
      <w:r>
        <w:rPr>
          <w:rFonts w:ascii="宋体" w:hAnsi="宋体"/>
          <w:vertAlign w:val="superscript"/>
        </w:rPr>
        <w:t>[</w:t>
      </w:r>
      <w:r>
        <w:rPr>
          <w:rFonts w:hint="eastAsia" w:ascii="宋体" w:hAnsi="宋体"/>
          <w:vertAlign w:val="superscript"/>
        </w:rPr>
        <w:t>2</w:t>
      </w:r>
      <w:r>
        <w:rPr>
          <w:rFonts w:ascii="宋体" w:hAnsi="宋体"/>
          <w:vertAlign w:val="superscript"/>
        </w:rPr>
        <w:t>]</w:t>
      </w:r>
      <w:r>
        <w:rPr>
          <w:rFonts w:hint="eastAsia" w:ascii="宋体" w:hAnsi="宋体"/>
        </w:rPr>
        <w:t>中附录A中，描述了包含核心网5G ToB网络交付期望的意图，其中采用了核心网领域特定信息模型进行期望描述。此处，选择OWL语言作为示例，针对</w:t>
      </w:r>
      <w:r>
        <w:rPr>
          <w:rFonts w:hint="eastAsia" w:ascii="宋体" w:hAnsi="宋体" w:cs="黑体"/>
          <w:bCs/>
          <w:szCs w:val="21"/>
        </w:rPr>
        <w:t>意图管理的数据模型（领域扩展部分）</w:t>
      </w:r>
      <w:r>
        <w:rPr>
          <w:rFonts w:hint="eastAsia" w:ascii="宋体" w:hAnsi="宋体"/>
        </w:rPr>
        <w:t>给出数据模型描述。</w:t>
      </w:r>
      <w:bookmarkEnd w:id="3075"/>
      <w:bookmarkEnd w:id="3076"/>
    </w:p>
    <w:p w14:paraId="625287BC">
      <w:pPr>
        <w:numPr>
          <w:ilvl w:val="255"/>
          <w:numId w:val="0"/>
        </w:numPr>
        <w:rPr>
          <w:rFonts w:hint="eastAsia" w:ascii="宋体" w:hAnsi="宋体"/>
        </w:rPr>
      </w:pPr>
    </w:p>
    <w:p w14:paraId="754401B8">
      <w:pPr>
        <w:numPr>
          <w:ilvl w:val="255"/>
          <w:numId w:val="0"/>
        </w:numPr>
        <w:spacing w:line="240" w:lineRule="auto"/>
        <w:rPr>
          <w:rFonts w:hint="eastAsia" w:ascii="宋体" w:hAnsi="宋体"/>
          <w:sz w:val="18"/>
          <w:szCs w:val="18"/>
        </w:rPr>
      </w:pPr>
      <w:r>
        <w:rPr>
          <w:rFonts w:ascii="宋体" w:hAnsi="宋体"/>
          <w:sz w:val="18"/>
          <w:szCs w:val="18"/>
        </w:rPr>
        <w:t>&lt;rdf:RDF xmlns:rdf="http://www.w3.org/1999/02/22-rdf-syntax-ns#"</w:t>
      </w:r>
    </w:p>
    <w:p w14:paraId="696271F3">
      <w:pPr>
        <w:numPr>
          <w:ilvl w:val="255"/>
          <w:numId w:val="0"/>
        </w:numPr>
        <w:spacing w:line="240" w:lineRule="auto"/>
        <w:rPr>
          <w:rFonts w:hint="eastAsia" w:ascii="宋体" w:hAnsi="宋体"/>
          <w:sz w:val="18"/>
          <w:szCs w:val="18"/>
        </w:rPr>
      </w:pPr>
      <w:r>
        <w:rPr>
          <w:rFonts w:ascii="宋体" w:hAnsi="宋体"/>
          <w:sz w:val="18"/>
          <w:szCs w:val="18"/>
        </w:rPr>
        <w:t xml:space="preserve">         xmlns:rdfs="http://www.w3.org/2000/01/rdf-schema#"</w:t>
      </w:r>
    </w:p>
    <w:p w14:paraId="7A9B3FA0">
      <w:pPr>
        <w:numPr>
          <w:ilvl w:val="255"/>
          <w:numId w:val="0"/>
        </w:numPr>
        <w:spacing w:line="240" w:lineRule="auto"/>
        <w:rPr>
          <w:rFonts w:hint="eastAsia" w:ascii="宋体" w:hAnsi="宋体"/>
          <w:sz w:val="18"/>
          <w:szCs w:val="18"/>
        </w:rPr>
      </w:pPr>
      <w:r>
        <w:rPr>
          <w:rFonts w:ascii="宋体" w:hAnsi="宋体"/>
          <w:sz w:val="18"/>
          <w:szCs w:val="18"/>
        </w:rPr>
        <w:t xml:space="preserve">         xmlns:owl="http://www.w3.org/2002/07/owl#"</w:t>
      </w:r>
    </w:p>
    <w:p w14:paraId="3EAF495A">
      <w:pPr>
        <w:numPr>
          <w:ilvl w:val="255"/>
          <w:numId w:val="0"/>
        </w:numPr>
        <w:spacing w:line="240" w:lineRule="auto"/>
        <w:rPr>
          <w:rFonts w:hint="eastAsia" w:ascii="宋体" w:hAnsi="宋体"/>
          <w:sz w:val="18"/>
          <w:szCs w:val="18"/>
        </w:rPr>
      </w:pPr>
      <w:r>
        <w:rPr>
          <w:rFonts w:ascii="宋体" w:hAnsi="宋体"/>
          <w:sz w:val="18"/>
          <w:szCs w:val="18"/>
        </w:rPr>
        <w:t xml:space="preserve">         xmlns:ex="http://example.com/"&gt;</w:t>
      </w:r>
    </w:p>
    <w:p w14:paraId="276FE455">
      <w:pPr>
        <w:numPr>
          <w:ilvl w:val="255"/>
          <w:numId w:val="0"/>
        </w:numPr>
        <w:spacing w:line="240" w:lineRule="auto"/>
        <w:rPr>
          <w:rFonts w:hint="eastAsia" w:ascii="宋体" w:hAnsi="宋体"/>
          <w:sz w:val="18"/>
          <w:szCs w:val="18"/>
        </w:rPr>
      </w:pPr>
    </w:p>
    <w:p w14:paraId="06BB611F">
      <w:pPr>
        <w:numPr>
          <w:ilvl w:val="255"/>
          <w:numId w:val="0"/>
        </w:numPr>
        <w:spacing w:line="240" w:lineRule="auto"/>
        <w:rPr>
          <w:rFonts w:hint="eastAsia" w:ascii="宋体" w:hAnsi="宋体"/>
          <w:sz w:val="18"/>
          <w:szCs w:val="18"/>
        </w:rPr>
      </w:pPr>
      <w:r>
        <w:rPr>
          <w:rFonts w:ascii="宋体" w:hAnsi="宋体"/>
          <w:sz w:val="18"/>
          <w:szCs w:val="18"/>
        </w:rPr>
        <w:t xml:space="preserve">  &lt;!-- 实例化Intent --&gt;</w:t>
      </w:r>
    </w:p>
    <w:p w14:paraId="6CBD062A">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rdf:about="http://example.com/Intent_ToB_Network"&gt;</w:t>
      </w:r>
    </w:p>
    <w:p w14:paraId="63E4FA91">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rdf:resource="http://example.com/Intent"/&gt;</w:t>
      </w:r>
    </w:p>
    <w:p w14:paraId="12D9E7CE">
      <w:pPr>
        <w:numPr>
          <w:ilvl w:val="255"/>
          <w:numId w:val="0"/>
        </w:numPr>
        <w:spacing w:line="240" w:lineRule="auto"/>
        <w:rPr>
          <w:rFonts w:hint="eastAsia" w:ascii="宋体" w:hAnsi="宋体"/>
          <w:sz w:val="18"/>
          <w:szCs w:val="18"/>
        </w:rPr>
      </w:pPr>
      <w:r>
        <w:rPr>
          <w:rFonts w:ascii="宋体" w:hAnsi="宋体"/>
          <w:sz w:val="18"/>
          <w:szCs w:val="18"/>
        </w:rPr>
        <w:t xml:space="preserve">    &lt;ex:intentName&gt;Intent for ToB network&lt;/ex:intentName&gt;</w:t>
      </w:r>
    </w:p>
    <w:p w14:paraId="435F3DB2">
      <w:pPr>
        <w:numPr>
          <w:ilvl w:val="255"/>
          <w:numId w:val="0"/>
        </w:numPr>
        <w:spacing w:line="240" w:lineRule="auto"/>
        <w:rPr>
          <w:rFonts w:hint="eastAsia" w:ascii="宋体" w:hAnsi="宋体"/>
          <w:sz w:val="18"/>
          <w:szCs w:val="18"/>
        </w:rPr>
      </w:pPr>
      <w:r>
        <w:rPr>
          <w:rFonts w:ascii="宋体" w:hAnsi="宋体"/>
          <w:sz w:val="18"/>
          <w:szCs w:val="18"/>
        </w:rPr>
        <w:t xml:space="preserve">    &lt;ex:intentId&gt;id&lt;/ex:intentId&gt;</w:t>
      </w:r>
    </w:p>
    <w:p w14:paraId="5A7BAB5B">
      <w:pPr>
        <w:numPr>
          <w:ilvl w:val="255"/>
          <w:numId w:val="0"/>
        </w:numPr>
        <w:spacing w:line="240" w:lineRule="auto"/>
        <w:rPr>
          <w:rFonts w:hint="eastAsia" w:ascii="宋体" w:hAnsi="宋体"/>
          <w:sz w:val="18"/>
          <w:szCs w:val="18"/>
        </w:rPr>
      </w:pPr>
      <w:r>
        <w:rPr>
          <w:rFonts w:ascii="宋体" w:hAnsi="宋体"/>
          <w:sz w:val="18"/>
          <w:szCs w:val="18"/>
        </w:rPr>
        <w:t xml:space="preserve">    </w:t>
      </w:r>
    </w:p>
    <w:p w14:paraId="2676F955">
      <w:pPr>
        <w:numPr>
          <w:ilvl w:val="255"/>
          <w:numId w:val="0"/>
        </w:numPr>
        <w:spacing w:line="240" w:lineRule="auto"/>
        <w:rPr>
          <w:rFonts w:hint="eastAsia" w:ascii="宋体" w:hAnsi="宋体"/>
          <w:sz w:val="18"/>
          <w:szCs w:val="18"/>
        </w:rPr>
      </w:pPr>
      <w:r>
        <w:rPr>
          <w:rFonts w:ascii="宋体" w:hAnsi="宋体"/>
          <w:sz w:val="18"/>
          <w:szCs w:val="18"/>
        </w:rPr>
        <w:t xml:space="preserve">    &lt;!-- 关联第一个Expectation --&gt;</w:t>
      </w:r>
    </w:p>
    <w:p w14:paraId="22E26DE9">
      <w:pPr>
        <w:numPr>
          <w:ilvl w:val="255"/>
          <w:numId w:val="0"/>
        </w:numPr>
        <w:spacing w:line="240" w:lineRule="auto"/>
        <w:rPr>
          <w:rFonts w:hint="eastAsia" w:ascii="宋体" w:hAnsi="宋体"/>
          <w:sz w:val="18"/>
          <w:szCs w:val="18"/>
        </w:rPr>
      </w:pPr>
      <w:r>
        <w:rPr>
          <w:rFonts w:ascii="宋体" w:hAnsi="宋体"/>
          <w:sz w:val="18"/>
          <w:szCs w:val="18"/>
        </w:rPr>
        <w:t xml:space="preserve">    &lt;ex:hasExpectation rdf:resource="http://example.com/Expectation_1"/&gt;</w:t>
      </w:r>
    </w:p>
    <w:p w14:paraId="77BE78C1">
      <w:pPr>
        <w:numPr>
          <w:ilvl w:val="255"/>
          <w:numId w:val="0"/>
        </w:numPr>
        <w:spacing w:line="240" w:lineRule="auto"/>
        <w:rPr>
          <w:rFonts w:hint="eastAsia" w:ascii="宋体" w:hAnsi="宋体"/>
          <w:sz w:val="18"/>
          <w:szCs w:val="18"/>
        </w:rPr>
      </w:pPr>
      <w:r>
        <w:rPr>
          <w:rFonts w:ascii="宋体" w:hAnsi="宋体"/>
          <w:sz w:val="18"/>
          <w:szCs w:val="18"/>
        </w:rPr>
        <w:t xml:space="preserve">    </w:t>
      </w:r>
    </w:p>
    <w:p w14:paraId="7809BDE4">
      <w:pPr>
        <w:numPr>
          <w:ilvl w:val="255"/>
          <w:numId w:val="0"/>
        </w:numPr>
        <w:spacing w:line="240" w:lineRule="auto"/>
        <w:rPr>
          <w:rFonts w:hint="eastAsia" w:ascii="宋体" w:hAnsi="宋体"/>
          <w:sz w:val="18"/>
          <w:szCs w:val="18"/>
        </w:rPr>
      </w:pPr>
      <w:r>
        <w:rPr>
          <w:rFonts w:ascii="宋体" w:hAnsi="宋体"/>
          <w:sz w:val="18"/>
          <w:szCs w:val="18"/>
        </w:rPr>
        <w:t xml:space="preserve">    &lt;!-- 关联第二个Expectation --&gt;</w:t>
      </w:r>
    </w:p>
    <w:p w14:paraId="406BD8F1">
      <w:pPr>
        <w:numPr>
          <w:ilvl w:val="255"/>
          <w:numId w:val="0"/>
        </w:numPr>
        <w:spacing w:line="240" w:lineRule="auto"/>
        <w:rPr>
          <w:rFonts w:hint="eastAsia" w:ascii="宋体" w:hAnsi="宋体"/>
          <w:sz w:val="18"/>
          <w:szCs w:val="18"/>
        </w:rPr>
      </w:pPr>
      <w:r>
        <w:rPr>
          <w:rFonts w:ascii="宋体" w:hAnsi="宋体"/>
          <w:sz w:val="18"/>
          <w:szCs w:val="18"/>
        </w:rPr>
        <w:t xml:space="preserve">    &lt;ex:hasExpectation rdf:resource="http://example.com/Expectation_2"/&gt;</w:t>
      </w:r>
    </w:p>
    <w:p w14:paraId="0DEC4860">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0E7B3388">
      <w:pPr>
        <w:numPr>
          <w:ilvl w:val="255"/>
          <w:numId w:val="0"/>
        </w:numPr>
        <w:spacing w:line="240" w:lineRule="auto"/>
        <w:rPr>
          <w:rFonts w:hint="eastAsia" w:ascii="宋体" w:hAnsi="宋体"/>
          <w:sz w:val="18"/>
          <w:szCs w:val="18"/>
        </w:rPr>
      </w:pPr>
    </w:p>
    <w:p w14:paraId="248A25FD">
      <w:pPr>
        <w:numPr>
          <w:ilvl w:val="255"/>
          <w:numId w:val="0"/>
        </w:numPr>
        <w:spacing w:line="240" w:lineRule="auto"/>
        <w:rPr>
          <w:rFonts w:hint="eastAsia" w:ascii="宋体" w:hAnsi="宋体"/>
          <w:sz w:val="18"/>
          <w:szCs w:val="18"/>
        </w:rPr>
      </w:pPr>
      <w:r>
        <w:rPr>
          <w:rFonts w:ascii="宋体" w:hAnsi="宋体"/>
          <w:sz w:val="18"/>
          <w:szCs w:val="18"/>
        </w:rPr>
        <w:t xml:space="preserve">  &lt;!-- 第一个Expectation --&gt;</w:t>
      </w:r>
    </w:p>
    <w:p w14:paraId="54FA2351">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rdf:about="http://example.com/Expectation_1"&gt;</w:t>
      </w:r>
    </w:p>
    <w:p w14:paraId="42BACA10">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rdf:resource="http://example.com/Expectation"/&gt;</w:t>
      </w:r>
    </w:p>
    <w:p w14:paraId="150C6CED">
      <w:pPr>
        <w:numPr>
          <w:ilvl w:val="255"/>
          <w:numId w:val="0"/>
        </w:numPr>
        <w:spacing w:line="240" w:lineRule="auto"/>
        <w:rPr>
          <w:rFonts w:hint="eastAsia" w:ascii="宋体" w:hAnsi="宋体"/>
          <w:sz w:val="18"/>
          <w:szCs w:val="18"/>
        </w:rPr>
      </w:pPr>
      <w:r>
        <w:rPr>
          <w:rFonts w:ascii="宋体" w:hAnsi="宋体"/>
          <w:sz w:val="18"/>
          <w:szCs w:val="18"/>
        </w:rPr>
        <w:t xml:space="preserve">    &lt;ex:expectationId&gt;1&lt;/ex:expectationId&gt;</w:t>
      </w:r>
    </w:p>
    <w:p w14:paraId="308AB27B">
      <w:pPr>
        <w:numPr>
          <w:ilvl w:val="255"/>
          <w:numId w:val="0"/>
        </w:numPr>
        <w:spacing w:line="240" w:lineRule="auto"/>
        <w:rPr>
          <w:rFonts w:hint="eastAsia" w:ascii="宋体" w:hAnsi="宋体"/>
          <w:sz w:val="18"/>
          <w:szCs w:val="18"/>
        </w:rPr>
      </w:pPr>
      <w:r>
        <w:rPr>
          <w:rFonts w:ascii="宋体" w:hAnsi="宋体"/>
          <w:sz w:val="18"/>
          <w:szCs w:val="18"/>
        </w:rPr>
        <w:t xml:space="preserve">    &lt;ex:expectationType&gt;Delivery&lt;/ex:expectationType&gt;</w:t>
      </w:r>
    </w:p>
    <w:p w14:paraId="520168AB">
      <w:pPr>
        <w:numPr>
          <w:ilvl w:val="255"/>
          <w:numId w:val="0"/>
        </w:numPr>
        <w:spacing w:line="240" w:lineRule="auto"/>
        <w:rPr>
          <w:rFonts w:hint="eastAsia" w:ascii="宋体" w:hAnsi="宋体"/>
          <w:sz w:val="18"/>
          <w:szCs w:val="18"/>
        </w:rPr>
      </w:pPr>
      <w:r>
        <w:rPr>
          <w:rFonts w:ascii="宋体" w:hAnsi="宋体"/>
          <w:sz w:val="18"/>
          <w:szCs w:val="18"/>
        </w:rPr>
        <w:t xml:space="preserve">    </w:t>
      </w:r>
    </w:p>
    <w:p w14:paraId="6C1DE51A">
      <w:pPr>
        <w:numPr>
          <w:ilvl w:val="255"/>
          <w:numId w:val="0"/>
        </w:numPr>
        <w:spacing w:line="240" w:lineRule="auto"/>
        <w:rPr>
          <w:rFonts w:hint="eastAsia" w:ascii="宋体" w:hAnsi="宋体"/>
          <w:sz w:val="18"/>
          <w:szCs w:val="18"/>
        </w:rPr>
      </w:pPr>
      <w:r>
        <w:rPr>
          <w:rFonts w:ascii="宋体" w:hAnsi="宋体"/>
          <w:sz w:val="18"/>
          <w:szCs w:val="18"/>
        </w:rPr>
        <w:t xml:space="preserve">    &lt;!-- 关联5GC_subnetwork --&gt;</w:t>
      </w:r>
    </w:p>
    <w:p w14:paraId="467BBC1F">
      <w:pPr>
        <w:numPr>
          <w:ilvl w:val="255"/>
          <w:numId w:val="0"/>
        </w:numPr>
        <w:spacing w:line="240" w:lineRule="auto"/>
        <w:rPr>
          <w:rFonts w:hint="eastAsia" w:ascii="宋体" w:hAnsi="宋体"/>
          <w:sz w:val="18"/>
          <w:szCs w:val="18"/>
        </w:rPr>
      </w:pPr>
      <w:r>
        <w:rPr>
          <w:rFonts w:ascii="宋体" w:hAnsi="宋体"/>
          <w:sz w:val="18"/>
          <w:szCs w:val="18"/>
        </w:rPr>
        <w:t xml:space="preserve">    &lt;ex:hasObject rdf:resource="http://example.com/5GC_subnetwork"/&gt;</w:t>
      </w:r>
    </w:p>
    <w:p w14:paraId="6FD5B4FE">
      <w:pPr>
        <w:numPr>
          <w:ilvl w:val="255"/>
          <w:numId w:val="0"/>
        </w:numPr>
        <w:spacing w:line="240" w:lineRule="auto"/>
        <w:rPr>
          <w:rFonts w:hint="eastAsia" w:ascii="宋体" w:hAnsi="宋体"/>
          <w:sz w:val="18"/>
          <w:szCs w:val="18"/>
        </w:rPr>
      </w:pPr>
      <w:r>
        <w:rPr>
          <w:rFonts w:ascii="宋体" w:hAnsi="宋体"/>
          <w:sz w:val="18"/>
          <w:szCs w:val="18"/>
        </w:rPr>
        <w:t xml:space="preserve">    </w:t>
      </w:r>
    </w:p>
    <w:p w14:paraId="7322C776">
      <w:pPr>
        <w:numPr>
          <w:ilvl w:val="255"/>
          <w:numId w:val="0"/>
        </w:numPr>
        <w:spacing w:line="240" w:lineRule="auto"/>
        <w:rPr>
          <w:rFonts w:hint="eastAsia" w:ascii="宋体" w:hAnsi="宋体"/>
          <w:sz w:val="18"/>
          <w:szCs w:val="18"/>
        </w:rPr>
      </w:pPr>
      <w:r>
        <w:rPr>
          <w:rFonts w:ascii="宋体" w:hAnsi="宋体"/>
          <w:sz w:val="18"/>
          <w:szCs w:val="18"/>
        </w:rPr>
        <w:t xml:space="preserve">    &lt;!-- 关联Targets --&gt;</w:t>
      </w:r>
    </w:p>
    <w:p w14:paraId="2505616F">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rdf:resource="http://example.com/Target_Id-003"/&gt;</w:t>
      </w:r>
    </w:p>
    <w:p w14:paraId="6F1A5F01">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rdf:resource="http://example.com/Target_Id-007"/&gt;</w:t>
      </w:r>
    </w:p>
    <w:p w14:paraId="78DC1700">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rdf:resource="http://example.com/Target_Id-009"/&gt;</w:t>
      </w:r>
    </w:p>
    <w:p w14:paraId="24C380CA">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rdf:resource="http://example.com/Target_Id-011"/&gt;</w:t>
      </w:r>
    </w:p>
    <w:p w14:paraId="721FAF02">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rdf:resource="http://example.com/Target_Id-013"/&gt;</w:t>
      </w:r>
    </w:p>
    <w:p w14:paraId="2F35A5E2">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rdf:resource="http://example.com/Target_Id-015"/&gt;</w:t>
      </w:r>
    </w:p>
    <w:p w14:paraId="152A8003">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3C2A98EC">
      <w:pPr>
        <w:numPr>
          <w:ilvl w:val="255"/>
          <w:numId w:val="0"/>
        </w:numPr>
        <w:spacing w:line="240" w:lineRule="auto"/>
        <w:rPr>
          <w:rFonts w:hint="eastAsia" w:ascii="宋体" w:hAnsi="宋体"/>
          <w:sz w:val="18"/>
          <w:szCs w:val="18"/>
        </w:rPr>
      </w:pPr>
      <w:r>
        <w:rPr>
          <w:rFonts w:ascii="宋体" w:hAnsi="宋体"/>
          <w:sz w:val="18"/>
          <w:szCs w:val="18"/>
        </w:rPr>
        <w:t xml:space="preserve">    </w:t>
      </w:r>
    </w:p>
    <w:p w14:paraId="6FFD28F0">
      <w:pPr>
        <w:numPr>
          <w:ilvl w:val="255"/>
          <w:numId w:val="0"/>
        </w:numPr>
        <w:spacing w:line="240" w:lineRule="auto"/>
        <w:rPr>
          <w:rFonts w:hint="eastAsia" w:ascii="宋体" w:hAnsi="宋体"/>
          <w:sz w:val="18"/>
          <w:szCs w:val="18"/>
        </w:rPr>
      </w:pPr>
      <w:r>
        <w:rPr>
          <w:rFonts w:ascii="宋体" w:hAnsi="宋体"/>
          <w:sz w:val="18"/>
          <w:szCs w:val="18"/>
        </w:rPr>
        <w:t xml:space="preserve">    &lt;!-- 关联Contexts --&gt;</w:t>
      </w:r>
    </w:p>
    <w:p w14:paraId="0E398E96">
      <w:pPr>
        <w:numPr>
          <w:ilvl w:val="255"/>
          <w:numId w:val="0"/>
        </w:numPr>
        <w:spacing w:line="240" w:lineRule="auto"/>
        <w:rPr>
          <w:rFonts w:hint="eastAsia" w:ascii="宋体" w:hAnsi="宋体"/>
          <w:sz w:val="18"/>
          <w:szCs w:val="18"/>
        </w:rPr>
      </w:pPr>
      <w:r>
        <w:rPr>
          <w:rFonts w:ascii="宋体" w:hAnsi="宋体"/>
          <w:sz w:val="18"/>
          <w:szCs w:val="18"/>
        </w:rPr>
        <w:t xml:space="preserve">    &lt;ex:hasContext rdf:resource="http://example.com/Context_Id-001"/&gt;</w:t>
      </w:r>
    </w:p>
    <w:p w14:paraId="6C31F8EA">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1DAA0750">
      <w:pPr>
        <w:numPr>
          <w:ilvl w:val="255"/>
          <w:numId w:val="0"/>
        </w:numPr>
        <w:spacing w:line="240" w:lineRule="auto"/>
        <w:rPr>
          <w:rFonts w:hint="eastAsia" w:ascii="宋体" w:hAnsi="宋体"/>
          <w:sz w:val="18"/>
          <w:szCs w:val="18"/>
        </w:rPr>
      </w:pPr>
    </w:p>
    <w:p w14:paraId="789873B8">
      <w:pPr>
        <w:numPr>
          <w:ilvl w:val="255"/>
          <w:numId w:val="0"/>
        </w:numPr>
        <w:spacing w:line="240" w:lineRule="auto"/>
        <w:rPr>
          <w:rFonts w:hint="eastAsia" w:ascii="宋体" w:hAnsi="宋体"/>
          <w:sz w:val="18"/>
          <w:szCs w:val="18"/>
        </w:rPr>
      </w:pPr>
      <w:r>
        <w:rPr>
          <w:rFonts w:ascii="宋体" w:hAnsi="宋体"/>
          <w:sz w:val="18"/>
          <w:szCs w:val="18"/>
        </w:rPr>
        <w:t xml:space="preserve">  &lt;!-- Context Id-001 --&gt;</w:t>
      </w:r>
    </w:p>
    <w:p w14:paraId="59FF5E3C">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rdf:about="http://example.com/Context_Id-001"&gt;</w:t>
      </w:r>
    </w:p>
    <w:p w14:paraId="5587F078">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rdf:resource="http://example.com/Context"/&gt;</w:t>
      </w:r>
    </w:p>
    <w:p w14:paraId="6BE8C1DD">
      <w:pPr>
        <w:numPr>
          <w:ilvl w:val="255"/>
          <w:numId w:val="0"/>
        </w:numPr>
        <w:spacing w:line="240" w:lineRule="auto"/>
        <w:rPr>
          <w:rFonts w:hint="eastAsia" w:ascii="宋体" w:hAnsi="宋体"/>
          <w:sz w:val="18"/>
          <w:szCs w:val="18"/>
        </w:rPr>
      </w:pPr>
      <w:r>
        <w:rPr>
          <w:rFonts w:ascii="宋体" w:hAnsi="宋体"/>
          <w:sz w:val="18"/>
          <w:szCs w:val="18"/>
        </w:rPr>
        <w:t xml:space="preserve">    &lt;ex:contextId&gt;Id-001&lt;/ex:contextId&gt;</w:t>
      </w:r>
    </w:p>
    <w:p w14:paraId="1FD53707">
      <w:pPr>
        <w:numPr>
          <w:ilvl w:val="255"/>
          <w:numId w:val="0"/>
        </w:numPr>
        <w:spacing w:line="240" w:lineRule="auto"/>
        <w:rPr>
          <w:rFonts w:hint="eastAsia" w:ascii="宋体" w:hAnsi="宋体"/>
          <w:sz w:val="18"/>
          <w:szCs w:val="18"/>
        </w:rPr>
      </w:pPr>
      <w:r>
        <w:rPr>
          <w:rFonts w:ascii="宋体" w:hAnsi="宋体"/>
          <w:sz w:val="18"/>
          <w:szCs w:val="18"/>
        </w:rPr>
        <w:t xml:space="preserve">    </w:t>
      </w:r>
    </w:p>
    <w:p w14:paraId="1D51124A">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7EAD7B96">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rdf:resource="http://example.com/Condition_Id-002"/&gt;</w:t>
      </w:r>
    </w:p>
    <w:p w14:paraId="6619E459">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7B150416">
      <w:pPr>
        <w:numPr>
          <w:ilvl w:val="255"/>
          <w:numId w:val="0"/>
        </w:numPr>
        <w:spacing w:line="240" w:lineRule="auto"/>
        <w:rPr>
          <w:rFonts w:hint="eastAsia" w:ascii="宋体" w:hAnsi="宋体"/>
          <w:sz w:val="18"/>
          <w:szCs w:val="18"/>
        </w:rPr>
      </w:pPr>
    </w:p>
    <w:p w14:paraId="50FB7371">
      <w:pPr>
        <w:numPr>
          <w:ilvl w:val="255"/>
          <w:numId w:val="0"/>
        </w:numPr>
        <w:spacing w:line="240" w:lineRule="auto"/>
        <w:rPr>
          <w:rFonts w:hint="eastAsia" w:ascii="宋体" w:hAnsi="宋体"/>
          <w:sz w:val="18"/>
          <w:szCs w:val="18"/>
        </w:rPr>
      </w:pPr>
      <w:r>
        <w:rPr>
          <w:rFonts w:ascii="宋体" w:hAnsi="宋体"/>
          <w:sz w:val="18"/>
          <w:szCs w:val="18"/>
        </w:rPr>
        <w:t xml:space="preserve">  &lt;!-- Condition Id-002 --&gt;</w:t>
      </w:r>
    </w:p>
    <w:p w14:paraId="03F8A433">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rdf:about="http://example.com/Condition_Id-002"&gt;</w:t>
      </w:r>
    </w:p>
    <w:p w14:paraId="11B00B81">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4D2A78EC">
      <w:pPr>
        <w:numPr>
          <w:ilvl w:val="255"/>
          <w:numId w:val="0"/>
        </w:numPr>
        <w:spacing w:line="240" w:lineRule="auto"/>
        <w:rPr>
          <w:rFonts w:hint="eastAsia" w:ascii="宋体" w:hAnsi="宋体"/>
          <w:sz w:val="18"/>
          <w:szCs w:val="18"/>
        </w:rPr>
      </w:pPr>
      <w:r>
        <w:rPr>
          <w:rFonts w:ascii="宋体" w:hAnsi="宋体"/>
          <w:sz w:val="18"/>
          <w:szCs w:val="18"/>
        </w:rPr>
        <w:t xml:space="preserve">    &lt;ex:conditionId&gt;Id-002&lt;/ex:conditionId&gt;</w:t>
      </w:r>
    </w:p>
    <w:p w14:paraId="6A14F505">
      <w:pPr>
        <w:numPr>
          <w:ilvl w:val="255"/>
          <w:numId w:val="0"/>
        </w:numPr>
        <w:spacing w:line="240" w:lineRule="auto"/>
        <w:rPr>
          <w:rFonts w:hint="eastAsia" w:ascii="宋体" w:hAnsi="宋体"/>
          <w:sz w:val="18"/>
          <w:szCs w:val="18"/>
        </w:rPr>
      </w:pPr>
      <w:r>
        <w:rPr>
          <w:rFonts w:ascii="宋体" w:hAnsi="宋体"/>
          <w:sz w:val="18"/>
          <w:szCs w:val="18"/>
        </w:rPr>
        <w:t xml:space="preserve">    &lt;ex:conditionName&gt;NfType&lt;/ex:conditionName&gt;</w:t>
      </w:r>
    </w:p>
    <w:p w14:paraId="2C66478D">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68275622">
      <w:pPr>
        <w:numPr>
          <w:ilvl w:val="255"/>
          <w:numId w:val="0"/>
        </w:numPr>
        <w:spacing w:line="240" w:lineRule="auto"/>
        <w:rPr>
          <w:rFonts w:hint="eastAsia" w:ascii="宋体" w:hAnsi="宋体"/>
          <w:sz w:val="18"/>
          <w:szCs w:val="18"/>
        </w:rPr>
      </w:pPr>
      <w:r>
        <w:rPr>
          <w:rFonts w:ascii="宋体" w:hAnsi="宋体"/>
          <w:sz w:val="18"/>
          <w:szCs w:val="18"/>
        </w:rPr>
        <w:t xml:space="preserve">    &lt;ex:conditionValue&gt;UPF&lt;/ex:conditionValue&gt;</w:t>
      </w:r>
    </w:p>
    <w:p w14:paraId="099334EB">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0AC2CC48">
      <w:pPr>
        <w:numPr>
          <w:ilvl w:val="255"/>
          <w:numId w:val="0"/>
        </w:numPr>
        <w:spacing w:line="240" w:lineRule="auto"/>
        <w:rPr>
          <w:rFonts w:hint="eastAsia" w:ascii="宋体" w:hAnsi="宋体"/>
          <w:sz w:val="18"/>
          <w:szCs w:val="18"/>
        </w:rPr>
      </w:pPr>
    </w:p>
    <w:p w14:paraId="665F034C">
      <w:pPr>
        <w:numPr>
          <w:ilvl w:val="255"/>
          <w:numId w:val="0"/>
        </w:numPr>
        <w:spacing w:line="240" w:lineRule="auto"/>
        <w:rPr>
          <w:rFonts w:hint="eastAsia" w:ascii="宋体" w:hAnsi="宋体"/>
          <w:sz w:val="18"/>
          <w:szCs w:val="18"/>
        </w:rPr>
      </w:pPr>
      <w:r>
        <w:rPr>
          <w:rFonts w:ascii="宋体" w:hAnsi="宋体"/>
          <w:sz w:val="18"/>
          <w:szCs w:val="18"/>
        </w:rPr>
        <w:t xml:space="preserve">  &lt;!-- Target Id-003 --&gt;</w:t>
      </w:r>
    </w:p>
    <w:p w14:paraId="4FAFE045">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rdf:about="http://example.com/Target_Id-003"&gt;</w:t>
      </w:r>
    </w:p>
    <w:p w14:paraId="65089633">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308D907A">
      <w:pPr>
        <w:numPr>
          <w:ilvl w:val="255"/>
          <w:numId w:val="0"/>
        </w:numPr>
        <w:spacing w:line="240" w:lineRule="auto"/>
        <w:rPr>
          <w:rFonts w:hint="eastAsia" w:ascii="宋体" w:hAnsi="宋体"/>
          <w:sz w:val="18"/>
          <w:szCs w:val="18"/>
        </w:rPr>
      </w:pPr>
      <w:r>
        <w:rPr>
          <w:rFonts w:ascii="宋体" w:hAnsi="宋体"/>
          <w:sz w:val="18"/>
          <w:szCs w:val="18"/>
        </w:rPr>
        <w:t xml:space="preserve">    &lt;ex:targetId&gt;Id-003&lt;/ex:targetId&gt;</w:t>
      </w:r>
    </w:p>
    <w:p w14:paraId="1AFC834D">
      <w:pPr>
        <w:numPr>
          <w:ilvl w:val="255"/>
          <w:numId w:val="0"/>
        </w:numPr>
        <w:spacing w:line="240" w:lineRule="auto"/>
        <w:rPr>
          <w:rFonts w:hint="eastAsia" w:ascii="宋体" w:hAnsi="宋体"/>
          <w:sz w:val="18"/>
          <w:szCs w:val="18"/>
        </w:rPr>
      </w:pPr>
      <w:r>
        <w:rPr>
          <w:rFonts w:ascii="宋体" w:hAnsi="宋体"/>
          <w:sz w:val="18"/>
          <w:szCs w:val="18"/>
        </w:rPr>
        <w:t xml:space="preserve">    &lt;ex:targetName&gt;Throughput&lt;/ex:targetName&gt;</w:t>
      </w:r>
    </w:p>
    <w:p w14:paraId="5EB4B8CB">
      <w:pPr>
        <w:numPr>
          <w:ilvl w:val="255"/>
          <w:numId w:val="0"/>
        </w:numPr>
        <w:spacing w:line="240" w:lineRule="auto"/>
        <w:rPr>
          <w:rFonts w:hint="eastAsia" w:ascii="宋体" w:hAnsi="宋体"/>
          <w:sz w:val="18"/>
          <w:szCs w:val="18"/>
        </w:rPr>
      </w:pPr>
      <w:r>
        <w:rPr>
          <w:rFonts w:ascii="宋体" w:hAnsi="宋体"/>
          <w:sz w:val="18"/>
          <w:szCs w:val="18"/>
        </w:rPr>
        <w:t xml:space="preserve">    </w:t>
      </w:r>
    </w:p>
    <w:p w14:paraId="0619461F">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4381002F">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rdf:resource="http://example.com/Condition_Id-004"/&gt;</w:t>
      </w:r>
    </w:p>
    <w:p w14:paraId="1931DB2A">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05DAA64">
      <w:pPr>
        <w:numPr>
          <w:ilvl w:val="255"/>
          <w:numId w:val="0"/>
        </w:numPr>
        <w:spacing w:line="240" w:lineRule="auto"/>
        <w:rPr>
          <w:rFonts w:hint="eastAsia" w:ascii="宋体" w:hAnsi="宋体"/>
          <w:sz w:val="18"/>
          <w:szCs w:val="18"/>
        </w:rPr>
      </w:pPr>
    </w:p>
    <w:p w14:paraId="3EE8E756">
      <w:pPr>
        <w:numPr>
          <w:ilvl w:val="255"/>
          <w:numId w:val="0"/>
        </w:numPr>
        <w:spacing w:line="240" w:lineRule="auto"/>
        <w:rPr>
          <w:rFonts w:hint="eastAsia" w:ascii="宋体" w:hAnsi="宋体"/>
          <w:sz w:val="18"/>
          <w:szCs w:val="18"/>
        </w:rPr>
      </w:pPr>
      <w:r>
        <w:rPr>
          <w:rFonts w:ascii="宋体" w:hAnsi="宋体"/>
          <w:sz w:val="18"/>
          <w:szCs w:val="18"/>
        </w:rPr>
        <w:t xml:space="preserve">  &lt;!-- Condition Id-004 --&gt;</w:t>
      </w:r>
    </w:p>
    <w:p w14:paraId="3A612771">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rdf:about="http://example.com/Condition_Id-004"&gt;</w:t>
      </w:r>
    </w:p>
    <w:p w14:paraId="4CAEE222">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0664A8DA">
      <w:pPr>
        <w:numPr>
          <w:ilvl w:val="255"/>
          <w:numId w:val="0"/>
        </w:numPr>
        <w:spacing w:line="240" w:lineRule="auto"/>
        <w:rPr>
          <w:rFonts w:hint="eastAsia" w:ascii="宋体" w:hAnsi="宋体"/>
          <w:sz w:val="18"/>
          <w:szCs w:val="18"/>
        </w:rPr>
      </w:pPr>
      <w:r>
        <w:rPr>
          <w:rFonts w:ascii="宋体" w:hAnsi="宋体"/>
          <w:sz w:val="18"/>
          <w:szCs w:val="18"/>
        </w:rPr>
        <w:t xml:space="preserve">    &lt;ex:conditionId&gt;Id-004&lt;/ex:conditionId&gt;</w:t>
      </w:r>
    </w:p>
    <w:p w14:paraId="70BC77C1">
      <w:pPr>
        <w:numPr>
          <w:ilvl w:val="255"/>
          <w:numId w:val="0"/>
        </w:numPr>
        <w:spacing w:line="240" w:lineRule="auto"/>
        <w:rPr>
          <w:rFonts w:hint="eastAsia" w:ascii="宋体" w:hAnsi="宋体"/>
          <w:sz w:val="18"/>
          <w:szCs w:val="18"/>
        </w:rPr>
      </w:pPr>
      <w:r>
        <w:rPr>
          <w:rFonts w:ascii="宋体" w:hAnsi="宋体"/>
          <w:sz w:val="18"/>
          <w:szCs w:val="18"/>
        </w:rPr>
        <w:t xml:space="preserve">    &lt;ex:conditionName&gt;DataPackets&lt;/ex:conditionName&gt;</w:t>
      </w:r>
    </w:p>
    <w:p w14:paraId="57D288EB">
      <w:pPr>
        <w:numPr>
          <w:ilvl w:val="255"/>
          <w:numId w:val="0"/>
        </w:numPr>
        <w:spacing w:line="240" w:lineRule="auto"/>
        <w:rPr>
          <w:rFonts w:hint="eastAsia" w:ascii="宋体" w:hAnsi="宋体"/>
          <w:sz w:val="18"/>
          <w:szCs w:val="18"/>
        </w:rPr>
      </w:pPr>
      <w:r>
        <w:rPr>
          <w:rFonts w:ascii="宋体" w:hAnsi="宋体"/>
          <w:sz w:val="18"/>
          <w:szCs w:val="18"/>
        </w:rPr>
        <w:t xml:space="preserve">    &lt;ex:operator&gt;and&lt;/ex:operator&gt;</w:t>
      </w:r>
    </w:p>
    <w:p w14:paraId="00B3B787">
      <w:pPr>
        <w:numPr>
          <w:ilvl w:val="255"/>
          <w:numId w:val="0"/>
        </w:numPr>
        <w:spacing w:line="240" w:lineRule="auto"/>
        <w:rPr>
          <w:rFonts w:hint="eastAsia" w:ascii="宋体" w:hAnsi="宋体"/>
          <w:sz w:val="18"/>
          <w:szCs w:val="18"/>
        </w:rPr>
      </w:pPr>
      <w:r>
        <w:rPr>
          <w:rFonts w:ascii="宋体" w:hAnsi="宋体"/>
          <w:sz w:val="18"/>
          <w:szCs w:val="18"/>
        </w:rPr>
        <w:t xml:space="preserve">    </w:t>
      </w:r>
    </w:p>
    <w:p w14:paraId="4C0FCA55">
      <w:pPr>
        <w:numPr>
          <w:ilvl w:val="255"/>
          <w:numId w:val="0"/>
        </w:numPr>
        <w:spacing w:line="240" w:lineRule="auto"/>
        <w:rPr>
          <w:rFonts w:hint="eastAsia" w:ascii="宋体" w:hAnsi="宋体"/>
          <w:sz w:val="18"/>
          <w:szCs w:val="18"/>
        </w:rPr>
      </w:pPr>
      <w:r>
        <w:rPr>
          <w:rFonts w:ascii="宋体" w:hAnsi="宋体"/>
          <w:sz w:val="18"/>
          <w:szCs w:val="18"/>
        </w:rPr>
        <w:t xml:space="preserve">    &lt;!-- 关联Condition List --&gt;</w:t>
      </w:r>
    </w:p>
    <w:p w14:paraId="14FE2FBF">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rdf:resource="http://example.com/Condition_Id-005"/&gt;</w:t>
      </w:r>
    </w:p>
    <w:p w14:paraId="6AB3F3BC">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rdf:resource="http://example.com/Condition_Id-006"/&gt;</w:t>
      </w:r>
    </w:p>
    <w:p w14:paraId="4685CD25">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2273AF96">
      <w:pPr>
        <w:numPr>
          <w:ilvl w:val="255"/>
          <w:numId w:val="0"/>
        </w:numPr>
        <w:spacing w:line="240" w:lineRule="auto"/>
        <w:rPr>
          <w:rFonts w:hint="eastAsia" w:ascii="宋体" w:hAnsi="宋体"/>
          <w:sz w:val="18"/>
          <w:szCs w:val="18"/>
        </w:rPr>
      </w:pPr>
    </w:p>
    <w:p w14:paraId="1E0C5772">
      <w:pPr>
        <w:numPr>
          <w:ilvl w:val="255"/>
          <w:numId w:val="0"/>
        </w:numPr>
        <w:spacing w:line="240" w:lineRule="auto"/>
        <w:rPr>
          <w:rFonts w:hint="eastAsia" w:ascii="宋体" w:hAnsi="宋体"/>
          <w:sz w:val="18"/>
          <w:szCs w:val="18"/>
        </w:rPr>
      </w:pPr>
      <w:r>
        <w:rPr>
          <w:rFonts w:ascii="宋体" w:hAnsi="宋体"/>
          <w:sz w:val="18"/>
          <w:szCs w:val="18"/>
        </w:rPr>
        <w:t xml:space="preserve">  &lt;!-- Condition Id-005 --&gt;</w:t>
      </w:r>
    </w:p>
    <w:p w14:paraId="18D1EF9B">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rdf:about="http://example.com/Condition_Id-005"&gt;</w:t>
      </w:r>
    </w:p>
    <w:p w14:paraId="68881415">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74ADDC67">
      <w:pPr>
        <w:numPr>
          <w:ilvl w:val="255"/>
          <w:numId w:val="0"/>
        </w:numPr>
        <w:spacing w:line="240" w:lineRule="auto"/>
        <w:rPr>
          <w:rFonts w:hint="eastAsia" w:ascii="宋体" w:hAnsi="宋体"/>
          <w:sz w:val="18"/>
          <w:szCs w:val="18"/>
        </w:rPr>
      </w:pPr>
      <w:r>
        <w:rPr>
          <w:rFonts w:ascii="宋体" w:hAnsi="宋体"/>
          <w:sz w:val="18"/>
          <w:szCs w:val="18"/>
        </w:rPr>
        <w:t xml:space="preserve">    &lt;ex:conditionId&gt;Id-005&lt;/ex:conditionId&gt;</w:t>
      </w:r>
    </w:p>
    <w:p w14:paraId="197DEA55">
      <w:pPr>
        <w:numPr>
          <w:ilvl w:val="255"/>
          <w:numId w:val="0"/>
        </w:numPr>
        <w:spacing w:line="240" w:lineRule="auto"/>
        <w:rPr>
          <w:rFonts w:hint="eastAsia" w:ascii="宋体" w:hAnsi="宋体"/>
          <w:sz w:val="18"/>
          <w:szCs w:val="18"/>
        </w:rPr>
      </w:pPr>
      <w:r>
        <w:rPr>
          <w:rFonts w:ascii="宋体" w:hAnsi="宋体"/>
          <w:sz w:val="18"/>
          <w:szCs w:val="18"/>
        </w:rPr>
        <w:t xml:space="preserve">    &lt;ex:conditionName&gt;InDataPackets&lt;/ex:conditionName&gt;</w:t>
      </w:r>
    </w:p>
    <w:p w14:paraId="66A08608">
      <w:pPr>
        <w:numPr>
          <w:ilvl w:val="255"/>
          <w:numId w:val="0"/>
        </w:numPr>
        <w:spacing w:line="240" w:lineRule="auto"/>
        <w:rPr>
          <w:rFonts w:hint="eastAsia" w:ascii="宋体" w:hAnsi="宋体"/>
          <w:sz w:val="18"/>
          <w:szCs w:val="18"/>
        </w:rPr>
      </w:pPr>
      <w:r>
        <w:rPr>
          <w:rFonts w:ascii="宋体" w:hAnsi="宋体"/>
          <w:sz w:val="18"/>
          <w:szCs w:val="18"/>
        </w:rPr>
        <w:t xml:space="preserve">    &lt;ex:operator&gt;greater than&lt;/ex:operator&gt;</w:t>
      </w:r>
    </w:p>
    <w:p w14:paraId="3775D7F5">
      <w:pPr>
        <w:numPr>
          <w:ilvl w:val="255"/>
          <w:numId w:val="0"/>
        </w:numPr>
        <w:spacing w:line="240" w:lineRule="auto"/>
        <w:rPr>
          <w:rFonts w:hint="eastAsia" w:ascii="宋体" w:hAnsi="宋体"/>
          <w:sz w:val="18"/>
          <w:szCs w:val="18"/>
        </w:rPr>
      </w:pPr>
      <w:r>
        <w:rPr>
          <w:rFonts w:ascii="宋体" w:hAnsi="宋体"/>
          <w:sz w:val="18"/>
          <w:szCs w:val="18"/>
        </w:rPr>
        <w:t xml:space="preserve">    &lt;ex:conditionValue&gt;20&lt;/ex:conditionValue&gt;</w:t>
      </w:r>
    </w:p>
    <w:p w14:paraId="4025A08E">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22516379">
      <w:pPr>
        <w:numPr>
          <w:ilvl w:val="255"/>
          <w:numId w:val="0"/>
        </w:numPr>
        <w:spacing w:line="240" w:lineRule="auto"/>
        <w:rPr>
          <w:rFonts w:hint="eastAsia" w:ascii="宋体" w:hAnsi="宋体"/>
          <w:sz w:val="18"/>
          <w:szCs w:val="18"/>
        </w:rPr>
      </w:pPr>
    </w:p>
    <w:p w14:paraId="501EAD9A">
      <w:pPr>
        <w:numPr>
          <w:ilvl w:val="255"/>
          <w:numId w:val="0"/>
        </w:numPr>
        <w:spacing w:line="240" w:lineRule="auto"/>
        <w:rPr>
          <w:rFonts w:hint="eastAsia" w:ascii="宋体" w:hAnsi="宋体"/>
          <w:sz w:val="18"/>
          <w:szCs w:val="18"/>
        </w:rPr>
      </w:pPr>
      <w:r>
        <w:rPr>
          <w:rFonts w:ascii="宋体" w:hAnsi="宋体"/>
          <w:sz w:val="18"/>
          <w:szCs w:val="18"/>
        </w:rPr>
        <w:t xml:space="preserve">  &lt;!-- Condition Id-006 --&gt;</w:t>
      </w:r>
    </w:p>
    <w:p w14:paraId="74E7F56F">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rdf:about="http://example.com/Condition_Id-006"&gt;</w:t>
      </w:r>
    </w:p>
    <w:p w14:paraId="5CBC9049">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24A13CD7">
      <w:pPr>
        <w:numPr>
          <w:ilvl w:val="255"/>
          <w:numId w:val="0"/>
        </w:numPr>
        <w:spacing w:line="240" w:lineRule="auto"/>
        <w:rPr>
          <w:rFonts w:hint="eastAsia" w:ascii="宋体" w:hAnsi="宋体"/>
          <w:sz w:val="18"/>
          <w:szCs w:val="18"/>
        </w:rPr>
      </w:pPr>
      <w:r>
        <w:rPr>
          <w:rFonts w:ascii="宋体" w:hAnsi="宋体"/>
          <w:sz w:val="18"/>
          <w:szCs w:val="18"/>
        </w:rPr>
        <w:t xml:space="preserve">    &lt;ex:conditionId&gt;Id-006&lt;/ex:conditionId&gt;</w:t>
      </w:r>
    </w:p>
    <w:p w14:paraId="439B8301">
      <w:pPr>
        <w:numPr>
          <w:ilvl w:val="255"/>
          <w:numId w:val="0"/>
        </w:numPr>
        <w:spacing w:line="240" w:lineRule="auto"/>
        <w:rPr>
          <w:rFonts w:hint="eastAsia" w:ascii="宋体" w:hAnsi="宋体"/>
          <w:sz w:val="18"/>
          <w:szCs w:val="18"/>
        </w:rPr>
      </w:pPr>
      <w:r>
        <w:rPr>
          <w:rFonts w:ascii="宋体" w:hAnsi="宋体"/>
          <w:sz w:val="18"/>
          <w:szCs w:val="18"/>
        </w:rPr>
        <w:t xml:space="preserve">    &lt;ex:conditionName&gt;OutDataPackets&lt;/ex:conditionName&gt;</w:t>
      </w:r>
    </w:p>
    <w:p w14:paraId="3AB23710">
      <w:pPr>
        <w:numPr>
          <w:ilvl w:val="255"/>
          <w:numId w:val="0"/>
        </w:numPr>
        <w:spacing w:line="240" w:lineRule="auto"/>
        <w:rPr>
          <w:rFonts w:hint="eastAsia" w:ascii="宋体" w:hAnsi="宋体"/>
          <w:sz w:val="18"/>
          <w:szCs w:val="18"/>
        </w:rPr>
      </w:pPr>
      <w:r>
        <w:rPr>
          <w:rFonts w:ascii="宋体" w:hAnsi="宋体"/>
          <w:sz w:val="18"/>
          <w:szCs w:val="18"/>
        </w:rPr>
        <w:t xml:space="preserve">    &lt;ex:operator&gt;greater than&lt;/ex:operator&gt;</w:t>
      </w:r>
    </w:p>
    <w:p w14:paraId="513E0BF9">
      <w:pPr>
        <w:numPr>
          <w:ilvl w:val="255"/>
          <w:numId w:val="0"/>
        </w:numPr>
        <w:spacing w:line="240" w:lineRule="auto"/>
        <w:rPr>
          <w:rFonts w:hint="eastAsia" w:ascii="宋体" w:hAnsi="宋体"/>
          <w:sz w:val="18"/>
          <w:szCs w:val="18"/>
        </w:rPr>
      </w:pPr>
      <w:r>
        <w:rPr>
          <w:rFonts w:ascii="宋体" w:hAnsi="宋体"/>
          <w:sz w:val="18"/>
          <w:szCs w:val="18"/>
        </w:rPr>
        <w:t xml:space="preserve">    &lt;ex:conditionValue&gt;20&lt;/ex:conditionValue&gt;</w:t>
      </w:r>
    </w:p>
    <w:p w14:paraId="0B74ED3E">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1FDEEE4">
      <w:pPr>
        <w:numPr>
          <w:ilvl w:val="255"/>
          <w:numId w:val="0"/>
        </w:numPr>
        <w:spacing w:line="240" w:lineRule="auto"/>
        <w:rPr>
          <w:rFonts w:hint="eastAsia" w:ascii="宋体" w:hAnsi="宋体"/>
          <w:sz w:val="18"/>
          <w:szCs w:val="18"/>
        </w:rPr>
      </w:pPr>
    </w:p>
    <w:p w14:paraId="4B773FF7">
      <w:pPr>
        <w:numPr>
          <w:ilvl w:val="255"/>
          <w:numId w:val="0"/>
        </w:numPr>
        <w:spacing w:line="240" w:lineRule="auto"/>
        <w:rPr>
          <w:rFonts w:hint="eastAsia" w:ascii="宋体" w:hAnsi="宋体"/>
          <w:sz w:val="18"/>
          <w:szCs w:val="18"/>
        </w:rPr>
      </w:pPr>
      <w:r>
        <w:rPr>
          <w:rFonts w:ascii="宋体" w:hAnsi="宋体"/>
          <w:sz w:val="18"/>
          <w:szCs w:val="18"/>
        </w:rPr>
        <w:t xml:space="preserve">  &lt;!-- Target Id-007 --&gt;</w:t>
      </w:r>
    </w:p>
    <w:p w14:paraId="496BE21D">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rdf:about="http://example.com/Target_Id-007"&gt;</w:t>
      </w:r>
    </w:p>
    <w:p w14:paraId="6BDCF29F">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74424DD6">
      <w:pPr>
        <w:numPr>
          <w:ilvl w:val="255"/>
          <w:numId w:val="0"/>
        </w:numPr>
        <w:spacing w:line="240" w:lineRule="auto"/>
        <w:rPr>
          <w:rFonts w:hint="eastAsia" w:ascii="宋体" w:hAnsi="宋体"/>
          <w:sz w:val="18"/>
          <w:szCs w:val="18"/>
        </w:rPr>
      </w:pPr>
      <w:r>
        <w:rPr>
          <w:rFonts w:ascii="宋体" w:hAnsi="宋体"/>
          <w:sz w:val="18"/>
          <w:szCs w:val="18"/>
        </w:rPr>
        <w:t xml:space="preserve">    &lt;ex:targetId&gt;Id-007&lt;/ex:targetId&gt;</w:t>
      </w:r>
    </w:p>
    <w:p w14:paraId="4A22E334">
      <w:pPr>
        <w:numPr>
          <w:ilvl w:val="255"/>
          <w:numId w:val="0"/>
        </w:numPr>
        <w:spacing w:line="240" w:lineRule="auto"/>
        <w:rPr>
          <w:rFonts w:hint="eastAsia" w:ascii="宋体" w:hAnsi="宋体"/>
          <w:sz w:val="18"/>
          <w:szCs w:val="18"/>
        </w:rPr>
      </w:pPr>
      <w:r>
        <w:rPr>
          <w:rFonts w:ascii="宋体" w:hAnsi="宋体"/>
          <w:sz w:val="18"/>
          <w:szCs w:val="18"/>
        </w:rPr>
        <w:t xml:space="preserve">    </w:t>
      </w:r>
    </w:p>
    <w:p w14:paraId="32F33F0C">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59F223BF">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rdf:resource="http://example.com/Condition_Id-008"/&gt;</w:t>
      </w:r>
    </w:p>
    <w:p w14:paraId="7820EAB7">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6A1B1CAD">
      <w:pPr>
        <w:numPr>
          <w:ilvl w:val="255"/>
          <w:numId w:val="0"/>
        </w:numPr>
        <w:spacing w:line="240" w:lineRule="auto"/>
        <w:rPr>
          <w:rFonts w:hint="eastAsia" w:ascii="宋体" w:hAnsi="宋体"/>
          <w:sz w:val="18"/>
          <w:szCs w:val="18"/>
        </w:rPr>
      </w:pPr>
    </w:p>
    <w:p w14:paraId="53D8337C">
      <w:pPr>
        <w:numPr>
          <w:ilvl w:val="255"/>
          <w:numId w:val="0"/>
        </w:numPr>
        <w:spacing w:line="240" w:lineRule="auto"/>
        <w:rPr>
          <w:rFonts w:hint="eastAsia" w:ascii="宋体" w:hAnsi="宋体"/>
          <w:sz w:val="18"/>
          <w:szCs w:val="18"/>
        </w:rPr>
      </w:pPr>
      <w:r>
        <w:rPr>
          <w:rFonts w:ascii="宋体" w:hAnsi="宋体"/>
          <w:sz w:val="18"/>
          <w:szCs w:val="18"/>
        </w:rPr>
        <w:t xml:space="preserve">  &lt;!-- Condition Id-008 --&gt;</w:t>
      </w:r>
    </w:p>
    <w:p w14:paraId="719E3BE0">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rdf:about="http://example.com/Condition_Id-008"&gt;</w:t>
      </w:r>
    </w:p>
    <w:p w14:paraId="384F8B7D">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5A31BDB3">
      <w:pPr>
        <w:numPr>
          <w:ilvl w:val="255"/>
          <w:numId w:val="0"/>
        </w:numPr>
        <w:spacing w:line="240" w:lineRule="auto"/>
        <w:rPr>
          <w:rFonts w:hint="eastAsia" w:ascii="宋体" w:hAnsi="宋体"/>
          <w:sz w:val="18"/>
          <w:szCs w:val="18"/>
        </w:rPr>
      </w:pPr>
      <w:r>
        <w:rPr>
          <w:rFonts w:ascii="宋体" w:hAnsi="宋体"/>
          <w:sz w:val="18"/>
          <w:szCs w:val="18"/>
        </w:rPr>
        <w:t xml:space="preserve">    &lt;ex:conditionId&gt;Id-008&lt;/ex:conditionId&gt;</w:t>
      </w:r>
    </w:p>
    <w:p w14:paraId="282CE0CA">
      <w:pPr>
        <w:numPr>
          <w:ilvl w:val="255"/>
          <w:numId w:val="0"/>
        </w:numPr>
        <w:spacing w:line="240" w:lineRule="auto"/>
        <w:rPr>
          <w:rFonts w:hint="eastAsia" w:ascii="宋体" w:hAnsi="宋体"/>
          <w:sz w:val="18"/>
          <w:szCs w:val="18"/>
        </w:rPr>
      </w:pPr>
      <w:r>
        <w:rPr>
          <w:rFonts w:ascii="宋体" w:hAnsi="宋体"/>
          <w:sz w:val="18"/>
          <w:szCs w:val="18"/>
        </w:rPr>
        <w:t xml:space="preserve">    &lt;ex:conditionName&gt;ServiceStartTime&lt;/ex:conditionName&gt;</w:t>
      </w:r>
    </w:p>
    <w:p w14:paraId="55989C99">
      <w:pPr>
        <w:numPr>
          <w:ilvl w:val="255"/>
          <w:numId w:val="0"/>
        </w:numPr>
        <w:spacing w:line="240" w:lineRule="auto"/>
        <w:rPr>
          <w:rFonts w:hint="eastAsia" w:ascii="宋体" w:hAnsi="宋体"/>
          <w:sz w:val="18"/>
          <w:szCs w:val="18"/>
        </w:rPr>
      </w:pPr>
      <w:r>
        <w:rPr>
          <w:rFonts w:ascii="宋体" w:hAnsi="宋体"/>
          <w:sz w:val="18"/>
          <w:szCs w:val="18"/>
        </w:rPr>
        <w:t xml:space="preserve">    &lt;ex:operator&gt;less than&lt;/ex:operator&gt;</w:t>
      </w:r>
    </w:p>
    <w:p w14:paraId="5D723F15">
      <w:pPr>
        <w:numPr>
          <w:ilvl w:val="255"/>
          <w:numId w:val="0"/>
        </w:numPr>
        <w:spacing w:line="240" w:lineRule="auto"/>
        <w:rPr>
          <w:rFonts w:hint="eastAsia" w:ascii="宋体" w:hAnsi="宋体"/>
          <w:sz w:val="18"/>
          <w:szCs w:val="18"/>
        </w:rPr>
      </w:pPr>
      <w:r>
        <w:rPr>
          <w:rFonts w:ascii="宋体" w:hAnsi="宋体"/>
          <w:sz w:val="18"/>
          <w:szCs w:val="18"/>
        </w:rPr>
        <w:t xml:space="preserve">    &lt;ex:conditionValue&gt;5&lt;/ex:conditionValue&gt;</w:t>
      </w:r>
    </w:p>
    <w:p w14:paraId="1E6C8114">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16104386">
      <w:pPr>
        <w:numPr>
          <w:ilvl w:val="255"/>
          <w:numId w:val="0"/>
        </w:numPr>
        <w:spacing w:line="240" w:lineRule="auto"/>
        <w:rPr>
          <w:rFonts w:hint="eastAsia" w:ascii="宋体" w:hAnsi="宋体"/>
          <w:sz w:val="18"/>
          <w:szCs w:val="18"/>
        </w:rPr>
      </w:pPr>
    </w:p>
    <w:p w14:paraId="6618D90A">
      <w:pPr>
        <w:numPr>
          <w:ilvl w:val="255"/>
          <w:numId w:val="0"/>
        </w:numPr>
        <w:spacing w:line="240" w:lineRule="auto"/>
        <w:rPr>
          <w:rFonts w:hint="eastAsia" w:ascii="宋体" w:hAnsi="宋体"/>
          <w:sz w:val="18"/>
          <w:szCs w:val="18"/>
        </w:rPr>
      </w:pPr>
      <w:r>
        <w:rPr>
          <w:rFonts w:ascii="宋体" w:hAnsi="宋体"/>
          <w:sz w:val="18"/>
          <w:szCs w:val="18"/>
        </w:rPr>
        <w:t xml:space="preserve">  &lt;!-- Target Id-009 --&gt;</w:t>
      </w:r>
    </w:p>
    <w:p w14:paraId="4C925C95">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rdf:about="http://example.com/Target_Id-009"&gt;</w:t>
      </w:r>
    </w:p>
    <w:p w14:paraId="1F3CB9C0">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3C9980F1">
      <w:pPr>
        <w:numPr>
          <w:ilvl w:val="255"/>
          <w:numId w:val="0"/>
        </w:numPr>
        <w:spacing w:line="240" w:lineRule="auto"/>
        <w:rPr>
          <w:rFonts w:hint="eastAsia" w:ascii="宋体" w:hAnsi="宋体"/>
          <w:sz w:val="18"/>
          <w:szCs w:val="18"/>
        </w:rPr>
      </w:pPr>
      <w:r>
        <w:rPr>
          <w:rFonts w:ascii="宋体" w:hAnsi="宋体"/>
          <w:sz w:val="18"/>
          <w:szCs w:val="18"/>
        </w:rPr>
        <w:t xml:space="preserve">    &lt;ex:targetId&gt;Id-009&lt;/ex:targetId&gt;</w:t>
      </w:r>
    </w:p>
    <w:p w14:paraId="04E8D2C0">
      <w:pPr>
        <w:numPr>
          <w:ilvl w:val="255"/>
          <w:numId w:val="0"/>
        </w:numPr>
        <w:spacing w:line="240" w:lineRule="auto"/>
        <w:rPr>
          <w:rFonts w:hint="eastAsia" w:ascii="宋体" w:hAnsi="宋体"/>
          <w:sz w:val="18"/>
          <w:szCs w:val="18"/>
        </w:rPr>
      </w:pPr>
      <w:r>
        <w:rPr>
          <w:rFonts w:ascii="宋体" w:hAnsi="宋体"/>
          <w:sz w:val="18"/>
          <w:szCs w:val="18"/>
        </w:rPr>
        <w:t xml:space="preserve">    </w:t>
      </w:r>
    </w:p>
    <w:p w14:paraId="70478E4E">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39BA0817">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rdf:resource="http://example.com/Condition_Id-010"/&gt;</w:t>
      </w:r>
    </w:p>
    <w:p w14:paraId="516B6085">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5A35D21">
      <w:pPr>
        <w:numPr>
          <w:ilvl w:val="255"/>
          <w:numId w:val="0"/>
        </w:numPr>
        <w:spacing w:line="240" w:lineRule="auto"/>
        <w:rPr>
          <w:rFonts w:hint="eastAsia" w:ascii="宋体" w:hAnsi="宋体"/>
          <w:sz w:val="18"/>
          <w:szCs w:val="18"/>
        </w:rPr>
      </w:pPr>
    </w:p>
    <w:p w14:paraId="60D616B7">
      <w:pPr>
        <w:numPr>
          <w:ilvl w:val="255"/>
          <w:numId w:val="0"/>
        </w:numPr>
        <w:spacing w:line="240" w:lineRule="auto"/>
        <w:rPr>
          <w:rFonts w:hint="eastAsia" w:ascii="宋体" w:hAnsi="宋体"/>
          <w:sz w:val="18"/>
          <w:szCs w:val="18"/>
        </w:rPr>
      </w:pPr>
      <w:r>
        <w:rPr>
          <w:rFonts w:ascii="宋体" w:hAnsi="宋体"/>
          <w:sz w:val="18"/>
          <w:szCs w:val="18"/>
        </w:rPr>
        <w:t xml:space="preserve">  &lt;!-- Condition Id-010 --&gt;</w:t>
      </w:r>
    </w:p>
    <w:p w14:paraId="7B6D149E">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rdf:about="http://example.com/Condition_Id-010"&gt;</w:t>
      </w:r>
    </w:p>
    <w:p w14:paraId="0B345946">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744049D0">
      <w:pPr>
        <w:numPr>
          <w:ilvl w:val="255"/>
          <w:numId w:val="0"/>
        </w:numPr>
        <w:spacing w:line="240" w:lineRule="auto"/>
        <w:rPr>
          <w:rFonts w:hint="eastAsia" w:ascii="宋体" w:hAnsi="宋体"/>
          <w:sz w:val="18"/>
          <w:szCs w:val="18"/>
        </w:rPr>
      </w:pPr>
      <w:r>
        <w:rPr>
          <w:rFonts w:ascii="宋体" w:hAnsi="宋体"/>
          <w:sz w:val="18"/>
          <w:szCs w:val="18"/>
        </w:rPr>
        <w:t xml:space="preserve">    &lt;ex:conditionId&gt;Id-010&lt;/ex:conditionId&gt;</w:t>
      </w:r>
    </w:p>
    <w:p w14:paraId="68D28619">
      <w:pPr>
        <w:numPr>
          <w:ilvl w:val="255"/>
          <w:numId w:val="0"/>
        </w:numPr>
        <w:spacing w:line="240" w:lineRule="auto"/>
        <w:rPr>
          <w:rFonts w:hint="eastAsia" w:ascii="宋体" w:hAnsi="宋体"/>
          <w:sz w:val="18"/>
          <w:szCs w:val="18"/>
        </w:rPr>
      </w:pPr>
      <w:r>
        <w:rPr>
          <w:rFonts w:ascii="宋体" w:hAnsi="宋体"/>
          <w:sz w:val="18"/>
          <w:szCs w:val="18"/>
        </w:rPr>
        <w:t xml:space="preserve">    &lt;ex:conditionName&gt;ResourceSharingLevel&lt;/ex:conditionName&gt;</w:t>
      </w:r>
    </w:p>
    <w:p w14:paraId="0BBE83C1">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084B3791">
      <w:pPr>
        <w:numPr>
          <w:ilvl w:val="255"/>
          <w:numId w:val="0"/>
        </w:numPr>
        <w:spacing w:line="240" w:lineRule="auto"/>
        <w:rPr>
          <w:rFonts w:hint="eastAsia" w:ascii="宋体" w:hAnsi="宋体"/>
          <w:sz w:val="18"/>
          <w:szCs w:val="18"/>
        </w:rPr>
      </w:pPr>
      <w:r>
        <w:rPr>
          <w:rFonts w:ascii="宋体" w:hAnsi="宋体"/>
          <w:sz w:val="18"/>
          <w:szCs w:val="18"/>
        </w:rPr>
        <w:t xml:space="preserve">    &lt;ex:conditionValue&gt;shared&lt;/ex:conditionValue&gt;</w:t>
      </w:r>
    </w:p>
    <w:p w14:paraId="24109C5C">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139C290E">
      <w:pPr>
        <w:numPr>
          <w:ilvl w:val="255"/>
          <w:numId w:val="0"/>
        </w:numPr>
        <w:spacing w:line="240" w:lineRule="auto"/>
        <w:rPr>
          <w:rFonts w:hint="eastAsia" w:ascii="宋体" w:hAnsi="宋体"/>
          <w:sz w:val="18"/>
          <w:szCs w:val="18"/>
        </w:rPr>
      </w:pPr>
    </w:p>
    <w:p w14:paraId="61C376BF">
      <w:pPr>
        <w:numPr>
          <w:ilvl w:val="255"/>
          <w:numId w:val="0"/>
        </w:numPr>
        <w:spacing w:line="240" w:lineRule="auto"/>
        <w:rPr>
          <w:rFonts w:hint="eastAsia" w:ascii="宋体" w:hAnsi="宋体"/>
          <w:sz w:val="18"/>
          <w:szCs w:val="18"/>
        </w:rPr>
      </w:pPr>
      <w:r>
        <w:rPr>
          <w:rFonts w:ascii="宋体" w:hAnsi="宋体"/>
          <w:sz w:val="18"/>
          <w:szCs w:val="18"/>
        </w:rPr>
        <w:t xml:space="preserve">  &lt;!-- Target Id-011 --&gt;</w:t>
      </w:r>
    </w:p>
    <w:p w14:paraId="033AF6FE">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rdf:about="http://example.com/Target_Id-011"&gt;</w:t>
      </w:r>
    </w:p>
    <w:p w14:paraId="681F0C3D">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326090A9">
      <w:pPr>
        <w:numPr>
          <w:ilvl w:val="255"/>
          <w:numId w:val="0"/>
        </w:numPr>
        <w:spacing w:line="240" w:lineRule="auto"/>
        <w:rPr>
          <w:rFonts w:hint="eastAsia" w:ascii="宋体" w:hAnsi="宋体"/>
          <w:sz w:val="18"/>
          <w:szCs w:val="18"/>
        </w:rPr>
      </w:pPr>
      <w:r>
        <w:rPr>
          <w:rFonts w:ascii="宋体" w:hAnsi="宋体"/>
          <w:sz w:val="18"/>
          <w:szCs w:val="18"/>
        </w:rPr>
        <w:t xml:space="preserve">    &lt;ex:targetId&gt;Id-011&lt;/ex:targetId&gt;</w:t>
      </w:r>
    </w:p>
    <w:p w14:paraId="78D68315">
      <w:pPr>
        <w:numPr>
          <w:ilvl w:val="255"/>
          <w:numId w:val="0"/>
        </w:numPr>
        <w:spacing w:line="240" w:lineRule="auto"/>
        <w:rPr>
          <w:rFonts w:hint="eastAsia" w:ascii="宋体" w:hAnsi="宋体"/>
          <w:sz w:val="18"/>
          <w:szCs w:val="18"/>
        </w:rPr>
      </w:pPr>
      <w:r>
        <w:rPr>
          <w:rFonts w:ascii="宋体" w:hAnsi="宋体"/>
          <w:sz w:val="18"/>
          <w:szCs w:val="18"/>
        </w:rPr>
        <w:t xml:space="preserve">    </w:t>
      </w:r>
    </w:p>
    <w:p w14:paraId="5F4FCB8F">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318B18E3">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rdf:resource="http://example.com/Condition_Id-012"/&gt;</w:t>
      </w:r>
    </w:p>
    <w:p w14:paraId="722EEDFE">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3DAC1931">
      <w:pPr>
        <w:numPr>
          <w:ilvl w:val="255"/>
          <w:numId w:val="0"/>
        </w:numPr>
        <w:spacing w:line="240" w:lineRule="auto"/>
        <w:rPr>
          <w:rFonts w:hint="eastAsia" w:ascii="宋体" w:hAnsi="宋体"/>
          <w:sz w:val="18"/>
          <w:szCs w:val="18"/>
        </w:rPr>
      </w:pPr>
    </w:p>
    <w:p w14:paraId="358778CE">
      <w:pPr>
        <w:numPr>
          <w:ilvl w:val="255"/>
          <w:numId w:val="0"/>
        </w:numPr>
        <w:spacing w:line="240" w:lineRule="auto"/>
        <w:rPr>
          <w:rFonts w:hint="eastAsia" w:ascii="宋体" w:hAnsi="宋体"/>
          <w:sz w:val="18"/>
          <w:szCs w:val="18"/>
        </w:rPr>
      </w:pPr>
      <w:r>
        <w:rPr>
          <w:rFonts w:ascii="宋体" w:hAnsi="宋体"/>
          <w:sz w:val="18"/>
          <w:szCs w:val="18"/>
        </w:rPr>
        <w:t xml:space="preserve">  &lt;!-- Condition Id-012 --&gt;</w:t>
      </w:r>
    </w:p>
    <w:p w14:paraId="2B758368">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rdf:about="http://example.com/Condition_Id-012"&gt;</w:t>
      </w:r>
    </w:p>
    <w:p w14:paraId="6A4E4AFF">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4BFDE531">
      <w:pPr>
        <w:numPr>
          <w:ilvl w:val="255"/>
          <w:numId w:val="0"/>
        </w:numPr>
        <w:spacing w:line="240" w:lineRule="auto"/>
        <w:rPr>
          <w:rFonts w:hint="eastAsia" w:ascii="宋体" w:hAnsi="宋体"/>
          <w:sz w:val="18"/>
          <w:szCs w:val="18"/>
        </w:rPr>
      </w:pPr>
      <w:r>
        <w:rPr>
          <w:rFonts w:ascii="宋体" w:hAnsi="宋体"/>
          <w:sz w:val="18"/>
          <w:szCs w:val="18"/>
        </w:rPr>
        <w:t xml:space="preserve">    &lt;ex:conditionId&gt;Id-012&lt;/ex:conditionId&gt;</w:t>
      </w:r>
    </w:p>
    <w:p w14:paraId="6015D976">
      <w:pPr>
        <w:numPr>
          <w:ilvl w:val="255"/>
          <w:numId w:val="0"/>
        </w:numPr>
        <w:spacing w:line="240" w:lineRule="auto"/>
        <w:rPr>
          <w:rFonts w:hint="eastAsia" w:ascii="宋体" w:hAnsi="宋体"/>
          <w:sz w:val="18"/>
          <w:szCs w:val="18"/>
        </w:rPr>
      </w:pPr>
      <w:r>
        <w:rPr>
          <w:rFonts w:ascii="宋体" w:hAnsi="宋体"/>
          <w:sz w:val="18"/>
          <w:szCs w:val="18"/>
        </w:rPr>
        <w:t xml:space="preserve">    &lt;ex:conditionName&gt;DeploymentLocation&lt;/ex:conditionName&gt;</w:t>
      </w:r>
    </w:p>
    <w:p w14:paraId="7180B5A2">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2D589588">
      <w:pPr>
        <w:numPr>
          <w:ilvl w:val="255"/>
          <w:numId w:val="0"/>
        </w:numPr>
        <w:spacing w:line="240" w:lineRule="auto"/>
        <w:rPr>
          <w:rFonts w:hint="eastAsia" w:ascii="宋体" w:hAnsi="宋体"/>
          <w:sz w:val="18"/>
          <w:szCs w:val="18"/>
        </w:rPr>
      </w:pPr>
      <w:r>
        <w:rPr>
          <w:rFonts w:ascii="宋体" w:hAnsi="宋体"/>
          <w:sz w:val="18"/>
          <w:szCs w:val="18"/>
        </w:rPr>
        <w:t xml:space="preserve">    &lt;ex:conditionValue&gt;China, ZheJiang, Ningbo, XX产业园区&lt;/ex:conditionValue&gt;</w:t>
      </w:r>
    </w:p>
    <w:p w14:paraId="041DDC47">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FD2A7F1">
      <w:pPr>
        <w:numPr>
          <w:ilvl w:val="255"/>
          <w:numId w:val="0"/>
        </w:numPr>
        <w:spacing w:line="240" w:lineRule="auto"/>
        <w:rPr>
          <w:rFonts w:hint="eastAsia" w:ascii="宋体" w:hAnsi="宋体"/>
          <w:sz w:val="18"/>
          <w:szCs w:val="18"/>
        </w:rPr>
      </w:pPr>
    </w:p>
    <w:p w14:paraId="1347D26B">
      <w:pPr>
        <w:numPr>
          <w:ilvl w:val="255"/>
          <w:numId w:val="0"/>
        </w:numPr>
        <w:spacing w:line="240" w:lineRule="auto"/>
        <w:rPr>
          <w:rFonts w:hint="eastAsia" w:ascii="宋体" w:hAnsi="宋体"/>
          <w:sz w:val="18"/>
          <w:szCs w:val="18"/>
        </w:rPr>
      </w:pPr>
      <w:r>
        <w:rPr>
          <w:rFonts w:ascii="宋体" w:hAnsi="宋体"/>
          <w:sz w:val="18"/>
          <w:szCs w:val="18"/>
        </w:rPr>
        <w:t xml:space="preserve">  &lt;!-- Target Id-013 --&gt;</w:t>
      </w:r>
    </w:p>
    <w:p w14:paraId="0DA3F6D4">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rdf:about="http://example.com/Target_Id-013"&gt;</w:t>
      </w:r>
    </w:p>
    <w:p w14:paraId="4D77741A">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0BEF40D9">
      <w:pPr>
        <w:numPr>
          <w:ilvl w:val="255"/>
          <w:numId w:val="0"/>
        </w:numPr>
        <w:spacing w:line="240" w:lineRule="auto"/>
        <w:rPr>
          <w:rFonts w:hint="eastAsia" w:ascii="宋体" w:hAnsi="宋体"/>
          <w:sz w:val="18"/>
          <w:szCs w:val="18"/>
        </w:rPr>
      </w:pPr>
      <w:r>
        <w:rPr>
          <w:rFonts w:ascii="宋体" w:hAnsi="宋体"/>
          <w:sz w:val="18"/>
          <w:szCs w:val="18"/>
        </w:rPr>
        <w:t xml:space="preserve">    &lt;ex:targetId&gt;Id-013&lt;/ex:targetId&gt;</w:t>
      </w:r>
    </w:p>
    <w:p w14:paraId="33100F4E">
      <w:pPr>
        <w:numPr>
          <w:ilvl w:val="255"/>
          <w:numId w:val="0"/>
        </w:numPr>
        <w:spacing w:line="240" w:lineRule="auto"/>
        <w:rPr>
          <w:rFonts w:hint="eastAsia" w:ascii="宋体" w:hAnsi="宋体"/>
          <w:sz w:val="18"/>
          <w:szCs w:val="18"/>
        </w:rPr>
      </w:pPr>
      <w:r>
        <w:rPr>
          <w:rFonts w:ascii="宋体" w:hAnsi="宋体"/>
          <w:sz w:val="18"/>
          <w:szCs w:val="18"/>
        </w:rPr>
        <w:t xml:space="preserve">    </w:t>
      </w:r>
    </w:p>
    <w:p w14:paraId="70DCD36B">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44276E4F">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rdf:resource="http://example.com/Condition_Id-014"/&gt;</w:t>
      </w:r>
    </w:p>
    <w:p w14:paraId="5D52334F">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3435800">
      <w:pPr>
        <w:numPr>
          <w:ilvl w:val="255"/>
          <w:numId w:val="0"/>
        </w:numPr>
        <w:spacing w:line="240" w:lineRule="auto"/>
        <w:rPr>
          <w:rFonts w:hint="eastAsia" w:ascii="宋体" w:hAnsi="宋体"/>
          <w:sz w:val="18"/>
          <w:szCs w:val="18"/>
        </w:rPr>
      </w:pPr>
    </w:p>
    <w:p w14:paraId="7AECB3C9">
      <w:pPr>
        <w:numPr>
          <w:ilvl w:val="255"/>
          <w:numId w:val="0"/>
        </w:numPr>
        <w:spacing w:line="240" w:lineRule="auto"/>
        <w:rPr>
          <w:rFonts w:hint="eastAsia" w:ascii="宋体" w:hAnsi="宋体"/>
          <w:sz w:val="18"/>
          <w:szCs w:val="18"/>
        </w:rPr>
      </w:pPr>
      <w:r>
        <w:rPr>
          <w:rFonts w:ascii="宋体" w:hAnsi="宋体"/>
          <w:sz w:val="18"/>
          <w:szCs w:val="18"/>
        </w:rPr>
        <w:t xml:space="preserve">  &lt;!-- Condition Id-014 --&gt;</w:t>
      </w:r>
    </w:p>
    <w:p w14:paraId="698BC642">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rdf:about="http://example.com/Condition_Id-014"&gt;</w:t>
      </w:r>
    </w:p>
    <w:p w14:paraId="563AE4CC">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505802C4">
      <w:pPr>
        <w:numPr>
          <w:ilvl w:val="255"/>
          <w:numId w:val="0"/>
        </w:numPr>
        <w:spacing w:line="240" w:lineRule="auto"/>
        <w:rPr>
          <w:rFonts w:hint="eastAsia" w:ascii="宋体" w:hAnsi="宋体"/>
          <w:sz w:val="18"/>
          <w:szCs w:val="18"/>
        </w:rPr>
      </w:pPr>
      <w:r>
        <w:rPr>
          <w:rFonts w:ascii="宋体" w:hAnsi="宋体"/>
          <w:sz w:val="18"/>
          <w:szCs w:val="18"/>
        </w:rPr>
        <w:t xml:space="preserve">    &lt;ex:conditionId&gt;Id-014&lt;/ex:conditionId&gt;</w:t>
      </w:r>
    </w:p>
    <w:p w14:paraId="1A35FB9F">
      <w:pPr>
        <w:numPr>
          <w:ilvl w:val="255"/>
          <w:numId w:val="0"/>
        </w:numPr>
        <w:spacing w:line="240" w:lineRule="auto"/>
        <w:rPr>
          <w:rFonts w:hint="eastAsia" w:ascii="宋体" w:hAnsi="宋体"/>
          <w:sz w:val="18"/>
          <w:szCs w:val="18"/>
        </w:rPr>
      </w:pPr>
      <w:r>
        <w:rPr>
          <w:rFonts w:ascii="宋体" w:hAnsi="宋体"/>
          <w:sz w:val="18"/>
          <w:szCs w:val="18"/>
        </w:rPr>
        <w:t xml:space="preserve">    &lt;ex:conditionName&gt;NetworkType&lt;/ex:conditionName&gt;</w:t>
      </w:r>
    </w:p>
    <w:p w14:paraId="3D247874">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182470DC">
      <w:pPr>
        <w:numPr>
          <w:ilvl w:val="255"/>
          <w:numId w:val="0"/>
        </w:numPr>
        <w:spacing w:line="240" w:lineRule="auto"/>
        <w:rPr>
          <w:rFonts w:hint="eastAsia" w:ascii="宋体" w:hAnsi="宋体"/>
          <w:sz w:val="18"/>
          <w:szCs w:val="18"/>
        </w:rPr>
      </w:pPr>
      <w:r>
        <w:rPr>
          <w:rFonts w:ascii="宋体" w:hAnsi="宋体"/>
          <w:sz w:val="18"/>
          <w:szCs w:val="18"/>
        </w:rPr>
        <w:t xml:space="preserve">    &lt;ex:conditionValue&gt;ToB&lt;/ex:conditionValue&gt;</w:t>
      </w:r>
    </w:p>
    <w:p w14:paraId="5C3F6A2A">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2856288E">
      <w:pPr>
        <w:numPr>
          <w:ilvl w:val="255"/>
          <w:numId w:val="0"/>
        </w:numPr>
        <w:spacing w:line="240" w:lineRule="auto"/>
        <w:rPr>
          <w:rFonts w:hint="eastAsia" w:ascii="宋体" w:hAnsi="宋体"/>
          <w:sz w:val="18"/>
          <w:szCs w:val="18"/>
        </w:rPr>
      </w:pPr>
    </w:p>
    <w:p w14:paraId="514BB9C0">
      <w:pPr>
        <w:numPr>
          <w:ilvl w:val="255"/>
          <w:numId w:val="0"/>
        </w:numPr>
        <w:spacing w:line="240" w:lineRule="auto"/>
        <w:rPr>
          <w:rFonts w:hint="eastAsia" w:ascii="宋体" w:hAnsi="宋体"/>
          <w:sz w:val="18"/>
          <w:szCs w:val="18"/>
        </w:rPr>
      </w:pPr>
      <w:r>
        <w:rPr>
          <w:rFonts w:ascii="宋体" w:hAnsi="宋体"/>
          <w:sz w:val="18"/>
          <w:szCs w:val="18"/>
        </w:rPr>
        <w:t xml:space="preserve">  &lt;!-- Target Id-015 --&gt;</w:t>
      </w:r>
    </w:p>
    <w:p w14:paraId="106B4D72">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rdf:about="http://example.com/Target_Id-015"&gt;</w:t>
      </w:r>
    </w:p>
    <w:p w14:paraId="39821A44">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5384F8EB">
      <w:pPr>
        <w:numPr>
          <w:ilvl w:val="255"/>
          <w:numId w:val="0"/>
        </w:numPr>
        <w:spacing w:line="240" w:lineRule="auto"/>
        <w:rPr>
          <w:rFonts w:hint="eastAsia" w:ascii="宋体" w:hAnsi="宋体"/>
          <w:sz w:val="18"/>
          <w:szCs w:val="18"/>
        </w:rPr>
      </w:pPr>
      <w:r>
        <w:rPr>
          <w:rFonts w:ascii="宋体" w:hAnsi="宋体"/>
          <w:sz w:val="18"/>
          <w:szCs w:val="18"/>
        </w:rPr>
        <w:t xml:space="preserve">    &lt;ex:targetId&gt;Id-015&lt;/ex:targetId&gt;</w:t>
      </w:r>
    </w:p>
    <w:p w14:paraId="58624F1F">
      <w:pPr>
        <w:numPr>
          <w:ilvl w:val="255"/>
          <w:numId w:val="0"/>
        </w:numPr>
        <w:spacing w:line="240" w:lineRule="auto"/>
        <w:rPr>
          <w:rFonts w:hint="eastAsia" w:ascii="宋体" w:hAnsi="宋体"/>
          <w:sz w:val="18"/>
          <w:szCs w:val="18"/>
        </w:rPr>
      </w:pPr>
      <w:r>
        <w:rPr>
          <w:rFonts w:ascii="宋体" w:hAnsi="宋体"/>
          <w:sz w:val="18"/>
          <w:szCs w:val="18"/>
        </w:rPr>
        <w:t xml:space="preserve">    </w:t>
      </w:r>
    </w:p>
    <w:p w14:paraId="76B6205C">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25F0503B">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rdf:resource="http://example.com/Condition_Id-016"/&gt;</w:t>
      </w:r>
    </w:p>
    <w:p w14:paraId="7DE121A4">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3C0041F2">
      <w:pPr>
        <w:numPr>
          <w:ilvl w:val="255"/>
          <w:numId w:val="0"/>
        </w:numPr>
        <w:spacing w:line="240" w:lineRule="auto"/>
        <w:rPr>
          <w:rFonts w:hint="eastAsia" w:ascii="宋体" w:hAnsi="宋体"/>
          <w:sz w:val="18"/>
          <w:szCs w:val="18"/>
        </w:rPr>
      </w:pPr>
    </w:p>
    <w:p w14:paraId="3DC89867">
      <w:pPr>
        <w:numPr>
          <w:ilvl w:val="255"/>
          <w:numId w:val="0"/>
        </w:numPr>
        <w:spacing w:line="240" w:lineRule="auto"/>
        <w:rPr>
          <w:rFonts w:hint="eastAsia" w:ascii="宋体" w:hAnsi="宋体"/>
          <w:sz w:val="18"/>
          <w:szCs w:val="18"/>
        </w:rPr>
      </w:pPr>
      <w:r>
        <w:rPr>
          <w:rFonts w:ascii="宋体" w:hAnsi="宋体"/>
          <w:sz w:val="18"/>
          <w:szCs w:val="18"/>
        </w:rPr>
        <w:t xml:space="preserve">  &lt;!-- Condition Id-016 --&gt;</w:t>
      </w:r>
    </w:p>
    <w:p w14:paraId="0639BEB1">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rdf:about="http://example.com/Condition_Id-016"&gt;</w:t>
      </w:r>
    </w:p>
    <w:p w14:paraId="3BAA4C84">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1B01B61C">
      <w:pPr>
        <w:numPr>
          <w:ilvl w:val="255"/>
          <w:numId w:val="0"/>
        </w:numPr>
        <w:spacing w:line="240" w:lineRule="auto"/>
        <w:rPr>
          <w:rFonts w:hint="eastAsia" w:ascii="宋体" w:hAnsi="宋体"/>
          <w:sz w:val="18"/>
          <w:szCs w:val="18"/>
        </w:rPr>
      </w:pPr>
      <w:r>
        <w:rPr>
          <w:rFonts w:ascii="宋体" w:hAnsi="宋体"/>
          <w:sz w:val="18"/>
          <w:szCs w:val="18"/>
        </w:rPr>
        <w:t xml:space="preserve">    &lt;ex:conditionId&gt;Id-016&lt;/ex:conditionId&gt;</w:t>
      </w:r>
    </w:p>
    <w:p w14:paraId="2770A175">
      <w:pPr>
        <w:numPr>
          <w:ilvl w:val="255"/>
          <w:numId w:val="0"/>
        </w:numPr>
        <w:spacing w:line="240" w:lineRule="auto"/>
        <w:rPr>
          <w:rFonts w:hint="eastAsia" w:ascii="宋体" w:hAnsi="宋体"/>
          <w:sz w:val="18"/>
          <w:szCs w:val="18"/>
        </w:rPr>
      </w:pPr>
      <w:r>
        <w:rPr>
          <w:rFonts w:ascii="宋体" w:hAnsi="宋体"/>
          <w:sz w:val="18"/>
          <w:szCs w:val="18"/>
        </w:rPr>
        <w:t xml:space="preserve">    &lt;ex:conditionName&gt;DeploymentType&lt;/ex:conditionName&gt;</w:t>
      </w:r>
    </w:p>
    <w:p w14:paraId="150D8241">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552AE80E">
      <w:pPr>
        <w:numPr>
          <w:ilvl w:val="255"/>
          <w:numId w:val="0"/>
        </w:numPr>
        <w:spacing w:line="240" w:lineRule="auto"/>
        <w:rPr>
          <w:rFonts w:hint="eastAsia" w:ascii="宋体" w:hAnsi="宋体"/>
          <w:sz w:val="18"/>
          <w:szCs w:val="18"/>
        </w:rPr>
      </w:pPr>
      <w:r>
        <w:rPr>
          <w:rFonts w:ascii="宋体" w:hAnsi="宋体"/>
          <w:sz w:val="18"/>
          <w:szCs w:val="18"/>
        </w:rPr>
        <w:t xml:space="preserve">    &lt;ex:conditionValue&gt;Physical&lt;/ex:conditionValue&gt;</w:t>
      </w:r>
    </w:p>
    <w:p w14:paraId="6CF933DD">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68FEA407">
      <w:pPr>
        <w:numPr>
          <w:ilvl w:val="255"/>
          <w:numId w:val="0"/>
        </w:numPr>
        <w:spacing w:line="240" w:lineRule="auto"/>
        <w:rPr>
          <w:rFonts w:hint="eastAsia" w:ascii="宋体" w:hAnsi="宋体"/>
          <w:sz w:val="18"/>
          <w:szCs w:val="18"/>
        </w:rPr>
      </w:pPr>
    </w:p>
    <w:p w14:paraId="2DA35B4A">
      <w:pPr>
        <w:numPr>
          <w:ilvl w:val="255"/>
          <w:numId w:val="0"/>
        </w:numPr>
        <w:spacing w:line="240" w:lineRule="auto"/>
        <w:rPr>
          <w:rFonts w:hint="eastAsia" w:ascii="宋体" w:hAnsi="宋体"/>
          <w:sz w:val="18"/>
          <w:szCs w:val="18"/>
        </w:rPr>
      </w:pPr>
      <w:r>
        <w:rPr>
          <w:rFonts w:ascii="宋体" w:hAnsi="宋体"/>
          <w:sz w:val="18"/>
          <w:szCs w:val="18"/>
        </w:rPr>
        <w:t xml:space="preserve">  &lt;!-- 第二个Expectation --&gt;</w:t>
      </w:r>
    </w:p>
    <w:p w14:paraId="162539BF">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rdf:about="http://example.com/Expectation_2"&gt;</w:t>
      </w:r>
    </w:p>
    <w:p w14:paraId="315C8DEC">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rdf:resource="http://example.com/Expectation"/&gt;</w:t>
      </w:r>
    </w:p>
    <w:p w14:paraId="0C7759B3">
      <w:pPr>
        <w:numPr>
          <w:ilvl w:val="255"/>
          <w:numId w:val="0"/>
        </w:numPr>
        <w:spacing w:line="240" w:lineRule="auto"/>
        <w:rPr>
          <w:rFonts w:hint="eastAsia" w:ascii="宋体" w:hAnsi="宋体"/>
          <w:sz w:val="18"/>
          <w:szCs w:val="18"/>
        </w:rPr>
      </w:pPr>
      <w:r>
        <w:rPr>
          <w:rFonts w:ascii="宋体" w:hAnsi="宋体"/>
          <w:sz w:val="18"/>
          <w:szCs w:val="18"/>
        </w:rPr>
        <w:t xml:space="preserve">    &lt;ex:expectationId&gt;2&lt;/ex:expectationId&gt;</w:t>
      </w:r>
    </w:p>
    <w:p w14:paraId="59759496">
      <w:pPr>
        <w:numPr>
          <w:ilvl w:val="255"/>
          <w:numId w:val="0"/>
        </w:numPr>
        <w:spacing w:line="240" w:lineRule="auto"/>
        <w:rPr>
          <w:rFonts w:hint="eastAsia" w:ascii="宋体" w:hAnsi="宋体"/>
          <w:sz w:val="18"/>
          <w:szCs w:val="18"/>
        </w:rPr>
      </w:pPr>
      <w:r>
        <w:rPr>
          <w:rFonts w:ascii="宋体" w:hAnsi="宋体"/>
          <w:sz w:val="18"/>
          <w:szCs w:val="18"/>
        </w:rPr>
        <w:t xml:space="preserve">    &lt;ex:expectationType&gt;Property&lt;/ex:expectationType&gt;</w:t>
      </w:r>
    </w:p>
    <w:p w14:paraId="6E76AA9C">
      <w:pPr>
        <w:numPr>
          <w:ilvl w:val="255"/>
          <w:numId w:val="0"/>
        </w:numPr>
        <w:spacing w:line="240" w:lineRule="auto"/>
        <w:rPr>
          <w:rFonts w:hint="eastAsia" w:ascii="宋体" w:hAnsi="宋体"/>
          <w:sz w:val="18"/>
          <w:szCs w:val="18"/>
        </w:rPr>
      </w:pPr>
      <w:r>
        <w:rPr>
          <w:rFonts w:ascii="宋体" w:hAnsi="宋体"/>
          <w:sz w:val="18"/>
          <w:szCs w:val="18"/>
        </w:rPr>
        <w:t xml:space="preserve">    </w:t>
      </w:r>
    </w:p>
    <w:p w14:paraId="7EB9C3E1">
      <w:pPr>
        <w:numPr>
          <w:ilvl w:val="255"/>
          <w:numId w:val="0"/>
        </w:numPr>
        <w:spacing w:line="240" w:lineRule="auto"/>
        <w:rPr>
          <w:rFonts w:hint="eastAsia" w:ascii="宋体" w:hAnsi="宋体"/>
          <w:sz w:val="18"/>
          <w:szCs w:val="18"/>
        </w:rPr>
      </w:pPr>
      <w:r>
        <w:rPr>
          <w:rFonts w:ascii="宋体" w:hAnsi="宋体"/>
          <w:sz w:val="18"/>
          <w:szCs w:val="18"/>
        </w:rPr>
        <w:t xml:space="preserve">    &lt;!-- 关联Targets --&gt;</w:t>
      </w:r>
    </w:p>
    <w:p w14:paraId="54C0E31A">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rdf:resource="http://example.com/Target_Id-017"/&gt;</w:t>
      </w:r>
    </w:p>
    <w:p w14:paraId="5DEF9F29">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rdf:resource="http://example.com/Target_Id-019"/&gt;</w:t>
      </w:r>
    </w:p>
    <w:p w14:paraId="6885A066">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rdf:resource="http://example.com/Target_Id-021"/&gt;</w:t>
      </w:r>
    </w:p>
    <w:p w14:paraId="26093D73">
      <w:pPr>
        <w:numPr>
          <w:ilvl w:val="255"/>
          <w:numId w:val="0"/>
        </w:numPr>
        <w:spacing w:line="240" w:lineRule="auto"/>
        <w:rPr>
          <w:rFonts w:hint="eastAsia" w:ascii="宋体" w:hAnsi="宋体"/>
          <w:sz w:val="18"/>
          <w:szCs w:val="18"/>
        </w:rPr>
      </w:pPr>
      <w:r>
        <w:rPr>
          <w:rFonts w:ascii="宋体" w:hAnsi="宋体"/>
          <w:sz w:val="18"/>
          <w:szCs w:val="18"/>
        </w:rPr>
        <w:t xml:space="preserve">    &lt;ex:hasTarget rdf:resource="http://example.com/Target_Id-023"/&gt;</w:t>
      </w:r>
    </w:p>
    <w:p w14:paraId="5FEA78D2">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0571AC96">
      <w:pPr>
        <w:numPr>
          <w:ilvl w:val="255"/>
          <w:numId w:val="0"/>
        </w:numPr>
        <w:spacing w:line="240" w:lineRule="auto"/>
        <w:rPr>
          <w:rFonts w:hint="eastAsia" w:ascii="宋体" w:hAnsi="宋体"/>
          <w:sz w:val="18"/>
          <w:szCs w:val="18"/>
        </w:rPr>
      </w:pPr>
    </w:p>
    <w:p w14:paraId="7CC1D412">
      <w:pPr>
        <w:numPr>
          <w:ilvl w:val="255"/>
          <w:numId w:val="0"/>
        </w:numPr>
        <w:spacing w:line="240" w:lineRule="auto"/>
        <w:rPr>
          <w:rFonts w:hint="eastAsia" w:ascii="宋体" w:hAnsi="宋体"/>
          <w:sz w:val="18"/>
          <w:szCs w:val="18"/>
        </w:rPr>
      </w:pPr>
      <w:r>
        <w:rPr>
          <w:rFonts w:ascii="宋体" w:hAnsi="宋体"/>
          <w:sz w:val="18"/>
          <w:szCs w:val="18"/>
        </w:rPr>
        <w:t xml:space="preserve">  &lt;!-- Target Id-017 --&gt;</w:t>
      </w:r>
    </w:p>
    <w:p w14:paraId="40FEB57E">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rdf:about="http://example.com/Target_Id-017"&gt;</w:t>
      </w:r>
    </w:p>
    <w:p w14:paraId="544777A5">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63CE3822">
      <w:pPr>
        <w:numPr>
          <w:ilvl w:val="255"/>
          <w:numId w:val="0"/>
        </w:numPr>
        <w:spacing w:line="240" w:lineRule="auto"/>
        <w:rPr>
          <w:rFonts w:hint="eastAsia" w:ascii="宋体" w:hAnsi="宋体"/>
          <w:sz w:val="18"/>
          <w:szCs w:val="18"/>
        </w:rPr>
      </w:pPr>
      <w:r>
        <w:rPr>
          <w:rFonts w:ascii="宋体" w:hAnsi="宋体"/>
          <w:sz w:val="18"/>
          <w:szCs w:val="18"/>
        </w:rPr>
        <w:t xml:space="preserve">    &lt;ex:targetId&gt;Id-017&lt;/ex:targetId&gt;</w:t>
      </w:r>
    </w:p>
    <w:p w14:paraId="6A964686">
      <w:pPr>
        <w:numPr>
          <w:ilvl w:val="255"/>
          <w:numId w:val="0"/>
        </w:numPr>
        <w:spacing w:line="240" w:lineRule="auto"/>
        <w:rPr>
          <w:rFonts w:hint="eastAsia" w:ascii="宋体" w:hAnsi="宋体"/>
          <w:sz w:val="18"/>
          <w:szCs w:val="18"/>
        </w:rPr>
      </w:pPr>
      <w:r>
        <w:rPr>
          <w:rFonts w:ascii="宋体" w:hAnsi="宋体"/>
          <w:sz w:val="18"/>
          <w:szCs w:val="18"/>
        </w:rPr>
        <w:t xml:space="preserve">    </w:t>
      </w:r>
    </w:p>
    <w:p w14:paraId="6C776E96">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3328D55D">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rdf:resource="http://example.com/Condition_Id-018"/&gt;</w:t>
      </w:r>
    </w:p>
    <w:p w14:paraId="1DA7DD6D">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78299D5D">
      <w:pPr>
        <w:numPr>
          <w:ilvl w:val="255"/>
          <w:numId w:val="0"/>
        </w:numPr>
        <w:spacing w:line="240" w:lineRule="auto"/>
        <w:rPr>
          <w:rFonts w:hint="eastAsia" w:ascii="宋体" w:hAnsi="宋体"/>
          <w:sz w:val="18"/>
          <w:szCs w:val="18"/>
        </w:rPr>
      </w:pPr>
    </w:p>
    <w:p w14:paraId="732E82A3">
      <w:pPr>
        <w:numPr>
          <w:ilvl w:val="255"/>
          <w:numId w:val="0"/>
        </w:numPr>
        <w:spacing w:line="240" w:lineRule="auto"/>
        <w:rPr>
          <w:rFonts w:hint="eastAsia" w:ascii="宋体" w:hAnsi="宋体"/>
          <w:sz w:val="18"/>
          <w:szCs w:val="18"/>
        </w:rPr>
      </w:pPr>
      <w:r>
        <w:rPr>
          <w:rFonts w:ascii="宋体" w:hAnsi="宋体"/>
          <w:sz w:val="18"/>
          <w:szCs w:val="18"/>
        </w:rPr>
        <w:t xml:space="preserve">  &lt;!-- Condition Id-018 --&gt;</w:t>
      </w:r>
    </w:p>
    <w:p w14:paraId="5BB089BC">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rdf:about="http://example.com/Condition_Id-018"&gt;</w:t>
      </w:r>
    </w:p>
    <w:p w14:paraId="37089978">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6E058783">
      <w:pPr>
        <w:numPr>
          <w:ilvl w:val="255"/>
          <w:numId w:val="0"/>
        </w:numPr>
        <w:spacing w:line="240" w:lineRule="auto"/>
        <w:rPr>
          <w:rFonts w:hint="eastAsia" w:ascii="宋体" w:hAnsi="宋体"/>
          <w:sz w:val="18"/>
          <w:szCs w:val="18"/>
        </w:rPr>
      </w:pPr>
      <w:r>
        <w:rPr>
          <w:rFonts w:ascii="宋体" w:hAnsi="宋体"/>
          <w:sz w:val="18"/>
          <w:szCs w:val="18"/>
        </w:rPr>
        <w:t xml:space="preserve">    &lt;ex:conditionId&gt;Id-018&lt;/ex:conditionId&gt;</w:t>
      </w:r>
    </w:p>
    <w:p w14:paraId="0ABB880C">
      <w:pPr>
        <w:numPr>
          <w:ilvl w:val="255"/>
          <w:numId w:val="0"/>
        </w:numPr>
        <w:spacing w:line="240" w:lineRule="auto"/>
        <w:rPr>
          <w:rFonts w:hint="eastAsia" w:ascii="宋体" w:hAnsi="宋体"/>
          <w:sz w:val="18"/>
          <w:szCs w:val="18"/>
        </w:rPr>
      </w:pPr>
      <w:r>
        <w:rPr>
          <w:rFonts w:ascii="宋体" w:hAnsi="宋体"/>
          <w:sz w:val="18"/>
          <w:szCs w:val="18"/>
        </w:rPr>
        <w:t xml:space="preserve">    &lt;ex:conditionName&gt;NfName&lt;/ex:conditionName&gt;</w:t>
      </w:r>
    </w:p>
    <w:p w14:paraId="5E4A123B">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2495D345">
      <w:pPr>
        <w:numPr>
          <w:ilvl w:val="255"/>
          <w:numId w:val="0"/>
        </w:numPr>
        <w:spacing w:line="240" w:lineRule="auto"/>
        <w:rPr>
          <w:rFonts w:hint="eastAsia" w:ascii="宋体" w:hAnsi="宋体"/>
          <w:sz w:val="18"/>
          <w:szCs w:val="18"/>
        </w:rPr>
      </w:pPr>
      <w:r>
        <w:rPr>
          <w:rFonts w:ascii="宋体" w:hAnsi="宋体"/>
          <w:sz w:val="18"/>
          <w:szCs w:val="18"/>
        </w:rPr>
        <w:t xml:space="preserve">    &lt;ex:conditionValue&gt;up_name&lt;/ex:conditionValue&gt;</w:t>
      </w:r>
    </w:p>
    <w:p w14:paraId="23D12746">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3910120F">
      <w:pPr>
        <w:numPr>
          <w:ilvl w:val="255"/>
          <w:numId w:val="0"/>
        </w:numPr>
        <w:spacing w:line="240" w:lineRule="auto"/>
        <w:rPr>
          <w:rFonts w:hint="eastAsia" w:ascii="宋体" w:hAnsi="宋体"/>
          <w:sz w:val="18"/>
          <w:szCs w:val="18"/>
        </w:rPr>
      </w:pPr>
    </w:p>
    <w:p w14:paraId="294D6A5B">
      <w:pPr>
        <w:numPr>
          <w:ilvl w:val="255"/>
          <w:numId w:val="0"/>
        </w:numPr>
        <w:spacing w:line="240" w:lineRule="auto"/>
        <w:rPr>
          <w:rFonts w:hint="eastAsia" w:ascii="宋体" w:hAnsi="宋体"/>
          <w:sz w:val="18"/>
          <w:szCs w:val="18"/>
        </w:rPr>
      </w:pPr>
      <w:r>
        <w:rPr>
          <w:rFonts w:ascii="宋体" w:hAnsi="宋体"/>
          <w:sz w:val="18"/>
          <w:szCs w:val="18"/>
        </w:rPr>
        <w:t xml:space="preserve">  &lt;!-- Target Id-019 --&gt;</w:t>
      </w:r>
    </w:p>
    <w:p w14:paraId="51D6D0A5">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rdf:about="http://example.com/Target_Id-019"&gt;</w:t>
      </w:r>
    </w:p>
    <w:p w14:paraId="32E9EAC4">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3DB58240">
      <w:pPr>
        <w:numPr>
          <w:ilvl w:val="255"/>
          <w:numId w:val="0"/>
        </w:numPr>
        <w:spacing w:line="240" w:lineRule="auto"/>
        <w:rPr>
          <w:rFonts w:hint="eastAsia" w:ascii="宋体" w:hAnsi="宋体"/>
          <w:sz w:val="18"/>
          <w:szCs w:val="18"/>
        </w:rPr>
      </w:pPr>
      <w:r>
        <w:rPr>
          <w:rFonts w:ascii="宋体" w:hAnsi="宋体"/>
          <w:sz w:val="18"/>
          <w:szCs w:val="18"/>
        </w:rPr>
        <w:t xml:space="preserve">    &lt;ex:targetId&gt;Id-019&lt;/ex:targetId&gt;</w:t>
      </w:r>
    </w:p>
    <w:p w14:paraId="139BC2BE">
      <w:pPr>
        <w:numPr>
          <w:ilvl w:val="255"/>
          <w:numId w:val="0"/>
        </w:numPr>
        <w:spacing w:line="240" w:lineRule="auto"/>
        <w:rPr>
          <w:rFonts w:hint="eastAsia" w:ascii="宋体" w:hAnsi="宋体"/>
          <w:sz w:val="18"/>
          <w:szCs w:val="18"/>
        </w:rPr>
      </w:pPr>
      <w:r>
        <w:rPr>
          <w:rFonts w:ascii="宋体" w:hAnsi="宋体"/>
          <w:sz w:val="18"/>
          <w:szCs w:val="18"/>
        </w:rPr>
        <w:t xml:space="preserve">    </w:t>
      </w:r>
    </w:p>
    <w:p w14:paraId="337024ED">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07846D50">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rdf:resource="http://example.com/Condition_Id-020"/&gt;</w:t>
      </w:r>
    </w:p>
    <w:p w14:paraId="5567048B">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EC7142A">
      <w:pPr>
        <w:numPr>
          <w:ilvl w:val="255"/>
          <w:numId w:val="0"/>
        </w:numPr>
        <w:spacing w:line="240" w:lineRule="auto"/>
        <w:rPr>
          <w:rFonts w:hint="eastAsia" w:ascii="宋体" w:hAnsi="宋体"/>
          <w:sz w:val="18"/>
          <w:szCs w:val="18"/>
        </w:rPr>
      </w:pPr>
    </w:p>
    <w:p w14:paraId="11E75319">
      <w:pPr>
        <w:numPr>
          <w:ilvl w:val="255"/>
          <w:numId w:val="0"/>
        </w:numPr>
        <w:spacing w:line="240" w:lineRule="auto"/>
        <w:rPr>
          <w:rFonts w:hint="eastAsia" w:ascii="宋体" w:hAnsi="宋体"/>
          <w:sz w:val="18"/>
          <w:szCs w:val="18"/>
        </w:rPr>
      </w:pPr>
      <w:r>
        <w:rPr>
          <w:rFonts w:ascii="宋体" w:hAnsi="宋体"/>
          <w:sz w:val="18"/>
          <w:szCs w:val="18"/>
        </w:rPr>
        <w:t xml:space="preserve">  &lt;!-- Condition Id-020 --&gt;</w:t>
      </w:r>
    </w:p>
    <w:p w14:paraId="13A3C210">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rdf:about="http://example.com/Condition_Id-020"&gt;</w:t>
      </w:r>
    </w:p>
    <w:p w14:paraId="0A6E4488">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5B5D97AA">
      <w:pPr>
        <w:numPr>
          <w:ilvl w:val="255"/>
          <w:numId w:val="0"/>
        </w:numPr>
        <w:spacing w:line="240" w:lineRule="auto"/>
        <w:rPr>
          <w:rFonts w:hint="eastAsia" w:ascii="宋体" w:hAnsi="宋体"/>
          <w:sz w:val="18"/>
          <w:szCs w:val="18"/>
        </w:rPr>
      </w:pPr>
      <w:r>
        <w:rPr>
          <w:rFonts w:ascii="宋体" w:hAnsi="宋体"/>
          <w:sz w:val="18"/>
          <w:szCs w:val="18"/>
        </w:rPr>
        <w:t xml:space="preserve">    &lt;ex:conditionId&gt;Id-020&lt;/ex:conditionId&gt;</w:t>
      </w:r>
    </w:p>
    <w:p w14:paraId="14B5729A">
      <w:pPr>
        <w:numPr>
          <w:ilvl w:val="255"/>
          <w:numId w:val="0"/>
        </w:numPr>
        <w:spacing w:line="240" w:lineRule="auto"/>
        <w:rPr>
          <w:rFonts w:hint="eastAsia" w:ascii="宋体" w:hAnsi="宋体"/>
          <w:sz w:val="18"/>
          <w:szCs w:val="18"/>
        </w:rPr>
      </w:pPr>
      <w:r>
        <w:rPr>
          <w:rFonts w:ascii="宋体" w:hAnsi="宋体"/>
          <w:sz w:val="18"/>
          <w:szCs w:val="18"/>
        </w:rPr>
        <w:t xml:space="preserve">    &lt;ex:conditionName&gt;ApnName&lt;/ex:conditionName&gt;</w:t>
      </w:r>
    </w:p>
    <w:p w14:paraId="06308A75">
      <w:pPr>
        <w:numPr>
          <w:ilvl w:val="255"/>
          <w:numId w:val="0"/>
        </w:numPr>
        <w:spacing w:line="240" w:lineRule="auto"/>
        <w:rPr>
          <w:rFonts w:hint="eastAsia" w:ascii="宋体" w:hAnsi="宋体"/>
          <w:sz w:val="18"/>
          <w:szCs w:val="18"/>
        </w:rPr>
      </w:pPr>
      <w:r>
        <w:rPr>
          <w:rFonts w:ascii="宋体" w:hAnsi="宋体"/>
          <w:sz w:val="18"/>
          <w:szCs w:val="18"/>
        </w:rPr>
        <w:t xml:space="preserve">    &lt;ex:operator&gt;one of&lt;/ex:operator&gt;</w:t>
      </w:r>
    </w:p>
    <w:p w14:paraId="767F8D3C">
      <w:pPr>
        <w:numPr>
          <w:ilvl w:val="255"/>
          <w:numId w:val="0"/>
        </w:numPr>
        <w:spacing w:line="240" w:lineRule="auto"/>
        <w:rPr>
          <w:rFonts w:hint="eastAsia" w:ascii="宋体" w:hAnsi="宋体"/>
          <w:sz w:val="18"/>
          <w:szCs w:val="18"/>
        </w:rPr>
      </w:pPr>
      <w:r>
        <w:rPr>
          <w:rFonts w:ascii="宋体" w:hAnsi="宋体"/>
          <w:sz w:val="18"/>
          <w:szCs w:val="18"/>
        </w:rPr>
        <w:t xml:space="preserve">    &lt;ex:conditionValue&gt;apn1, apn2&lt;/ex:conditionValue&gt;</w:t>
      </w:r>
    </w:p>
    <w:p w14:paraId="080F4EAB">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2F4590B">
      <w:pPr>
        <w:numPr>
          <w:ilvl w:val="255"/>
          <w:numId w:val="0"/>
        </w:numPr>
        <w:spacing w:line="240" w:lineRule="auto"/>
        <w:rPr>
          <w:rFonts w:hint="eastAsia" w:ascii="宋体" w:hAnsi="宋体"/>
          <w:sz w:val="18"/>
          <w:szCs w:val="18"/>
        </w:rPr>
      </w:pPr>
    </w:p>
    <w:p w14:paraId="507A56F1">
      <w:pPr>
        <w:numPr>
          <w:ilvl w:val="255"/>
          <w:numId w:val="0"/>
        </w:numPr>
        <w:spacing w:line="240" w:lineRule="auto"/>
        <w:rPr>
          <w:rFonts w:hint="eastAsia" w:ascii="宋体" w:hAnsi="宋体"/>
          <w:sz w:val="18"/>
          <w:szCs w:val="18"/>
        </w:rPr>
      </w:pPr>
      <w:r>
        <w:rPr>
          <w:rFonts w:ascii="宋体" w:hAnsi="宋体"/>
          <w:sz w:val="18"/>
          <w:szCs w:val="18"/>
        </w:rPr>
        <w:t xml:space="preserve">  &lt;!-- Target Id-021 --&gt;</w:t>
      </w:r>
    </w:p>
    <w:p w14:paraId="2C078266">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rdf:about="http://example.com/Target_Id-021"&gt;</w:t>
      </w:r>
    </w:p>
    <w:p w14:paraId="7FEEBFD9">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579C1D1E">
      <w:pPr>
        <w:numPr>
          <w:ilvl w:val="255"/>
          <w:numId w:val="0"/>
        </w:numPr>
        <w:spacing w:line="240" w:lineRule="auto"/>
        <w:rPr>
          <w:rFonts w:hint="eastAsia" w:ascii="宋体" w:hAnsi="宋体"/>
          <w:sz w:val="18"/>
          <w:szCs w:val="18"/>
        </w:rPr>
      </w:pPr>
      <w:r>
        <w:rPr>
          <w:rFonts w:ascii="宋体" w:hAnsi="宋体"/>
          <w:sz w:val="18"/>
          <w:szCs w:val="18"/>
        </w:rPr>
        <w:t xml:space="preserve">    &lt;ex:targetId&gt;Id-021&lt;/ex:targetId&gt;</w:t>
      </w:r>
    </w:p>
    <w:p w14:paraId="6D21950B">
      <w:pPr>
        <w:numPr>
          <w:ilvl w:val="255"/>
          <w:numId w:val="0"/>
        </w:numPr>
        <w:spacing w:line="240" w:lineRule="auto"/>
        <w:rPr>
          <w:rFonts w:hint="eastAsia" w:ascii="宋体" w:hAnsi="宋体"/>
          <w:sz w:val="18"/>
          <w:szCs w:val="18"/>
        </w:rPr>
      </w:pPr>
      <w:r>
        <w:rPr>
          <w:rFonts w:ascii="宋体" w:hAnsi="宋体"/>
          <w:sz w:val="18"/>
          <w:szCs w:val="18"/>
        </w:rPr>
        <w:t xml:space="preserve">    </w:t>
      </w:r>
    </w:p>
    <w:p w14:paraId="2B9B4F69">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29013624">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rdf:resource="http://example.com/Condition_Id-022"/&gt;</w:t>
      </w:r>
    </w:p>
    <w:p w14:paraId="79F9CDB3">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0897A7F2">
      <w:pPr>
        <w:numPr>
          <w:ilvl w:val="255"/>
          <w:numId w:val="0"/>
        </w:numPr>
        <w:spacing w:line="240" w:lineRule="auto"/>
        <w:rPr>
          <w:rFonts w:hint="eastAsia" w:ascii="宋体" w:hAnsi="宋体"/>
          <w:sz w:val="18"/>
          <w:szCs w:val="18"/>
        </w:rPr>
      </w:pPr>
    </w:p>
    <w:p w14:paraId="16E68AF0">
      <w:pPr>
        <w:numPr>
          <w:ilvl w:val="255"/>
          <w:numId w:val="0"/>
        </w:numPr>
        <w:spacing w:line="240" w:lineRule="auto"/>
        <w:rPr>
          <w:rFonts w:hint="eastAsia" w:ascii="宋体" w:hAnsi="宋体"/>
          <w:sz w:val="18"/>
          <w:szCs w:val="18"/>
        </w:rPr>
      </w:pPr>
      <w:r>
        <w:rPr>
          <w:rFonts w:ascii="宋体" w:hAnsi="宋体"/>
          <w:sz w:val="18"/>
          <w:szCs w:val="18"/>
        </w:rPr>
        <w:t xml:space="preserve">  &lt;!-- Condition Id-022 --&gt;</w:t>
      </w:r>
    </w:p>
    <w:p w14:paraId="147BFA71">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rdf:about="http://example.com/Condition_Id-022"&gt;</w:t>
      </w:r>
    </w:p>
    <w:p w14:paraId="0E69FEA0">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591E5E29">
      <w:pPr>
        <w:numPr>
          <w:ilvl w:val="255"/>
          <w:numId w:val="0"/>
        </w:numPr>
        <w:spacing w:line="240" w:lineRule="auto"/>
        <w:rPr>
          <w:rFonts w:hint="eastAsia" w:ascii="宋体" w:hAnsi="宋体"/>
          <w:sz w:val="18"/>
          <w:szCs w:val="18"/>
        </w:rPr>
      </w:pPr>
      <w:r>
        <w:rPr>
          <w:rFonts w:ascii="宋体" w:hAnsi="宋体"/>
          <w:sz w:val="18"/>
          <w:szCs w:val="18"/>
        </w:rPr>
        <w:t xml:space="preserve">    &lt;ex:conditionId&gt;Id-022&lt;/ex:conditionId&gt;</w:t>
      </w:r>
    </w:p>
    <w:p w14:paraId="1AE5B351">
      <w:pPr>
        <w:numPr>
          <w:ilvl w:val="255"/>
          <w:numId w:val="0"/>
        </w:numPr>
        <w:spacing w:line="240" w:lineRule="auto"/>
        <w:rPr>
          <w:rFonts w:hint="eastAsia" w:ascii="宋体" w:hAnsi="宋体"/>
          <w:sz w:val="18"/>
          <w:szCs w:val="18"/>
        </w:rPr>
      </w:pPr>
      <w:r>
        <w:rPr>
          <w:rFonts w:ascii="宋体" w:hAnsi="宋体"/>
          <w:sz w:val="18"/>
          <w:szCs w:val="18"/>
        </w:rPr>
        <w:t xml:space="preserve">    &lt;ex:conditionName&gt;HostName&lt;/ex:conditionName&gt;</w:t>
      </w:r>
    </w:p>
    <w:p w14:paraId="35CE19D0">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35E02559">
      <w:pPr>
        <w:numPr>
          <w:ilvl w:val="255"/>
          <w:numId w:val="0"/>
        </w:numPr>
        <w:spacing w:line="240" w:lineRule="auto"/>
        <w:rPr>
          <w:rFonts w:hint="eastAsia" w:ascii="宋体" w:hAnsi="宋体"/>
          <w:sz w:val="18"/>
          <w:szCs w:val="18"/>
        </w:rPr>
      </w:pPr>
      <w:r>
        <w:rPr>
          <w:rFonts w:ascii="宋体" w:hAnsi="宋体"/>
          <w:sz w:val="18"/>
          <w:szCs w:val="18"/>
        </w:rPr>
        <w:t xml:space="preserve">    &lt;ex:conditionValue&gt;fqdn_UPF&lt;/ex:conditionValue&gt;</w:t>
      </w:r>
    </w:p>
    <w:p w14:paraId="376CA10E">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4BFE4F62">
      <w:pPr>
        <w:numPr>
          <w:ilvl w:val="255"/>
          <w:numId w:val="0"/>
        </w:numPr>
        <w:spacing w:line="240" w:lineRule="auto"/>
        <w:rPr>
          <w:rFonts w:hint="eastAsia" w:ascii="宋体" w:hAnsi="宋体"/>
          <w:sz w:val="18"/>
          <w:szCs w:val="18"/>
        </w:rPr>
      </w:pPr>
    </w:p>
    <w:p w14:paraId="66A104D5">
      <w:pPr>
        <w:numPr>
          <w:ilvl w:val="255"/>
          <w:numId w:val="0"/>
        </w:numPr>
        <w:spacing w:line="240" w:lineRule="auto"/>
        <w:rPr>
          <w:rFonts w:hint="eastAsia" w:ascii="宋体" w:hAnsi="宋体"/>
          <w:sz w:val="18"/>
          <w:szCs w:val="18"/>
        </w:rPr>
      </w:pPr>
      <w:r>
        <w:rPr>
          <w:rFonts w:ascii="宋体" w:hAnsi="宋体"/>
          <w:sz w:val="18"/>
          <w:szCs w:val="18"/>
        </w:rPr>
        <w:t xml:space="preserve">  &lt;!-- Target Id-023 --&gt;</w:t>
      </w:r>
    </w:p>
    <w:p w14:paraId="186747A4">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rdf:about="http://example.com/Target_Id-023"&gt;</w:t>
      </w:r>
    </w:p>
    <w:p w14:paraId="2BA5473A">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rdf:resource="http://example.com/Target"/&gt;</w:t>
      </w:r>
    </w:p>
    <w:p w14:paraId="4E9EEAE2">
      <w:pPr>
        <w:numPr>
          <w:ilvl w:val="255"/>
          <w:numId w:val="0"/>
        </w:numPr>
        <w:spacing w:line="240" w:lineRule="auto"/>
        <w:rPr>
          <w:rFonts w:hint="eastAsia" w:ascii="宋体" w:hAnsi="宋体"/>
          <w:sz w:val="18"/>
          <w:szCs w:val="18"/>
        </w:rPr>
      </w:pPr>
      <w:r>
        <w:rPr>
          <w:rFonts w:ascii="宋体" w:hAnsi="宋体"/>
          <w:sz w:val="18"/>
          <w:szCs w:val="18"/>
        </w:rPr>
        <w:t xml:space="preserve">    &lt;ex:targetId&gt;Id-023&lt;/ex:targetId&gt;</w:t>
      </w:r>
    </w:p>
    <w:p w14:paraId="5C4DC363">
      <w:pPr>
        <w:numPr>
          <w:ilvl w:val="255"/>
          <w:numId w:val="0"/>
        </w:numPr>
        <w:spacing w:line="240" w:lineRule="auto"/>
        <w:rPr>
          <w:rFonts w:hint="eastAsia" w:ascii="宋体" w:hAnsi="宋体"/>
          <w:sz w:val="18"/>
          <w:szCs w:val="18"/>
        </w:rPr>
      </w:pPr>
      <w:r>
        <w:rPr>
          <w:rFonts w:ascii="宋体" w:hAnsi="宋体"/>
          <w:sz w:val="18"/>
          <w:szCs w:val="18"/>
        </w:rPr>
        <w:t xml:space="preserve">    </w:t>
      </w:r>
    </w:p>
    <w:p w14:paraId="0FAC9D4E">
      <w:pPr>
        <w:numPr>
          <w:ilvl w:val="255"/>
          <w:numId w:val="0"/>
        </w:numPr>
        <w:spacing w:line="240" w:lineRule="auto"/>
        <w:rPr>
          <w:rFonts w:hint="eastAsia" w:ascii="宋体" w:hAnsi="宋体"/>
          <w:sz w:val="18"/>
          <w:szCs w:val="18"/>
        </w:rPr>
      </w:pPr>
      <w:r>
        <w:rPr>
          <w:rFonts w:ascii="宋体" w:hAnsi="宋体"/>
          <w:sz w:val="18"/>
          <w:szCs w:val="18"/>
        </w:rPr>
        <w:t xml:space="preserve">    &lt;!-- 关联Conditions --&gt;</w:t>
      </w:r>
    </w:p>
    <w:p w14:paraId="6284B56B">
      <w:pPr>
        <w:numPr>
          <w:ilvl w:val="255"/>
          <w:numId w:val="0"/>
        </w:numPr>
        <w:spacing w:line="240" w:lineRule="auto"/>
        <w:rPr>
          <w:rFonts w:hint="eastAsia" w:ascii="宋体" w:hAnsi="宋体"/>
          <w:sz w:val="18"/>
          <w:szCs w:val="18"/>
        </w:rPr>
      </w:pPr>
      <w:r>
        <w:rPr>
          <w:rFonts w:ascii="宋体" w:hAnsi="宋体"/>
          <w:sz w:val="18"/>
          <w:szCs w:val="18"/>
        </w:rPr>
        <w:t xml:space="preserve">    &lt;ex:hasCondition rdf:resource="http://example.com/Condition_Id-024"/&gt;</w:t>
      </w:r>
    </w:p>
    <w:p w14:paraId="06F46228">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5E999414">
      <w:pPr>
        <w:numPr>
          <w:ilvl w:val="255"/>
          <w:numId w:val="0"/>
        </w:numPr>
        <w:spacing w:line="240" w:lineRule="auto"/>
        <w:rPr>
          <w:rFonts w:hint="eastAsia" w:ascii="宋体" w:hAnsi="宋体"/>
          <w:sz w:val="18"/>
          <w:szCs w:val="18"/>
        </w:rPr>
      </w:pPr>
    </w:p>
    <w:p w14:paraId="5E316A3A">
      <w:pPr>
        <w:numPr>
          <w:ilvl w:val="255"/>
          <w:numId w:val="0"/>
        </w:numPr>
        <w:spacing w:line="240" w:lineRule="auto"/>
        <w:rPr>
          <w:rFonts w:hint="eastAsia" w:ascii="宋体" w:hAnsi="宋体"/>
          <w:sz w:val="18"/>
          <w:szCs w:val="18"/>
        </w:rPr>
      </w:pPr>
      <w:r>
        <w:rPr>
          <w:rFonts w:ascii="宋体" w:hAnsi="宋体"/>
          <w:sz w:val="18"/>
          <w:szCs w:val="18"/>
        </w:rPr>
        <w:t xml:space="preserve">  &lt;!-- Condition Id-024 --&gt;</w:t>
      </w:r>
    </w:p>
    <w:p w14:paraId="3362AD64">
      <w:pPr>
        <w:numPr>
          <w:ilvl w:val="255"/>
          <w:numId w:val="0"/>
        </w:numPr>
        <w:spacing w:line="240" w:lineRule="auto"/>
        <w:rPr>
          <w:rFonts w:hint="eastAsia" w:ascii="宋体" w:hAnsi="宋体"/>
          <w:sz w:val="18"/>
          <w:szCs w:val="18"/>
        </w:rPr>
      </w:pPr>
      <w:r>
        <w:rPr>
          <w:rFonts w:ascii="宋体" w:hAnsi="宋体"/>
          <w:sz w:val="18"/>
          <w:szCs w:val="18"/>
        </w:rPr>
        <w:t xml:space="preserve">  &lt;rdf:Description rdf:about="http://example.com/Condition_Id-024"&gt;</w:t>
      </w:r>
    </w:p>
    <w:p w14:paraId="7BC01733">
      <w:pPr>
        <w:numPr>
          <w:ilvl w:val="255"/>
          <w:numId w:val="0"/>
        </w:numPr>
        <w:spacing w:line="240" w:lineRule="auto"/>
        <w:rPr>
          <w:rFonts w:hint="eastAsia" w:ascii="宋体" w:hAnsi="宋体"/>
          <w:sz w:val="18"/>
          <w:szCs w:val="18"/>
        </w:rPr>
      </w:pPr>
      <w:r>
        <w:rPr>
          <w:rFonts w:ascii="宋体" w:hAnsi="宋体"/>
          <w:sz w:val="18"/>
          <w:szCs w:val="18"/>
        </w:rPr>
        <w:t xml:space="preserve">    &lt;rdf:type rdf:resource="http://example.com/Condition"/&gt;</w:t>
      </w:r>
    </w:p>
    <w:p w14:paraId="6CE475C3">
      <w:pPr>
        <w:numPr>
          <w:ilvl w:val="255"/>
          <w:numId w:val="0"/>
        </w:numPr>
        <w:spacing w:line="240" w:lineRule="auto"/>
        <w:rPr>
          <w:rFonts w:hint="eastAsia" w:ascii="宋体" w:hAnsi="宋体"/>
          <w:sz w:val="18"/>
          <w:szCs w:val="18"/>
        </w:rPr>
      </w:pPr>
      <w:r>
        <w:rPr>
          <w:rFonts w:ascii="宋体" w:hAnsi="宋体"/>
          <w:sz w:val="18"/>
          <w:szCs w:val="18"/>
        </w:rPr>
        <w:t xml:space="preserve">    &lt;ex:conditionId&gt;Id-024&lt;/ex:conditionId&gt;</w:t>
      </w:r>
    </w:p>
    <w:p w14:paraId="49ACB83A">
      <w:pPr>
        <w:numPr>
          <w:ilvl w:val="255"/>
          <w:numId w:val="0"/>
        </w:numPr>
        <w:spacing w:line="240" w:lineRule="auto"/>
        <w:rPr>
          <w:rFonts w:hint="eastAsia" w:ascii="宋体" w:hAnsi="宋体"/>
          <w:sz w:val="18"/>
          <w:szCs w:val="18"/>
        </w:rPr>
      </w:pPr>
      <w:r>
        <w:rPr>
          <w:rFonts w:ascii="宋体" w:hAnsi="宋体"/>
          <w:sz w:val="18"/>
          <w:szCs w:val="18"/>
        </w:rPr>
        <w:t xml:space="preserve">    &lt;ex:conditionName&gt;Plmn&lt;/ex:conditionName&gt;</w:t>
      </w:r>
    </w:p>
    <w:p w14:paraId="256B0083">
      <w:pPr>
        <w:numPr>
          <w:ilvl w:val="255"/>
          <w:numId w:val="0"/>
        </w:numPr>
        <w:spacing w:line="240" w:lineRule="auto"/>
        <w:rPr>
          <w:rFonts w:hint="eastAsia" w:ascii="宋体" w:hAnsi="宋体"/>
          <w:sz w:val="18"/>
          <w:szCs w:val="18"/>
        </w:rPr>
      </w:pPr>
      <w:r>
        <w:rPr>
          <w:rFonts w:ascii="宋体" w:hAnsi="宋体"/>
          <w:sz w:val="18"/>
          <w:szCs w:val="18"/>
        </w:rPr>
        <w:t xml:space="preserve">    &lt;ex:operator&gt;equal to&lt;/ex:operator&gt;</w:t>
      </w:r>
    </w:p>
    <w:p w14:paraId="7FF3931F">
      <w:pPr>
        <w:numPr>
          <w:ilvl w:val="255"/>
          <w:numId w:val="0"/>
        </w:numPr>
        <w:spacing w:line="240" w:lineRule="auto"/>
        <w:rPr>
          <w:rFonts w:hint="eastAsia" w:ascii="宋体" w:hAnsi="宋体"/>
          <w:sz w:val="18"/>
          <w:szCs w:val="18"/>
        </w:rPr>
      </w:pPr>
      <w:r>
        <w:rPr>
          <w:rFonts w:ascii="宋体" w:hAnsi="宋体"/>
          <w:sz w:val="18"/>
          <w:szCs w:val="18"/>
        </w:rPr>
        <w:t xml:space="preserve">    &lt;ex:conditionValue&gt;CMCC&lt;/ex:conditionValue&gt;</w:t>
      </w:r>
    </w:p>
    <w:p w14:paraId="4A4C4B96">
      <w:pPr>
        <w:numPr>
          <w:ilvl w:val="255"/>
          <w:numId w:val="0"/>
        </w:numPr>
        <w:spacing w:line="240" w:lineRule="auto"/>
        <w:rPr>
          <w:rFonts w:hint="eastAsia" w:ascii="宋体" w:hAnsi="宋体"/>
          <w:sz w:val="18"/>
          <w:szCs w:val="18"/>
        </w:rPr>
      </w:pPr>
      <w:r>
        <w:rPr>
          <w:rFonts w:ascii="宋体" w:hAnsi="宋体"/>
          <w:sz w:val="18"/>
          <w:szCs w:val="18"/>
        </w:rPr>
        <w:t xml:space="preserve">  &lt;/rdf:Description&gt;</w:t>
      </w:r>
    </w:p>
    <w:p w14:paraId="16FFB9B6">
      <w:pPr>
        <w:numPr>
          <w:ilvl w:val="255"/>
          <w:numId w:val="0"/>
        </w:numPr>
        <w:spacing w:line="240" w:lineRule="auto"/>
        <w:rPr>
          <w:rFonts w:hint="eastAsia" w:ascii="宋体" w:hAnsi="宋体"/>
          <w:sz w:val="18"/>
          <w:szCs w:val="18"/>
        </w:rPr>
      </w:pPr>
    </w:p>
    <w:p w14:paraId="160C07DE">
      <w:pPr>
        <w:numPr>
          <w:ilvl w:val="255"/>
          <w:numId w:val="0"/>
        </w:numPr>
        <w:spacing w:line="240" w:lineRule="auto"/>
        <w:rPr>
          <w:rFonts w:hint="eastAsia" w:ascii="宋体" w:hAnsi="宋体"/>
          <w:sz w:val="18"/>
          <w:szCs w:val="18"/>
        </w:rPr>
      </w:pPr>
      <w:r>
        <w:rPr>
          <w:rFonts w:ascii="宋体" w:hAnsi="宋体"/>
          <w:sz w:val="18"/>
          <w:szCs w:val="18"/>
        </w:rPr>
        <w:t>&lt;/rdf:RDF&gt;</w:t>
      </w:r>
    </w:p>
    <w:p w14:paraId="71DFA3F4"/>
    <w:p w14:paraId="2F992EE7"/>
    <w:p w14:paraId="591E3708"/>
    <w:p w14:paraId="66528BF0"/>
    <w:p w14:paraId="37564686"/>
    <w:p w14:paraId="4500AB30"/>
    <w:p w14:paraId="34F44ADC"/>
    <w:p w14:paraId="321057A1"/>
    <w:p w14:paraId="76A83F0D"/>
    <w:p w14:paraId="0F829B66"/>
    <w:p w14:paraId="77DA813C"/>
    <w:p w14:paraId="2825FAF7"/>
    <w:p w14:paraId="73ED2A76"/>
    <w:p w14:paraId="1F7DD40E"/>
    <w:p w14:paraId="78A609D9"/>
    <w:p w14:paraId="0A0DD517">
      <w:r>
        <w:br w:type="page"/>
      </w:r>
    </w:p>
    <w:p w14:paraId="11C23DB9">
      <w:pPr>
        <w:pStyle w:val="82"/>
        <w:numPr>
          <w:ilvl w:val="0"/>
          <w:numId w:val="0"/>
        </w:numPr>
        <w:spacing w:before="850" w:beforeLines="0" w:after="283" w:afterLines="0"/>
        <w:jc w:val="center"/>
        <w:outlineLvl w:val="0"/>
        <w:rPr>
          <w:rFonts w:ascii="Times New Roman"/>
          <w:bCs/>
          <w:szCs w:val="21"/>
        </w:rPr>
      </w:pPr>
      <w:bookmarkStart w:id="3077" w:name="_Toc19325"/>
      <w:bookmarkStart w:id="3078" w:name="_Toc11394"/>
      <w:bookmarkStart w:id="3079" w:name="_Toc24099"/>
      <w:bookmarkStart w:id="3080" w:name="_Toc3409"/>
      <w:bookmarkStart w:id="3081" w:name="_Toc18676"/>
      <w:bookmarkStart w:id="3082" w:name="_Toc28939"/>
      <w:bookmarkStart w:id="3083" w:name="_Toc16355"/>
      <w:bookmarkStart w:id="3084" w:name="_Toc183380642"/>
      <w:bookmarkStart w:id="3085" w:name="_Toc26826"/>
      <w:bookmarkStart w:id="3086" w:name="_Toc11328"/>
      <w:bookmarkStart w:id="3087" w:name="_Toc23100"/>
      <w:bookmarkStart w:id="3088" w:name="_Toc28352"/>
      <w:bookmarkStart w:id="3089" w:name="_Toc25373"/>
      <w:bookmarkStart w:id="3090" w:name="_Toc21513"/>
      <w:bookmarkStart w:id="3091" w:name="_Toc11682"/>
      <w:bookmarkStart w:id="3092" w:name="_Toc4946"/>
      <w:bookmarkStart w:id="3093" w:name="_Toc67882932"/>
      <w:bookmarkStart w:id="3094" w:name="_Toc1055"/>
      <w:bookmarkStart w:id="3095" w:name="_Toc15981"/>
      <w:bookmarkStart w:id="3096" w:name="_Toc1649256815"/>
      <w:bookmarkStart w:id="3097" w:name="_Toc30716"/>
      <w:bookmarkStart w:id="3098" w:name="_Toc7205"/>
      <w:bookmarkStart w:id="3099" w:name="_Toc25114"/>
      <w:bookmarkStart w:id="3100" w:name="_Toc27390"/>
      <w:bookmarkStart w:id="3101" w:name="_Toc1062"/>
      <w:bookmarkStart w:id="3102" w:name="_Toc28433"/>
      <w:bookmarkStart w:id="3103" w:name="_Toc1336586797"/>
      <w:bookmarkStart w:id="3104" w:name="_Toc15169"/>
      <w:bookmarkStart w:id="3105" w:name="_Toc11267"/>
      <w:bookmarkStart w:id="3106" w:name="_Toc26373"/>
      <w:bookmarkStart w:id="3107" w:name="_Toc23048"/>
      <w:bookmarkStart w:id="3108" w:name="_Toc13883"/>
      <w:bookmarkStart w:id="3109" w:name="_Toc183380563"/>
      <w:bookmarkStart w:id="3110" w:name="_Toc3009"/>
      <w:bookmarkStart w:id="3111" w:name="_Toc10562"/>
      <w:bookmarkStart w:id="3112" w:name="_Toc444717958"/>
      <w:bookmarkStart w:id="3113" w:name="_Toc6973"/>
      <w:bookmarkStart w:id="3114" w:name="_Toc23491"/>
      <w:bookmarkStart w:id="3115" w:name="_Toc13014"/>
      <w:bookmarkStart w:id="3116" w:name="_Toc22156"/>
      <w:r>
        <w:rPr>
          <w:rFonts w:hint="eastAsia" w:ascii="Times New Roman"/>
          <w:bCs/>
          <w:szCs w:val="21"/>
        </w:rPr>
        <w:t>参考文献</w:t>
      </w:r>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p>
    <w:p w14:paraId="0C5455D1">
      <w:pPr>
        <w:pStyle w:val="179"/>
        <w:numPr>
          <w:ilvl w:val="0"/>
          <w:numId w:val="35"/>
        </w:numPr>
        <w:ind w:firstLineChars="0"/>
        <w:rPr>
          <w:ins w:id="476" w:author="CMCC-0926" w:date="2025-10-20T11:53:01Z"/>
          <w:rFonts w:hint="eastAsia" w:ascii="宋体" w:hAnsi="宋体" w:cs="宋体"/>
        </w:rPr>
      </w:pPr>
      <w:ins w:id="477" w:author="CMCC-0926" w:date="2025-10-20T11:53:01Z">
        <w:r>
          <w:rPr>
            <w:rFonts w:hint="eastAsia" w:ascii="宋体" w:hAnsi="宋体" w:cs="宋体"/>
          </w:rPr>
          <w:t>CCSA：</w:t>
        </w:r>
      </w:ins>
      <w:ins w:id="478" w:author="CMCC-0926" w:date="2025-10-20T11:53:01Z">
        <w:r>
          <w:rPr>
            <w:rFonts w:hint="eastAsia" w:ascii="宋体" w:hAnsi="宋体" w:cs="宋体"/>
            <w:lang w:bidi="ar"/>
          </w:rPr>
          <w:t>2022B61</w:t>
        </w:r>
      </w:ins>
      <w:ins w:id="479" w:author="CMCC-0926" w:date="2025-10-20T11:53:01Z">
        <w:r>
          <w:rPr>
            <w:rFonts w:hint="eastAsia"/>
            <w:lang w:bidi="ar"/>
          </w:rPr>
          <w:t xml:space="preserve"> </w:t>
        </w:r>
      </w:ins>
      <w:ins w:id="480" w:author="CMCC-0926" w:date="2025-10-20T11:53:01Z">
        <w:r>
          <w:rPr>
            <w:rFonts w:hint="eastAsia" w:ascii="宋体" w:hAnsi="宋体" w:cs="宋体"/>
            <w:lang w:bidi="ar"/>
          </w:rPr>
          <w:t>《</w:t>
        </w:r>
      </w:ins>
      <w:ins w:id="481" w:author="CMCC-0926" w:date="2025-10-20T11:53:01Z">
        <w:r>
          <w:rPr>
            <w:rFonts w:hint="eastAsia" w:ascii="宋体" w:hAnsi="宋体" w:cs="宋体"/>
          </w:rPr>
          <w:t>移动通信核心网意图管理技术研究</w:t>
        </w:r>
      </w:ins>
      <w:ins w:id="482" w:author="CMCC-0926" w:date="2025-10-20T11:53:01Z">
        <w:r>
          <w:rPr>
            <w:rFonts w:hint="eastAsia" w:ascii="宋体" w:hAnsi="宋体" w:cs="宋体"/>
            <w:lang w:bidi="ar"/>
          </w:rPr>
          <w:t>》</w:t>
        </w:r>
      </w:ins>
    </w:p>
    <w:p w14:paraId="4B73416B">
      <w:pPr>
        <w:pStyle w:val="179"/>
        <w:numPr>
          <w:ilvl w:val="0"/>
          <w:numId w:val="35"/>
        </w:numPr>
        <w:ind w:firstLineChars="0"/>
        <w:rPr>
          <w:ins w:id="483" w:author="CMCC-0926" w:date="2025-10-20T11:53:38Z"/>
          <w:rFonts w:hint="eastAsia" w:ascii="宋体" w:hAnsi="宋体" w:cs="宋体"/>
        </w:rPr>
      </w:pPr>
      <w:ins w:id="484" w:author="CMCC-0926" w:date="2025-10-20T11:53:38Z">
        <w:r>
          <w:rPr>
            <w:rFonts w:hint="eastAsia" w:ascii="宋体" w:hAnsi="宋体" w:cs="宋体"/>
          </w:rPr>
          <w:t>CCSA：</w:t>
        </w:r>
      </w:ins>
      <w:ins w:id="485" w:author="CMCC-0926" w:date="2025-10-20T11:53:38Z">
        <w:r>
          <w:rPr>
            <w:rFonts w:hint="eastAsia" w:ascii="宋体" w:hAnsi="宋体" w:cs="宋体"/>
            <w:lang w:bidi="ar"/>
          </w:rPr>
          <w:t>2022B65 《</w:t>
        </w:r>
      </w:ins>
      <w:ins w:id="486" w:author="CMCC-0926" w:date="2025-10-20T11:53:38Z">
        <w:r>
          <w:rPr>
            <w:rFonts w:hint="eastAsia" w:ascii="宋体" w:hAnsi="宋体" w:cs="宋体"/>
          </w:rPr>
          <w:t>自智网络 意图管理技术研究》</w:t>
        </w:r>
      </w:ins>
    </w:p>
    <w:p w14:paraId="6B88060D">
      <w:pPr>
        <w:pStyle w:val="179"/>
        <w:numPr>
          <w:ilvl w:val="0"/>
          <w:numId w:val="35"/>
        </w:numPr>
        <w:ind w:firstLineChars="0"/>
        <w:rPr>
          <w:ins w:id="487" w:author="CMCC-0926" w:date="2025-10-20T11:53:42Z"/>
          <w:rFonts w:hint="eastAsia" w:ascii="宋体" w:hAnsi="宋体" w:cs="宋体"/>
        </w:rPr>
      </w:pPr>
      <w:ins w:id="488" w:author="CMCC-0926" w:date="2025-10-20T11:53:42Z">
        <w:r>
          <w:rPr>
            <w:rFonts w:hint="eastAsia" w:ascii="宋体" w:hAnsi="宋体" w:cs="宋体"/>
          </w:rPr>
          <w:t>W3C：OWL 2 Web Ontology Language Document Overview (Second Edition).</w:t>
        </w:r>
      </w:ins>
    </w:p>
    <w:p w14:paraId="3F7C8845">
      <w:pPr>
        <w:pStyle w:val="179"/>
        <w:numPr>
          <w:ilvl w:val="0"/>
          <w:numId w:val="35"/>
        </w:numPr>
        <w:ind w:firstLineChars="0"/>
        <w:rPr>
          <w:del w:id="489" w:author="CMCC-0926" w:date="2025-10-20T11:53:49Z"/>
          <w:rFonts w:hint="eastAsia" w:ascii="宋体" w:hAnsi="宋体" w:cs="宋体"/>
        </w:rPr>
      </w:pPr>
      <w:ins w:id="490" w:author="CMCC-0926" w:date="2025-10-20T11:53:46Z">
        <w:r>
          <w:rPr>
            <w:rFonts w:hint="eastAsia" w:ascii="宋体" w:hAnsi="宋体" w:cs="宋体"/>
          </w:rPr>
          <w:t>CCSA：</w:t>
        </w:r>
      </w:ins>
      <w:ins w:id="491" w:author="CMCC-0926" w:date="2025-10-20T11:53:46Z">
        <w:r>
          <w:rPr>
            <w:rFonts w:hint="eastAsia" w:ascii="宋体" w:hAnsi="宋体" w:cs="宋体"/>
            <w:lang w:val="en-US" w:eastAsia="zh-CN"/>
          </w:rPr>
          <w:t>XXXX</w:t>
        </w:r>
      </w:ins>
      <w:ins w:id="492" w:author="CMCC-0926" w:date="2025-10-20T11:53:46Z">
        <w:r>
          <w:rPr>
            <w:rFonts w:hint="eastAsia" w:ascii="宋体" w:hAnsi="宋体" w:cs="宋体"/>
          </w:rPr>
          <w:t xml:space="preserve"> 《信息通信网智能化运营管理 技术架构》</w:t>
        </w:r>
      </w:ins>
      <w:ins w:id="493" w:author="CMCC-0926" w:date="2025-10-20T11:53:46Z">
        <w:r>
          <w:rPr/>
          <w:commentReference w:id="24"/>
        </w:r>
      </w:ins>
      <w:del w:id="494" w:author="CMCC-0926" w:date="2025-10-20T11:52:44Z">
        <w:commentRangeStart w:id="25"/>
        <w:r>
          <w:rPr>
            <w:rFonts w:hint="eastAsia" w:ascii="宋体" w:hAnsi="宋体" w:cs="宋体"/>
          </w:rPr>
          <w:delText>CCSA：</w:delText>
        </w:r>
      </w:del>
      <w:del w:id="495" w:author="CMCC-0926" w:date="2025-10-20T11:52:44Z">
        <w:r>
          <w:rPr>
            <w:rFonts w:hint="eastAsia" w:ascii="宋体" w:hAnsi="宋体" w:cs="宋体"/>
            <w:lang w:bidi="ar"/>
          </w:rPr>
          <w:delText>2022B65 《</w:delText>
        </w:r>
      </w:del>
      <w:del w:id="496" w:author="CMCC-0926" w:date="2025-10-20T11:52:44Z">
        <w:r>
          <w:rPr>
            <w:rFonts w:hint="eastAsia" w:ascii="宋体" w:hAnsi="宋体" w:cs="宋体"/>
          </w:rPr>
          <w:delText>自智网络 意图管理技术研究》</w:delText>
        </w:r>
      </w:del>
    </w:p>
    <w:p w14:paraId="24F4C760">
      <w:pPr>
        <w:pStyle w:val="179"/>
        <w:numPr>
          <w:ilvl w:val="0"/>
          <w:numId w:val="35"/>
        </w:numPr>
        <w:ind w:firstLine="0" w:firstLineChars="0"/>
        <w:rPr>
          <w:del w:id="498" w:author="CMCC-0926" w:date="2025-10-20T11:53:48Z"/>
          <w:rFonts w:hint="eastAsia" w:ascii="宋体" w:hAnsi="宋体" w:cs="宋体"/>
        </w:rPr>
        <w:pPrChange w:id="497" w:author="CMCC-0926" w:date="2025-10-20T11:53:49Z">
          <w:pPr>
            <w:pStyle w:val="179"/>
            <w:numPr>
              <w:ilvl w:val="0"/>
              <w:numId w:val="35"/>
            </w:numPr>
            <w:ind w:firstLineChars="0"/>
          </w:pPr>
        </w:pPrChange>
      </w:pPr>
      <w:del w:id="499" w:author="CMCC-0926" w:date="2025-10-20T11:53:48Z">
        <w:r>
          <w:rPr>
            <w:rFonts w:hint="eastAsia" w:ascii="宋体" w:hAnsi="宋体" w:cs="宋体"/>
          </w:rPr>
          <w:delText>CCSA：</w:delText>
        </w:r>
      </w:del>
      <w:del w:id="500" w:author="CMCC-0926" w:date="2025-10-20T11:53:48Z">
        <w:r>
          <w:rPr>
            <w:rFonts w:hint="eastAsia" w:ascii="宋体" w:hAnsi="宋体" w:cs="宋体"/>
            <w:lang w:bidi="ar"/>
          </w:rPr>
          <w:delText>2022B61</w:delText>
        </w:r>
      </w:del>
      <w:del w:id="501" w:author="CMCC-0926" w:date="2025-10-20T11:53:48Z">
        <w:r>
          <w:rPr>
            <w:rFonts w:hint="eastAsia"/>
            <w:lang w:bidi="ar"/>
          </w:rPr>
          <w:delText xml:space="preserve"> </w:delText>
        </w:r>
      </w:del>
      <w:del w:id="502" w:author="CMCC-0926" w:date="2025-10-20T11:53:48Z">
        <w:r>
          <w:rPr>
            <w:rFonts w:hint="eastAsia" w:ascii="宋体" w:hAnsi="宋体" w:cs="宋体"/>
            <w:lang w:bidi="ar"/>
          </w:rPr>
          <w:delText>《</w:delText>
        </w:r>
      </w:del>
      <w:del w:id="503" w:author="CMCC-0926" w:date="2025-10-20T11:53:48Z">
        <w:r>
          <w:rPr>
            <w:rFonts w:hint="eastAsia" w:ascii="宋体" w:hAnsi="宋体" w:cs="宋体"/>
          </w:rPr>
          <w:delText>移动通信核心网意图管理技术研究</w:delText>
        </w:r>
      </w:del>
      <w:del w:id="504" w:author="CMCC-0926" w:date="2025-10-20T11:53:48Z">
        <w:r>
          <w:rPr>
            <w:rFonts w:hint="eastAsia" w:ascii="宋体" w:hAnsi="宋体" w:cs="宋体"/>
            <w:lang w:bidi="ar"/>
          </w:rPr>
          <w:delText>》</w:delText>
        </w:r>
      </w:del>
    </w:p>
    <w:p w14:paraId="3F7C8845">
      <w:pPr>
        <w:pStyle w:val="179"/>
        <w:numPr>
          <w:ilvl w:val="0"/>
          <w:numId w:val="35"/>
        </w:numPr>
        <w:ind w:firstLineChars="0"/>
        <w:rPr>
          <w:del w:id="506" w:author="CMCC-0926" w:date="2025-10-20T11:53:48Z"/>
          <w:rFonts w:hint="eastAsia" w:ascii="宋体" w:hAnsi="宋体" w:cs="宋体"/>
        </w:rPr>
        <w:pPrChange w:id="505" w:author="CMCC-0926" w:date="2025-10-20T11:53:49Z">
          <w:pPr>
            <w:pStyle w:val="179"/>
            <w:numPr>
              <w:ilvl w:val="0"/>
              <w:numId w:val="35"/>
            </w:numPr>
            <w:ind w:firstLineChars="0"/>
          </w:pPr>
        </w:pPrChange>
      </w:pPr>
      <w:del w:id="507" w:author="CMCC-0926" w:date="2025-10-20T11:53:48Z">
        <w:r>
          <w:rPr>
            <w:rFonts w:hint="eastAsia" w:ascii="宋体" w:hAnsi="宋体" w:cs="宋体"/>
          </w:rPr>
          <w:delText>W3C：OWL 2 Web Ontology Language Document Overview (Second Edition).</w:delText>
        </w:r>
      </w:del>
    </w:p>
    <w:p w14:paraId="3F7C8845">
      <w:pPr>
        <w:pStyle w:val="179"/>
        <w:numPr>
          <w:ilvl w:val="0"/>
          <w:numId w:val="35"/>
        </w:numPr>
        <w:ind w:firstLineChars="0"/>
        <w:rPr>
          <w:del w:id="509" w:author="CMCC-0926" w:date="2025-10-20T11:53:48Z"/>
          <w:rFonts w:hint="eastAsia" w:ascii="宋体" w:hAnsi="宋体" w:cs="宋体"/>
        </w:rPr>
        <w:pPrChange w:id="508" w:author="CMCC-0926" w:date="2025-10-20T11:53:49Z">
          <w:pPr>
            <w:pStyle w:val="179"/>
            <w:numPr>
              <w:ilvl w:val="0"/>
              <w:numId w:val="35"/>
            </w:numPr>
            <w:ind w:firstLineChars="0"/>
          </w:pPr>
        </w:pPrChange>
      </w:pPr>
      <w:del w:id="510" w:author="CMCC-0926" w:date="2025-10-20T11:53:48Z">
        <w:r>
          <w:rPr>
            <w:rFonts w:hint="eastAsia" w:ascii="宋体" w:hAnsi="宋体" w:cs="宋体"/>
          </w:rPr>
          <w:delText>CCSA：</w:delText>
        </w:r>
      </w:del>
      <w:del w:id="511" w:author="CMCC-0926" w:date="2025-10-20T11:53:48Z">
        <w:r>
          <w:rPr>
            <w:rFonts w:hint="default" w:ascii="宋体" w:hAnsi="宋体" w:cs="宋体"/>
            <w:lang w:val="en-US"/>
          </w:rPr>
          <w:delText>2023-1173T-YD</w:delText>
        </w:r>
      </w:del>
      <w:del w:id="512" w:author="CMCC-0926" w:date="2025-10-20T11:53:48Z">
        <w:r>
          <w:rPr>
            <w:rFonts w:hint="eastAsia" w:ascii="宋体" w:hAnsi="宋体" w:cs="宋体"/>
          </w:rPr>
          <w:delText xml:space="preserve"> 《信息通信网智能化运营管理 技术架构</w:delText>
        </w:r>
      </w:del>
      <w:del w:id="513" w:author="CMCC-0926" w:date="2025-10-20T11:53:57Z">
        <w:r>
          <w:rPr>
            <w:rFonts w:hint="eastAsia" w:ascii="宋体" w:hAnsi="宋体" w:cs="宋体"/>
          </w:rPr>
          <w:delText>》</w:delText>
        </w:r>
        <w:commentRangeEnd w:id="25"/>
      </w:del>
      <w:del w:id="514" w:author="CMCC-0926" w:date="2025-10-20T11:53:57Z">
        <w:r>
          <w:rPr/>
          <w:commentReference w:id="25"/>
        </w:r>
      </w:del>
    </w:p>
    <w:p w14:paraId="3F7C8845">
      <w:pPr>
        <w:pStyle w:val="179"/>
        <w:numPr>
          <w:ilvl w:val="0"/>
          <w:numId w:val="35"/>
        </w:numPr>
        <w:pPrChange w:id="515" w:author="CMCC-0926" w:date="2025-10-20T11:53:49Z">
          <w:pPr/>
        </w:pPrChange>
      </w:pPr>
      <w:r>
        <w:rPr>
          <w:rFonts w:hint="eastAsia" w:ascii="Tahoma"/>
          <w:sz w:val="24"/>
        </w:rPr>
        <mc:AlternateContent>
          <mc:Choice Requires="wps">
            <w:drawing>
              <wp:anchor distT="0" distB="0" distL="114935" distR="114935" simplePos="0" relativeHeight="251670528" behindDoc="0" locked="0" layoutInCell="1" allowOverlap="1">
                <wp:simplePos x="0" y="0"/>
                <wp:positionH relativeFrom="column">
                  <wp:posOffset>1704975</wp:posOffset>
                </wp:positionH>
                <wp:positionV relativeFrom="paragraph">
                  <wp:posOffset>415290</wp:posOffset>
                </wp:positionV>
                <wp:extent cx="1774825" cy="1270"/>
                <wp:effectExtent l="0" t="9525" r="8255" b="12065"/>
                <wp:wrapTopAndBottom/>
                <wp:docPr id="284" name="直接连接符 284"/>
                <wp:cNvGraphicFramePr/>
                <a:graphic xmlns:a="http://schemas.openxmlformats.org/drawingml/2006/main">
                  <a:graphicData uri="http://schemas.microsoft.com/office/word/2010/wordprocessingShape">
                    <wps:wsp>
                      <wps:cNvCnPr/>
                      <wps:spPr>
                        <a:xfrm>
                          <a:off x="0" y="0"/>
                          <a:ext cx="1774825" cy="127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34.25pt;margin-top:32.7pt;height:0.1pt;width:139.75pt;mso-wrap-distance-bottom:0pt;mso-wrap-distance-top:0pt;z-index:251670528;mso-width-relative:page;mso-height-relative:page;" filled="f" stroked="t" coordsize="21600,21600" o:gfxdata="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aWEpNYAAAAJAQAADwAAAAAAAAABACAAAAAiAAAAZHJzL2Rvd25yZXYueG1sUEsBAhQA&#10;FAAAAAgAh07iQMh+shz0AQAA4AMAAA4AAAAAAAAAAQAgAAAAJQEAAGRycy9lMm9Eb2MueG1sUEsF&#10;BgAAAAAGAAYAWQEAAIsFAAAAAA==&#10;">
                <v:fill on="f" focussize="0,0"/>
                <v:stroke weight="1.5pt" color="#000000" joinstyle="round"/>
                <v:imagedata o:title=""/>
                <o:lock v:ext="edit" aspectratio="f"/>
                <w10:wrap type="topAndBottom"/>
              </v:line>
            </w:pict>
          </mc:Fallback>
        </mc:AlternateContent>
      </w:r>
    </w:p>
    <w:sectPr>
      <w:headerReference r:id="rId15" w:type="first"/>
      <w:footerReference r:id="rId18" w:type="first"/>
      <w:headerReference r:id="rId14" w:type="default"/>
      <w:footerReference r:id="rId16" w:type="default"/>
      <w:footerReference r:id="rId17" w:type="even"/>
      <w:pgSz w:w="11899" w:h="16838"/>
      <w:pgMar w:top="1702" w:right="1701" w:bottom="1440" w:left="1701" w:header="1417" w:footer="1134" w:gutter="0"/>
      <w:pgNumType w:start="1"/>
      <w:cols w:space="708"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泽宇" w:date="2025-09-17T09:12:02Z" w:initials="">
    <w:p w14:paraId="21F066E5">
      <w:pPr>
        <w:pStyle w:val="18"/>
        <w:rPr>
          <w:rFonts w:hint="eastAsia"/>
          <w:lang w:val="en-US" w:eastAsia="zh-CN"/>
        </w:rPr>
      </w:pPr>
      <w:r>
        <w:rPr>
          <w:rFonts w:hint="eastAsia"/>
          <w:lang w:val="en-US" w:eastAsia="zh-CN"/>
        </w:rPr>
        <w:t>目次建议和GB/T1.1-2020一致，就写到第二层；</w:t>
      </w:r>
    </w:p>
    <w:p w14:paraId="00C35456">
      <w:pPr>
        <w:pStyle w:val="18"/>
        <w:rPr>
          <w:rFonts w:hint="eastAsia"/>
          <w:lang w:val="en-US" w:eastAsia="zh-CN"/>
        </w:rPr>
      </w:pPr>
      <w:r>
        <w:rPr>
          <w:rFonts w:hint="eastAsia"/>
          <w:lang w:val="en-US" w:eastAsia="zh-CN"/>
        </w:rPr>
        <w:t>目次中不应该有标题；</w:t>
      </w:r>
    </w:p>
    <w:p w14:paraId="161F260F">
      <w:pPr>
        <w:pStyle w:val="18"/>
        <w:rPr>
          <w:rFonts w:hint="default"/>
          <w:lang w:val="en-US" w:eastAsia="zh-CN"/>
        </w:rPr>
      </w:pPr>
      <w:r>
        <w:rPr>
          <w:rFonts w:hint="eastAsia"/>
          <w:lang w:val="en-US" w:eastAsia="zh-CN"/>
        </w:rPr>
        <w:t>前言页码不对，最后修改完之后刷新页码</w:t>
      </w:r>
    </w:p>
  </w:comment>
  <w:comment w:id="1" w:author="吴泽宇" w:date="2025-09-17T09:15:53Z" w:initials="">
    <w:p w14:paraId="0E3F4706">
      <w:pPr>
        <w:pStyle w:val="18"/>
        <w:rPr>
          <w:rFonts w:hint="default" w:eastAsia="宋体"/>
          <w:lang w:val="en-US" w:eastAsia="zh-CN"/>
        </w:rPr>
      </w:pPr>
      <w:r>
        <w:rPr>
          <w:rFonts w:hint="eastAsia"/>
          <w:lang w:val="en-US" w:eastAsia="zh-CN"/>
        </w:rPr>
        <w:t>缺少页眉</w:t>
      </w:r>
    </w:p>
  </w:comment>
  <w:comment w:id="2" w:author="吴泽宇" w:date="2025-09-17T09:15:21Z" w:initials="">
    <w:p w14:paraId="7B185337">
      <w:pPr>
        <w:pStyle w:val="18"/>
        <w:rPr>
          <w:rFonts w:hint="default" w:eastAsia="宋体"/>
          <w:lang w:val="en-US" w:eastAsia="zh-CN"/>
        </w:rPr>
      </w:pPr>
      <w:r>
        <w:rPr>
          <w:rFonts w:hint="eastAsia"/>
          <w:lang w:val="en-US" w:eastAsia="zh-CN"/>
        </w:rPr>
        <w:t>自己编的标准号？</w:t>
      </w:r>
    </w:p>
  </w:comment>
  <w:comment w:id="3" w:author="吴泽宇" w:date="2025-09-17T09:16:32Z" w:initials="">
    <w:p w14:paraId="40B90B06">
      <w:pPr>
        <w:pStyle w:val="18"/>
        <w:rPr>
          <w:rFonts w:hint="default" w:eastAsia="宋体"/>
          <w:lang w:val="en-US" w:eastAsia="zh-CN"/>
        </w:rPr>
      </w:pPr>
      <w:r>
        <w:rPr>
          <w:rFonts w:hint="eastAsia"/>
          <w:lang w:val="en-US" w:eastAsia="zh-CN"/>
        </w:rPr>
        <w:t>请确定是不是规范性引用文件</w:t>
      </w:r>
    </w:p>
  </w:comment>
  <w:comment w:id="4" w:author="吴泽宇" w:date="2025-09-17T09:14:58Z" w:initials="">
    <w:p w14:paraId="59B33A9B">
      <w:pPr>
        <w:pStyle w:val="18"/>
        <w:rPr>
          <w:rFonts w:hint="default" w:eastAsia="宋体"/>
          <w:lang w:val="en-US" w:eastAsia="zh-CN"/>
        </w:rPr>
      </w:pPr>
      <w:r>
        <w:rPr>
          <w:rFonts w:hint="eastAsia"/>
          <w:lang w:eastAsia="zh-CN"/>
        </w:rPr>
        <w:t>？？</w:t>
      </w:r>
      <w:r>
        <w:rPr>
          <w:rFonts w:hint="eastAsia"/>
          <w:lang w:val="en-US" w:eastAsia="zh-CN"/>
        </w:rPr>
        <w:t>这个明显不对，自己编的吗</w:t>
      </w:r>
    </w:p>
  </w:comment>
  <w:comment w:id="5" w:author="吴泽宇" w:date="2025-09-17T09:23:20Z" w:initials="">
    <w:p w14:paraId="5BD57D24">
      <w:pPr>
        <w:pStyle w:val="18"/>
        <w:rPr>
          <w:rFonts w:hint="default" w:eastAsia="宋体"/>
          <w:lang w:val="en-US" w:eastAsia="zh-CN"/>
        </w:rPr>
      </w:pPr>
      <w:r>
        <w:rPr>
          <w:rFonts w:hint="eastAsia"/>
          <w:lang w:val="en-US" w:eastAsia="zh-CN"/>
        </w:rPr>
        <w:t>这个不是规范性引用</w:t>
      </w:r>
    </w:p>
  </w:comment>
  <w:comment w:id="6" w:author="吴泽宇" w:date="2025-09-26T14:51:14Z" w:initials="">
    <w:p w14:paraId="27C24324">
      <w:pPr>
        <w:pStyle w:val="18"/>
        <w:rPr>
          <w:rFonts w:hint="default" w:eastAsia="宋体"/>
          <w:lang w:val="en-US" w:eastAsia="zh-CN"/>
        </w:rPr>
      </w:pPr>
      <w:r>
        <w:rPr>
          <w:rFonts w:hint="eastAsia"/>
          <w:lang w:val="en-US" w:eastAsia="zh-CN"/>
        </w:rPr>
        <w:t>补充引语</w:t>
      </w:r>
    </w:p>
  </w:comment>
  <w:comment w:id="7" w:author="吴泽宇" w:date="2025-09-17T09:32:43Z" w:initials="">
    <w:p w14:paraId="42247C36">
      <w:pPr>
        <w:pStyle w:val="18"/>
        <w:rPr>
          <w:rFonts w:hint="default" w:eastAsia="宋体"/>
          <w:lang w:val="en-US" w:eastAsia="zh-CN"/>
        </w:rPr>
      </w:pPr>
      <w:r>
        <w:rPr>
          <w:rFonts w:hint="eastAsia"/>
          <w:lang w:val="en-US" w:eastAsia="zh-CN"/>
        </w:rPr>
        <w:t>引语中的应和列项中的可是否矛盾？</w:t>
      </w:r>
    </w:p>
  </w:comment>
  <w:comment w:id="8" w:author="吴泽宇" w:date="2025-09-17T09:36:16Z" w:initials="">
    <w:p w14:paraId="0B8C07EC">
      <w:pPr>
        <w:pStyle w:val="18"/>
        <w:rPr>
          <w:rFonts w:hint="eastAsia"/>
          <w:lang w:eastAsia="zh-CN"/>
        </w:rPr>
      </w:pPr>
      <w:r>
        <w:rPr>
          <w:rFonts w:hint="eastAsia"/>
          <w:lang w:eastAsia="zh-CN"/>
        </w:rPr>
        <w:t>？</w:t>
      </w:r>
    </w:p>
    <w:p w14:paraId="743E6EB8">
      <w:pPr>
        <w:pStyle w:val="18"/>
        <w:rPr>
          <w:rFonts w:hint="eastAsia"/>
          <w:lang w:val="en-US" w:eastAsia="zh-CN"/>
        </w:rPr>
      </w:pPr>
      <w:r>
        <w:rPr>
          <w:rFonts w:hint="eastAsia"/>
          <w:lang w:val="en-US" w:eastAsia="zh-CN"/>
        </w:rPr>
        <w:t>有一条内容是“无”肯定不行。我的建议是把第3层的内容都花到表格里，这样就没有第4个层级了。</w:t>
      </w:r>
    </w:p>
    <w:p w14:paraId="737D2AFD">
      <w:pPr>
        <w:pStyle w:val="18"/>
        <w:rPr>
          <w:rFonts w:hint="default"/>
          <w:lang w:val="en-US" w:eastAsia="zh-CN"/>
        </w:rPr>
      </w:pPr>
      <w:r>
        <w:rPr>
          <w:rFonts w:hint="eastAsia"/>
          <w:lang w:val="en-US" w:eastAsia="zh-CN"/>
        </w:rPr>
        <w:t>然后咱们这个是技术要求标准，不是测试方法标准，写这些是否合适？</w:t>
      </w:r>
    </w:p>
  </w:comment>
  <w:comment w:id="9" w:author="吴泽宇" w:date="2025-09-17T09:36:16Z" w:initials="">
    <w:p w14:paraId="490931F8">
      <w:pPr>
        <w:pStyle w:val="18"/>
        <w:rPr>
          <w:rFonts w:hint="eastAsia"/>
          <w:lang w:eastAsia="zh-CN"/>
        </w:rPr>
      </w:pPr>
      <w:r>
        <w:rPr>
          <w:rFonts w:hint="eastAsia"/>
          <w:lang w:eastAsia="zh-CN"/>
        </w:rPr>
        <w:t>？</w:t>
      </w:r>
    </w:p>
    <w:p w14:paraId="3DA05DB9">
      <w:pPr>
        <w:pStyle w:val="18"/>
        <w:rPr>
          <w:rFonts w:hint="eastAsia"/>
          <w:lang w:val="en-US" w:eastAsia="zh-CN"/>
        </w:rPr>
      </w:pPr>
      <w:r>
        <w:rPr>
          <w:rFonts w:hint="eastAsia"/>
          <w:lang w:val="en-US" w:eastAsia="zh-CN"/>
        </w:rPr>
        <w:t>有一条内容是“无”肯定不行。我的建议是把第3层的内容都花到表格里，这样就没有第4个层级了。</w:t>
      </w:r>
    </w:p>
    <w:p w14:paraId="7A4E2595">
      <w:pPr>
        <w:pStyle w:val="18"/>
        <w:rPr>
          <w:rFonts w:hint="default"/>
          <w:lang w:val="en-US" w:eastAsia="zh-CN"/>
        </w:rPr>
      </w:pPr>
      <w:r>
        <w:rPr>
          <w:rFonts w:hint="eastAsia"/>
          <w:lang w:val="en-US" w:eastAsia="zh-CN"/>
        </w:rPr>
        <w:t>然后咱们这个是技术要求标准，不是测试方法标准，写这些是否合适？</w:t>
      </w:r>
    </w:p>
  </w:comment>
  <w:comment w:id="10" w:author="吴泽宇" w:date="2025-09-17T09:36:16Z" w:initials="">
    <w:p w14:paraId="38E38EC8">
      <w:pPr>
        <w:pStyle w:val="18"/>
        <w:rPr>
          <w:rFonts w:hint="eastAsia"/>
          <w:lang w:eastAsia="zh-CN"/>
        </w:rPr>
      </w:pPr>
      <w:r>
        <w:rPr>
          <w:rFonts w:hint="eastAsia"/>
          <w:lang w:eastAsia="zh-CN"/>
        </w:rPr>
        <w:t>？</w:t>
      </w:r>
    </w:p>
    <w:p w14:paraId="5AE0828A">
      <w:pPr>
        <w:pStyle w:val="18"/>
        <w:rPr>
          <w:rFonts w:hint="eastAsia"/>
          <w:lang w:val="en-US" w:eastAsia="zh-CN"/>
        </w:rPr>
      </w:pPr>
      <w:r>
        <w:rPr>
          <w:rFonts w:hint="eastAsia"/>
          <w:lang w:val="en-US" w:eastAsia="zh-CN"/>
        </w:rPr>
        <w:t>有一条内容是“无”肯定不行。我的建议是把第3层的内容都花到表格里，这样就没有第4个层级了。</w:t>
      </w:r>
    </w:p>
    <w:p w14:paraId="587B0C6E">
      <w:pPr>
        <w:pStyle w:val="18"/>
        <w:rPr>
          <w:rFonts w:hint="default"/>
          <w:lang w:val="en-US" w:eastAsia="zh-CN"/>
        </w:rPr>
      </w:pPr>
      <w:r>
        <w:rPr>
          <w:rFonts w:hint="eastAsia"/>
          <w:lang w:val="en-US" w:eastAsia="zh-CN"/>
        </w:rPr>
        <w:t>然后咱们这个是技术要求标准，不是测试方法标准，写这些是否合适？</w:t>
      </w:r>
    </w:p>
  </w:comment>
  <w:comment w:id="11" w:author="吴泽宇" w:date="2025-09-17T09:36:16Z" w:initials="">
    <w:p w14:paraId="69D850B3">
      <w:pPr>
        <w:pStyle w:val="18"/>
        <w:rPr>
          <w:rFonts w:hint="eastAsia"/>
          <w:lang w:eastAsia="zh-CN"/>
        </w:rPr>
      </w:pPr>
      <w:r>
        <w:rPr>
          <w:rFonts w:hint="eastAsia"/>
          <w:lang w:eastAsia="zh-CN"/>
        </w:rPr>
        <w:t>？</w:t>
      </w:r>
    </w:p>
    <w:p w14:paraId="64148543">
      <w:pPr>
        <w:pStyle w:val="18"/>
        <w:rPr>
          <w:rFonts w:hint="eastAsia"/>
          <w:lang w:val="en-US" w:eastAsia="zh-CN"/>
        </w:rPr>
      </w:pPr>
      <w:r>
        <w:rPr>
          <w:rFonts w:hint="eastAsia"/>
          <w:lang w:val="en-US" w:eastAsia="zh-CN"/>
        </w:rPr>
        <w:t>有一条内容是“无”肯定不行。我的建议是把第3层的内容都花到表格里，这样就没有第4个层级了。</w:t>
      </w:r>
    </w:p>
    <w:p w14:paraId="136B0CD6">
      <w:pPr>
        <w:pStyle w:val="18"/>
        <w:rPr>
          <w:rFonts w:hint="default"/>
          <w:lang w:val="en-US" w:eastAsia="zh-CN"/>
        </w:rPr>
      </w:pPr>
      <w:r>
        <w:rPr>
          <w:rFonts w:hint="eastAsia"/>
          <w:lang w:val="en-US" w:eastAsia="zh-CN"/>
        </w:rPr>
        <w:t>然后咱们这个是技术要求标准，不是测试方法标准，写这些是否合适？</w:t>
      </w:r>
    </w:p>
  </w:comment>
  <w:comment w:id="12" w:author="吴泽宇" w:date="2025-09-17T09:36:16Z" w:initials="">
    <w:p w14:paraId="76A2994F">
      <w:pPr>
        <w:pStyle w:val="18"/>
        <w:rPr>
          <w:rFonts w:hint="eastAsia"/>
          <w:lang w:eastAsia="zh-CN"/>
        </w:rPr>
      </w:pPr>
      <w:r>
        <w:rPr>
          <w:rFonts w:hint="eastAsia"/>
          <w:lang w:eastAsia="zh-CN"/>
        </w:rPr>
        <w:t>？</w:t>
      </w:r>
    </w:p>
    <w:p w14:paraId="5F6188ED">
      <w:pPr>
        <w:pStyle w:val="18"/>
        <w:rPr>
          <w:rFonts w:hint="eastAsia"/>
          <w:lang w:val="en-US" w:eastAsia="zh-CN"/>
        </w:rPr>
      </w:pPr>
      <w:r>
        <w:rPr>
          <w:rFonts w:hint="eastAsia"/>
          <w:lang w:val="en-US" w:eastAsia="zh-CN"/>
        </w:rPr>
        <w:t>有一条内容是“无”肯定不行。我的建议是把第3层的内容都花到表格里，这样就没有第4个层级了。</w:t>
      </w:r>
    </w:p>
    <w:p w14:paraId="04F2A147">
      <w:pPr>
        <w:pStyle w:val="18"/>
        <w:rPr>
          <w:rFonts w:hint="default"/>
          <w:lang w:val="en-US" w:eastAsia="zh-CN"/>
        </w:rPr>
      </w:pPr>
      <w:r>
        <w:rPr>
          <w:rFonts w:hint="eastAsia"/>
          <w:lang w:val="en-US" w:eastAsia="zh-CN"/>
        </w:rPr>
        <w:t>然后咱们这个是技术要求标准，不是测试方法标准，写这些是否合适？</w:t>
      </w:r>
    </w:p>
  </w:comment>
  <w:comment w:id="13" w:author="吴泽宇" w:date="2025-09-17T09:45:55Z" w:initials="">
    <w:p w14:paraId="06114BB6">
      <w:pPr>
        <w:pStyle w:val="18"/>
        <w:rPr>
          <w:rFonts w:hint="default" w:eastAsia="宋体"/>
          <w:lang w:val="en-US" w:eastAsia="zh-CN"/>
        </w:rPr>
      </w:pPr>
      <w:r>
        <w:rPr>
          <w:rFonts w:hint="eastAsia"/>
          <w:lang w:val="en-US" w:eastAsia="zh-CN"/>
        </w:rPr>
        <w:t>注释中不应该使用“应”“宜”“可”</w:t>
      </w:r>
    </w:p>
  </w:comment>
  <w:comment w:id="14" w:author="吴泽宇" w:date="2025-09-17T09:48:18Z" w:initials="">
    <w:p w14:paraId="561B455C">
      <w:pPr>
        <w:pStyle w:val="18"/>
        <w:rPr>
          <w:rFonts w:hint="default" w:eastAsia="宋体"/>
          <w:lang w:val="en-US" w:eastAsia="zh-CN"/>
        </w:rPr>
      </w:pPr>
      <w:r>
        <w:rPr>
          <w:rFonts w:hint="eastAsia"/>
          <w:lang w:val="en-US" w:eastAsia="zh-CN"/>
        </w:rPr>
        <w:t>列项编号</w:t>
      </w:r>
    </w:p>
  </w:comment>
  <w:comment w:id="15" w:author="吴泽宇" w:date="2025-09-17T09:48:47Z" w:initials="">
    <w:p w14:paraId="7E782AED">
      <w:pPr>
        <w:pStyle w:val="18"/>
        <w:rPr>
          <w:rFonts w:hint="default" w:eastAsia="宋体"/>
          <w:lang w:val="en-US" w:eastAsia="zh-CN"/>
        </w:rPr>
      </w:pPr>
      <w:r>
        <w:rPr>
          <w:rFonts w:hint="eastAsia"/>
          <w:lang w:val="en-US" w:eastAsia="zh-CN"/>
        </w:rPr>
        <w:t>不用做续表，这个到出版社的时候他们会弄的</w:t>
      </w:r>
    </w:p>
  </w:comment>
  <w:comment w:id="16" w:author="吴泽宇" w:date="2025-09-17T09:48:32Z" w:initials="">
    <w:p w14:paraId="2E3C1846">
      <w:pPr>
        <w:pStyle w:val="18"/>
        <w:rPr>
          <w:rFonts w:hint="eastAsia" w:eastAsia="宋体"/>
          <w:lang w:val="en-US" w:eastAsia="zh-CN"/>
        </w:rPr>
      </w:pPr>
      <w:r>
        <w:rPr>
          <w:rFonts w:hint="eastAsia"/>
          <w:lang w:val="en-US" w:eastAsia="zh-CN"/>
        </w:rPr>
        <w:t>列项编号</w:t>
      </w:r>
    </w:p>
  </w:comment>
  <w:comment w:id="17" w:author="吴泽宇" w:date="2025-09-17T09:48:40Z" w:initials="">
    <w:p w14:paraId="5510202D">
      <w:pPr>
        <w:pStyle w:val="18"/>
        <w:rPr>
          <w:rFonts w:hint="eastAsia" w:eastAsia="宋体"/>
          <w:lang w:val="en-US" w:eastAsia="zh-CN"/>
        </w:rPr>
      </w:pPr>
      <w:r>
        <w:rPr>
          <w:rFonts w:hint="eastAsia"/>
          <w:lang w:val="en-US" w:eastAsia="zh-CN"/>
        </w:rPr>
        <w:t>列项编号</w:t>
      </w:r>
    </w:p>
  </w:comment>
  <w:comment w:id="18" w:author="吴泽宇" w:date="2025-09-17T09:50:03Z" w:initials="">
    <w:p w14:paraId="077663B9">
      <w:pPr>
        <w:pStyle w:val="18"/>
        <w:rPr>
          <w:rFonts w:hint="default" w:eastAsia="宋体"/>
          <w:lang w:val="en-US" w:eastAsia="zh-CN"/>
        </w:rPr>
      </w:pPr>
      <w:r>
        <w:rPr>
          <w:rFonts w:hint="eastAsia"/>
          <w:lang w:val="en-US" w:eastAsia="zh-CN"/>
        </w:rPr>
        <w:t>二层列项也需要引语</w:t>
      </w:r>
    </w:p>
  </w:comment>
  <w:comment w:id="19" w:author="吴泽宇" w:date="2025-09-17T09:52:18Z" w:initials="">
    <w:p w14:paraId="02476601">
      <w:pPr>
        <w:pStyle w:val="18"/>
        <w:rPr>
          <w:rFonts w:hint="default" w:eastAsia="宋体"/>
          <w:lang w:val="en-US" w:eastAsia="zh-CN"/>
        </w:rPr>
      </w:pPr>
      <w:r>
        <w:rPr>
          <w:rFonts w:hint="eastAsia"/>
          <w:lang w:val="en-US" w:eastAsia="zh-CN"/>
        </w:rPr>
        <w:t>附录A在正文中没有引用</w:t>
      </w:r>
    </w:p>
  </w:comment>
  <w:comment w:id="20" w:author="吴泽宇" w:date="2025-09-17T09:52:53Z" w:initials="">
    <w:p w14:paraId="2ED80636">
      <w:pPr>
        <w:pStyle w:val="18"/>
        <w:rPr>
          <w:rFonts w:hint="eastAsia" w:eastAsia="宋体"/>
          <w:lang w:val="en-US" w:eastAsia="zh-CN"/>
        </w:rPr>
      </w:pPr>
      <w:r>
        <w:rPr>
          <w:rFonts w:hint="eastAsia"/>
          <w:lang w:val="en-US" w:eastAsia="zh-CN"/>
        </w:rPr>
        <w:t>没有引用</w:t>
      </w:r>
    </w:p>
  </w:comment>
  <w:comment w:id="21" w:author="吴泽宇" w:date="2025-09-17T09:53:10Z" w:initials="">
    <w:p w14:paraId="55B51B92">
      <w:pPr>
        <w:pStyle w:val="18"/>
        <w:rPr>
          <w:rFonts w:hint="default" w:eastAsia="宋体"/>
          <w:lang w:val="en-US" w:eastAsia="zh-CN"/>
        </w:rPr>
      </w:pPr>
      <w:r>
        <w:rPr>
          <w:rFonts w:hint="eastAsia"/>
          <w:lang w:val="en-US" w:eastAsia="zh-CN"/>
        </w:rPr>
        <w:t>资料性附录不应该有任何条款，所以不准许使用：“应”“宜”“可”</w:t>
      </w:r>
    </w:p>
  </w:comment>
  <w:comment w:id="22" w:author="吴泽宇" w:date="2025-09-17T09:56:16Z" w:initials="">
    <w:p w14:paraId="5BD749C6">
      <w:pPr>
        <w:pStyle w:val="18"/>
        <w:rPr>
          <w:rFonts w:hint="eastAsia" w:eastAsia="宋体"/>
          <w:lang w:val="en-US" w:eastAsia="zh-CN"/>
        </w:rPr>
      </w:pPr>
      <w:r>
        <w:rPr>
          <w:rFonts w:hint="eastAsia"/>
          <w:lang w:val="en-US" w:eastAsia="zh-CN"/>
        </w:rPr>
        <w:t>没有引用</w:t>
      </w:r>
    </w:p>
  </w:comment>
  <w:comment w:id="23" w:author="吴泽宇" w:date="2025-09-17T09:58:16Z" w:initials="">
    <w:p w14:paraId="06B019C9">
      <w:pPr>
        <w:pStyle w:val="18"/>
        <w:rPr>
          <w:rFonts w:hint="default" w:eastAsia="宋体"/>
          <w:lang w:val="en-US" w:eastAsia="zh-CN"/>
        </w:rPr>
      </w:pPr>
      <w:r>
        <w:rPr>
          <w:rFonts w:hint="eastAsia"/>
          <w:lang w:val="en-US" w:eastAsia="zh-CN"/>
        </w:rPr>
        <w:t>没有引用</w:t>
      </w:r>
    </w:p>
  </w:comment>
  <w:comment w:id="24" w:author="吴泽宇" w:date="2025-09-17T09:58:48Z" w:initials="">
    <w:p w14:paraId="435DB05C">
      <w:pPr>
        <w:pStyle w:val="18"/>
        <w:rPr>
          <w:rFonts w:hint="default" w:eastAsia="宋体"/>
          <w:lang w:val="en-US" w:eastAsia="zh-CN"/>
        </w:rPr>
      </w:pPr>
      <w:r>
        <w:rPr>
          <w:rFonts w:hint="eastAsia"/>
          <w:lang w:val="en-US" w:eastAsia="zh-CN"/>
        </w:rPr>
        <w:t>文件顺序按照GB/T1.1-2020的要求去写。先标准再其他文件，先国内再国外，格式上不要有书名号</w:t>
      </w:r>
    </w:p>
  </w:comment>
  <w:comment w:id="25" w:author="吴泽宇" w:date="2025-09-17T09:58:48Z" w:initials="">
    <w:p w14:paraId="658B023B">
      <w:pPr>
        <w:pStyle w:val="18"/>
        <w:rPr>
          <w:rFonts w:hint="default" w:eastAsia="宋体"/>
          <w:lang w:val="en-US" w:eastAsia="zh-CN"/>
        </w:rPr>
      </w:pPr>
      <w:r>
        <w:rPr>
          <w:rFonts w:hint="eastAsia"/>
          <w:lang w:val="en-US" w:eastAsia="zh-CN"/>
        </w:rPr>
        <w:t>文件顺序按照GB/T1.1-2020的要求去写。先标准再其他文件，先国内再国外，格式上不要有书名号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1F260F" w15:done="0"/>
  <w15:commentEx w15:paraId="0E3F4706" w15:done="0"/>
  <w15:commentEx w15:paraId="7B185337" w15:done="0"/>
  <w15:commentEx w15:paraId="40B90B06" w15:done="0"/>
  <w15:commentEx w15:paraId="59B33A9B" w15:done="0"/>
  <w15:commentEx w15:paraId="5BD57D24" w15:done="0"/>
  <w15:commentEx w15:paraId="27C24324" w15:done="0"/>
  <w15:commentEx w15:paraId="42247C36" w15:done="0"/>
  <w15:commentEx w15:paraId="737D2AFD" w15:done="0"/>
  <w15:commentEx w15:paraId="7A4E2595" w15:done="0"/>
  <w15:commentEx w15:paraId="587B0C6E" w15:done="0"/>
  <w15:commentEx w15:paraId="136B0CD6" w15:done="0"/>
  <w15:commentEx w15:paraId="04F2A147" w15:done="0"/>
  <w15:commentEx w15:paraId="06114BB6" w15:done="0"/>
  <w15:commentEx w15:paraId="561B455C" w15:done="0"/>
  <w15:commentEx w15:paraId="7E782AED" w15:done="0"/>
  <w15:commentEx w15:paraId="2E3C1846" w15:done="0"/>
  <w15:commentEx w15:paraId="5510202D" w15:done="0"/>
  <w15:commentEx w15:paraId="077663B9" w15:done="0"/>
  <w15:commentEx w15:paraId="02476601" w15:done="0"/>
  <w15:commentEx w15:paraId="2ED80636" w15:done="0"/>
  <w15:commentEx w15:paraId="55B51B92" w15:done="0"/>
  <w15:commentEx w15:paraId="5BD749C6" w15:done="0"/>
  <w15:commentEx w15:paraId="06B019C9" w15:done="0"/>
  <w15:commentEx w15:paraId="435DB05C" w15:done="0"/>
  <w15:commentEx w15:paraId="658B023B"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ntique Olive">
    <w:altName w:val="Arial"/>
    <w:panose1 w:val="00000000000000000000"/>
    <w:charset w:val="00"/>
    <w:family w:val="swiss"/>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27E2E">
    <w:pPr>
      <w:pStyle w:val="80"/>
      <w:rPr>
        <w:rStyle w:val="61"/>
      </w:rPr>
    </w:pPr>
    <w:r>
      <w:rPr>
        <w:rStyle w:val="61"/>
      </w:rPr>
      <w:fldChar w:fldCharType="begin"/>
    </w:r>
    <w:r>
      <w:rPr>
        <w:rStyle w:val="61"/>
      </w:rPr>
      <w:instrText xml:space="preserve">PAGE  </w:instrText>
    </w:r>
    <w:r>
      <w:rPr>
        <w:rStyle w:val="61"/>
      </w:rPr>
      <w:fldChar w:fldCharType="separate"/>
    </w:r>
    <w:r>
      <w:rPr>
        <w:rStyle w:val="61"/>
      </w:rPr>
      <w:t>1</w:t>
    </w:r>
    <w:r>
      <w:rPr>
        <w:rStyle w:val="6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DCB01">
    <w:pPr>
      <w:pStyle w:val="105"/>
      <w:rPr>
        <w:rStyle w:val="61"/>
      </w:rPr>
    </w:pPr>
    <w:r>
      <w:rPr>
        <w:rStyle w:val="61"/>
      </w:rPr>
      <w:fldChar w:fldCharType="begin"/>
    </w:r>
    <w:r>
      <w:rPr>
        <w:rStyle w:val="61"/>
      </w:rPr>
      <w:instrText xml:space="preserve">PAGE  </w:instrText>
    </w:r>
    <w:r>
      <w:rPr>
        <w:rStyle w:val="61"/>
      </w:rPr>
      <w:fldChar w:fldCharType="separate"/>
    </w:r>
    <w:r>
      <w:rPr>
        <w:rStyle w:val="61"/>
      </w:rPr>
      <w:t>II</w:t>
    </w:r>
    <w:r>
      <w:rPr>
        <w:rStyle w:val="6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CDF65">
    <w:pPr>
      <w:pStyle w:val="80"/>
    </w:pPr>
    <w:r>
      <w:fldChar w:fldCharType="begin"/>
    </w:r>
    <w:r>
      <w:instrText xml:space="preserve"> PAGE  \* MERGEFORMAT </w:instrText>
    </w:r>
    <w:r>
      <w:fldChar w:fldCharType="separate"/>
    </w:r>
    <w:r>
      <w:t>IX</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eastAsia" w:ascii="宋体" w:hAnsi="宋体" w:cs="宋体"/>
      </w:rPr>
      <w:id w:val="-1"/>
    </w:sdtPr>
    <w:sdtEndPr>
      <w:rPr>
        <w:rFonts w:hint="eastAsia" w:ascii="宋体" w:hAnsi="宋体" w:cs="宋体"/>
      </w:rPr>
    </w:sdtEndPr>
    <w:sdtContent>
      <w:p w14:paraId="269D0EE6">
        <w:pPr>
          <w:pStyle w:val="33"/>
          <w:ind w:firstLine="360"/>
        </w:pPr>
        <w:r>
          <w:rPr>
            <w:rFonts w:ascii="宋体" w:hAnsi="宋体" w:cs="宋体"/>
          </w:rPr>
          <w:fldChar w:fldCharType="begin"/>
        </w:r>
        <w:r>
          <w:rPr>
            <w:rFonts w:ascii="宋体" w:hAnsi="宋体" w:cs="宋体"/>
          </w:rPr>
          <w:instrText xml:space="preserve"> PAGE   \* MERGEFORMAT </w:instrText>
        </w:r>
        <w:r>
          <w:rPr>
            <w:rFonts w:ascii="宋体" w:hAnsi="宋体" w:cs="宋体"/>
          </w:rPr>
          <w:fldChar w:fldCharType="separate"/>
        </w:r>
        <w:r>
          <w:rPr>
            <w:rFonts w:ascii="宋体" w:hAnsi="宋体" w:cs="宋体"/>
          </w:rPr>
          <w:t>9</w:t>
        </w:r>
        <w:r>
          <w:rPr>
            <w:rFonts w:ascii="宋体" w:hAnsi="宋体" w:cs="宋体"/>
          </w:rPr>
          <w:fldChar w:fldCharType="end"/>
        </w:r>
      </w:p>
    </w:sdtContent>
  </w:sdt>
  <w:p w14:paraId="6AB8A959"/>
  <w:p w14:paraId="3812F79F"/>
  <w:p w14:paraId="2C00C3F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86B83">
    <w:pPr>
      <w:pStyle w:val="33"/>
      <w:ind w:firstLine="360"/>
      <w:rPr>
        <w:rStyle w:val="61"/>
      </w:rPr>
    </w:pPr>
    <w:r>
      <w:rPr>
        <w:rStyle w:val="61"/>
      </w:rPr>
      <w:fldChar w:fldCharType="begin"/>
    </w:r>
    <w:r>
      <w:rPr>
        <w:rStyle w:val="61"/>
      </w:rPr>
      <w:instrText xml:space="preserve">PAGE  </w:instrText>
    </w:r>
    <w:r>
      <w:rPr>
        <w:rStyle w:val="61"/>
      </w:rPr>
      <w:fldChar w:fldCharType="end"/>
    </w:r>
  </w:p>
  <w:p w14:paraId="1DBE3787">
    <w:pPr>
      <w:pStyle w:val="33"/>
      <w:ind w:firstLine="360"/>
    </w:pPr>
  </w:p>
  <w:p w14:paraId="67FA4B56"/>
  <w:p w14:paraId="0E2BB8E8"/>
  <w:p w14:paraId="23A352E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53B77">
    <w:pPr>
      <w:pStyle w:val="33"/>
      <w:ind w:firstLine="360"/>
    </w:pPr>
    <w:r>
      <w:rPr>
        <w:rFonts w:ascii="宋体" w:hAnsi="宋体" w:cs="宋体"/>
      </w:rPr>
      <w:t>1</w:t>
    </w:r>
  </w:p>
  <w:p w14:paraId="542AA313">
    <w:pPr>
      <w:pStyle w:val="33"/>
      <w:ind w:firstLine="360"/>
    </w:pPr>
  </w:p>
  <w:p w14:paraId="4BAC571A">
    <w:pPr>
      <w:pStyle w:val="33"/>
      <w:ind w:firstLine="360"/>
    </w:pPr>
  </w:p>
  <w:p w14:paraId="20A75E18">
    <w:pPr>
      <w:pStyle w:val="3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EFB21">
    <w:pPr>
      <w:pStyle w:val="81"/>
    </w:pPr>
    <w:r>
      <w:t>YD/T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80185">
    <w:pPr>
      <w:pStyle w:val="106"/>
    </w:pPr>
    <w:r>
      <w:t>YD/T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CD11">
    <w:pPr>
      <w:pStyle w:val="107"/>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32994">
    <w:pPr>
      <w:pStyle w:val="81"/>
      <w:rPr>
        <w:rFonts w:hint="eastAsia" w:eastAsia="黑体"/>
        <w:lang w:eastAsia="zh-CN"/>
      </w:rPr>
    </w:pPr>
    <w:r>
      <w:rPr>
        <w:rFonts w:hint="eastAsia"/>
      </w:rPr>
      <w:t xml:space="preserve">YD/T </w:t>
    </w:r>
    <w:del w:id="0" w:author="吴泽宇" w:date="2025-09-17T09:12:56Z">
      <w:r>
        <w:rPr>
          <w:rFonts w:hint="default"/>
          <w:lang w:val="en-US"/>
        </w:rPr>
        <w:delText>2025</w:delText>
      </w:r>
    </w:del>
    <w:ins w:id="1" w:author="吴泽宇" w:date="2025-09-17T09:12:59Z">
      <w:r>
        <w:rPr>
          <w:rFonts w:hint="eastAsia"/>
          <w:lang w:val="en-US" w:eastAsia="zh-CN"/>
        </w:rPr>
        <w:t>XXXX</w:t>
      </w:r>
    </w:ins>
    <w:r>
      <w:rPr>
        <w:rFonts w:hint="eastAsia"/>
      </w:rPr>
      <w:t>-</w:t>
    </w:r>
    <w:del w:id="2" w:author="吴泽宇" w:date="2025-09-17T09:13:06Z">
      <w:r>
        <w:rPr>
          <w:rFonts w:hint="default"/>
          <w:lang w:val="en-US"/>
        </w:rPr>
        <w:delText>0766</w:delText>
      </w:r>
    </w:del>
    <w:ins w:id="3" w:author="吴泽宇" w:date="2025-09-17T09:13:09Z">
      <w:r>
        <w:rPr>
          <w:rFonts w:hint="eastAsia"/>
          <w:lang w:val="en-US" w:eastAsia="zh-CN"/>
        </w:rPr>
        <w:t>XXXX</w:t>
      </w:r>
    </w:ins>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BA509">
    <w:pPr>
      <w:pStyle w:val="34"/>
      <w:ind w:firstLine="360"/>
    </w:pPr>
  </w:p>
  <w:p w14:paraId="47DFF4F1">
    <w:pPr>
      <w:jc w:val="right"/>
      <w:pPrChange w:id="4" w:author="CMCC-0926" w:date="2025-09-28T11:20:46Z">
        <w:pPr/>
      </w:pPrChange>
    </w:pPr>
  </w:p>
  <w:p w14:paraId="0887A85B">
    <w:pPr>
      <w:jc w:val="right"/>
      <w:rPr>
        <w:ins w:id="6" w:author="CMCC-0926" w:date="2025-09-28T11:20:52Z"/>
      </w:rPr>
      <w:pPrChange w:id="5" w:author="CMCC-0926" w:date="2025-09-28T11:08:26Z">
        <w:pPr/>
      </w:pPrChange>
    </w:pPr>
  </w:p>
  <w:p w14:paraId="2FC51C1A">
    <w:pPr>
      <w:pStyle w:val="81"/>
      <w:pPrChange w:id="7" w:author="CMCC-0926" w:date="2025-09-28T11:21:09Z">
        <w:pPr/>
      </w:pPrChange>
    </w:pPr>
    <w:ins w:id="8" w:author="CMCC-0926" w:date="2025-09-28T11:20:53Z">
      <w:r>
        <w:rPr>
          <w:rFonts w:hint="eastAsia"/>
        </w:rPr>
        <w:t xml:space="preserve">YD/T </w:t>
      </w:r>
    </w:ins>
    <w:ins w:id="9" w:author="CMCC-0926" w:date="2025-09-28T11:20:53Z">
      <w:r>
        <w:rPr>
          <w:rFonts w:hint="eastAsia"/>
          <w:lang w:val="en-US" w:eastAsia="zh-CN"/>
        </w:rPr>
        <w:t>XXXX</w:t>
      </w:r>
    </w:ins>
    <w:ins w:id="10" w:author="CMCC-0926" w:date="2025-09-28T11:20:53Z">
      <w:r>
        <w:rPr>
          <w:rFonts w:hint="eastAsia"/>
        </w:rPr>
        <w:t>-</w:t>
      </w:r>
    </w:ins>
    <w:ins w:id="11" w:author="CMCC-0926" w:date="2025-09-28T11:20:53Z">
      <w:r>
        <w:rPr>
          <w:rFonts w:hint="eastAsia"/>
          <w:lang w:val="en-US" w:eastAsia="zh-CN"/>
        </w:rPr>
        <w:t>XXXX</w:t>
      </w:r>
    </w:ins>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E0F49"/>
  <w:p w14:paraId="45D4F5B9">
    <w:pPr>
      <w:pStyle w:val="81"/>
      <w:rPr>
        <w:ins w:id="12" w:author="CMCC-0926" w:date="2025-09-28T10:52:03Z"/>
        <w:rFonts w:hint="eastAsia" w:eastAsia="黑体"/>
        <w:lang w:eastAsia="zh-CN"/>
      </w:rPr>
    </w:pPr>
  </w:p>
  <w:p w14:paraId="09EC057B">
    <w:pPr>
      <w:pStyle w:val="34"/>
      <w:ind w:firstLine="360"/>
      <w:jc w:val="right"/>
      <w:pPrChange w:id="13" w:author="CMCC-0926" w:date="2025-09-28T11:06:45Z">
        <w:pPr>
          <w:pStyle w:val="34"/>
          <w:ind w:firstLine="360"/>
        </w:pPr>
      </w:pPrChange>
    </w:pPr>
    <w:ins w:id="14" w:author="CMCC-0926" w:date="2025-09-28T11:19:56Z">
      <w:r>
        <w:rPr>
          <w:rFonts w:hint="eastAsia"/>
        </w:rPr>
        <w:t xml:space="preserve">YD/T </w:t>
      </w:r>
    </w:ins>
    <w:ins w:id="15" w:author="CMCC-0926" w:date="2025-09-28T11:19:56Z">
      <w:r>
        <w:rPr>
          <w:rFonts w:hint="eastAsia"/>
          <w:lang w:val="en-US" w:eastAsia="zh-CN"/>
        </w:rPr>
        <w:t>XXXX</w:t>
      </w:r>
    </w:ins>
    <w:ins w:id="16" w:author="CMCC-0926" w:date="2025-09-28T11:19:56Z">
      <w:r>
        <w:rPr>
          <w:rFonts w:hint="eastAsia"/>
        </w:rPr>
        <w:t>-</w:t>
      </w:r>
    </w:ins>
    <w:ins w:id="17" w:author="CMCC-0926" w:date="2025-09-28T11:19:56Z">
      <w:r>
        <w:rPr>
          <w:rFonts w:hint="eastAsia"/>
          <w:lang w:val="en-US" w:eastAsia="zh-CN"/>
        </w:rPr>
        <w:t>XXXX</w:t>
      </w:r>
    </w:ins>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1F5824"/>
    <w:multiLevelType w:val="singleLevel"/>
    <w:tmpl w:val="BB1F5824"/>
    <w:lvl w:ilvl="0" w:tentative="0">
      <w:start w:val="1"/>
      <w:numFmt w:val="bullet"/>
      <w:lvlText w:val=""/>
      <w:lvlJc w:val="left"/>
      <w:pPr>
        <w:ind w:left="420" w:hanging="420"/>
      </w:pPr>
      <w:rPr>
        <w:rFonts w:hint="default" w:ascii="Wingdings" w:hAnsi="Wingdings"/>
      </w:rPr>
    </w:lvl>
  </w:abstractNum>
  <w:abstractNum w:abstractNumId="1">
    <w:nsid w:val="D67BC7C4"/>
    <w:multiLevelType w:val="singleLevel"/>
    <w:tmpl w:val="D67BC7C4"/>
    <w:lvl w:ilvl="0" w:tentative="0">
      <w:start w:val="2"/>
      <w:numFmt w:val="decimal"/>
      <w:suff w:val="space"/>
      <w:lvlText w:val="%1）"/>
      <w:lvlJc w:val="left"/>
    </w:lvl>
  </w:abstractNum>
  <w:abstractNum w:abstractNumId="2">
    <w:nsid w:val="DAF34FA2"/>
    <w:multiLevelType w:val="singleLevel"/>
    <w:tmpl w:val="DAF34FA2"/>
    <w:lvl w:ilvl="0" w:tentative="0">
      <w:start w:val="1"/>
      <w:numFmt w:val="decimal"/>
      <w:suff w:val="space"/>
      <w:lvlText w:val="[%1]"/>
      <w:lvlJc w:val="left"/>
    </w:lvl>
  </w:abstractNum>
  <w:abstractNum w:abstractNumId="3">
    <w:nsid w:val="DCF12494"/>
    <w:multiLevelType w:val="singleLevel"/>
    <w:tmpl w:val="DCF12494"/>
    <w:lvl w:ilvl="0" w:tentative="0">
      <w:start w:val="1"/>
      <w:numFmt w:val="upperLetter"/>
      <w:lvlText w:val="%1."/>
      <w:lvlJc w:val="left"/>
      <w:pPr>
        <w:ind w:left="425" w:hanging="425"/>
      </w:pPr>
      <w:rPr>
        <w:rFonts w:hint="default"/>
      </w:rPr>
    </w:lvl>
  </w:abstractNum>
  <w:abstractNum w:abstractNumId="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5">
    <w:nsid w:val="079102AD"/>
    <w:multiLevelType w:val="multilevel"/>
    <w:tmpl w:val="079102AD"/>
    <w:lvl w:ilvl="0" w:tentative="0">
      <w:start w:val="1"/>
      <w:numFmt w:val="decimal"/>
      <w:pStyle w:val="95"/>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6">
    <w:nsid w:val="093C6778"/>
    <w:multiLevelType w:val="multilevel"/>
    <w:tmpl w:val="093C6778"/>
    <w:lvl w:ilvl="0" w:tentative="0">
      <w:start w:val="1"/>
      <w:numFmt w:val="decimal"/>
      <w:pStyle w:val="153"/>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0AE367E9"/>
    <w:multiLevelType w:val="multilevel"/>
    <w:tmpl w:val="0AE367E9"/>
    <w:lvl w:ilvl="0" w:tentative="0">
      <w:start w:val="1"/>
      <w:numFmt w:val="none"/>
      <w:pStyle w:val="89"/>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8">
    <w:nsid w:val="0D983844"/>
    <w:multiLevelType w:val="multilevel"/>
    <w:tmpl w:val="0D983844"/>
    <w:lvl w:ilvl="0" w:tentative="0">
      <w:start w:val="1"/>
      <w:numFmt w:val="decimal"/>
      <w:pStyle w:val="165"/>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9">
    <w:nsid w:val="0DDE2B46"/>
    <w:multiLevelType w:val="multilevel"/>
    <w:tmpl w:val="0DDE2B46"/>
    <w:lvl w:ilvl="0" w:tentative="0">
      <w:start w:val="1"/>
      <w:numFmt w:val="lowerLetter"/>
      <w:pStyle w:val="158"/>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0">
    <w:nsid w:val="163A9126"/>
    <w:multiLevelType w:val="singleLevel"/>
    <w:tmpl w:val="163A9126"/>
    <w:lvl w:ilvl="0" w:tentative="0">
      <w:start w:val="1"/>
      <w:numFmt w:val="decimal"/>
      <w:lvlText w:val="%1）"/>
      <w:lvlJc w:val="left"/>
      <w:pPr>
        <w:tabs>
          <w:tab w:val="left" w:pos="1260"/>
        </w:tabs>
        <w:ind w:left="1260" w:hanging="1220"/>
      </w:pPr>
      <w:rPr>
        <w:rFonts w:hint="default"/>
      </w:rPr>
    </w:lvl>
  </w:abstractNum>
  <w:abstractNum w:abstractNumId="11">
    <w:nsid w:val="1DBF583A"/>
    <w:multiLevelType w:val="multilevel"/>
    <w:tmpl w:val="1DBF583A"/>
    <w:lvl w:ilvl="0" w:tentative="0">
      <w:start w:val="1"/>
      <w:numFmt w:val="decimal"/>
      <w:pStyle w:val="102"/>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2">
    <w:nsid w:val="1FC91163"/>
    <w:multiLevelType w:val="multilevel"/>
    <w:tmpl w:val="1FC91163"/>
    <w:lvl w:ilvl="0" w:tentative="0">
      <w:start w:val="1"/>
      <w:numFmt w:val="decimal"/>
      <w:pStyle w:val="82"/>
      <w:suff w:val="nothing"/>
      <w:lvlText w:val="%1　"/>
      <w:lvlJc w:val="left"/>
      <w:pPr>
        <w:ind w:left="3403" w:firstLine="0"/>
      </w:pPr>
      <w:rPr>
        <w:rFonts w:hint="eastAsia" w:ascii="黑体" w:hAnsi="Times New Roman" w:eastAsia="黑体"/>
        <w:b w:val="0"/>
        <w:i w:val="0"/>
        <w:sz w:val="21"/>
        <w:szCs w:val="21"/>
      </w:rPr>
    </w:lvl>
    <w:lvl w:ilvl="1" w:tentative="0">
      <w:start w:val="1"/>
      <w:numFmt w:val="decimal"/>
      <w:pStyle w:val="79"/>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pStyle w:val="83"/>
      <w:suff w:val="nothing"/>
      <w:lvlText w:val="%1.%2.%3　"/>
      <w:lvlJc w:val="left"/>
      <w:pPr>
        <w:ind w:left="284"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92"/>
      <w:suff w:val="nothing"/>
      <w:lvlText w:val="%1.%2.%3.%4.%5　"/>
      <w:lvlJc w:val="left"/>
      <w:pPr>
        <w:ind w:left="0" w:firstLine="0"/>
      </w:pPr>
      <w:rPr>
        <w:rFonts w:hint="eastAsia" w:ascii="黑体" w:hAnsi="Times New Roman" w:eastAsia="黑体"/>
        <w:b w:val="0"/>
        <w:i w:val="0"/>
        <w:sz w:val="21"/>
      </w:rPr>
    </w:lvl>
    <w:lvl w:ilvl="5" w:tentative="0">
      <w:start w:val="1"/>
      <w:numFmt w:val="decimal"/>
      <w:pStyle w:val="9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22827D5B"/>
    <w:multiLevelType w:val="multilevel"/>
    <w:tmpl w:val="22827D5B"/>
    <w:lvl w:ilvl="0" w:tentative="0">
      <w:start w:val="1"/>
      <w:numFmt w:val="none"/>
      <w:pStyle w:val="101"/>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4">
    <w:nsid w:val="2A8F7113"/>
    <w:multiLevelType w:val="multilevel"/>
    <w:tmpl w:val="2A8F7113"/>
    <w:lvl w:ilvl="0" w:tentative="0">
      <w:start w:val="1"/>
      <w:numFmt w:val="upperLetter"/>
      <w:pStyle w:val="135"/>
      <w:suff w:val="space"/>
      <w:lvlText w:val="%1"/>
      <w:lvlJc w:val="left"/>
      <w:pPr>
        <w:ind w:left="623" w:hanging="425"/>
      </w:pPr>
      <w:rPr>
        <w:rFonts w:hint="eastAsia"/>
      </w:rPr>
    </w:lvl>
    <w:lvl w:ilvl="1" w:tentative="0">
      <w:start w:val="1"/>
      <w:numFmt w:val="decimal"/>
      <w:pStyle w:val="136"/>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5">
    <w:nsid w:val="2B51BD1F"/>
    <w:multiLevelType w:val="singleLevel"/>
    <w:tmpl w:val="2B51BD1F"/>
    <w:lvl w:ilvl="0" w:tentative="0">
      <w:start w:val="1"/>
      <w:numFmt w:val="lowerLetter"/>
      <w:suff w:val="space"/>
      <w:lvlText w:val="%1）"/>
      <w:lvlJc w:val="left"/>
    </w:lvl>
  </w:abstractNum>
  <w:abstractNum w:abstractNumId="16">
    <w:nsid w:val="2C5917C3"/>
    <w:multiLevelType w:val="multilevel"/>
    <w:tmpl w:val="2C5917C3"/>
    <w:lvl w:ilvl="0" w:tentative="0">
      <w:start w:val="1"/>
      <w:numFmt w:val="none"/>
      <w:pStyle w:val="85"/>
      <w:suff w:val="nothing"/>
      <w:lvlText w:val="%1——"/>
      <w:lvlJc w:val="left"/>
      <w:pPr>
        <w:ind w:left="833" w:hanging="408"/>
      </w:pPr>
      <w:rPr>
        <w:rFonts w:hint="eastAsia"/>
      </w:rPr>
    </w:lvl>
    <w:lvl w:ilvl="1" w:tentative="0">
      <w:start w:val="1"/>
      <w:numFmt w:val="bullet"/>
      <w:pStyle w:val="86"/>
      <w:lvlText w:val=""/>
      <w:lvlJc w:val="left"/>
      <w:pPr>
        <w:tabs>
          <w:tab w:val="left" w:pos="760"/>
        </w:tabs>
        <w:ind w:left="1264" w:hanging="413"/>
      </w:pPr>
      <w:rPr>
        <w:rFonts w:hint="default" w:ascii="Symbol" w:hAnsi="Symbol"/>
        <w:color w:val="auto"/>
      </w:rPr>
    </w:lvl>
    <w:lvl w:ilvl="2" w:tentative="0">
      <w:start w:val="1"/>
      <w:numFmt w:val="bullet"/>
      <w:pStyle w:val="97"/>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7">
    <w:nsid w:val="39B45F5A"/>
    <w:multiLevelType w:val="multilevel"/>
    <w:tmpl w:val="39B45F5A"/>
    <w:lvl w:ilvl="0" w:tentative="0">
      <w:start w:val="1"/>
      <w:numFmt w:val="decimal"/>
      <w:pStyle w:val="240"/>
      <w:lvlText w:val="%1."/>
      <w:lvlJc w:val="left"/>
      <w:pPr>
        <w:tabs>
          <w:tab w:val="left" w:pos="1800"/>
        </w:tabs>
        <w:ind w:left="1800" w:hanging="360"/>
      </w:pPr>
    </w:lvl>
    <w:lvl w:ilvl="1" w:tentative="0">
      <w:start w:val="1"/>
      <w:numFmt w:val="decimal"/>
      <w:lvlText w:val="%1.%2."/>
      <w:lvlJc w:val="left"/>
      <w:pPr>
        <w:tabs>
          <w:tab w:val="left" w:pos="2520"/>
        </w:tabs>
        <w:ind w:left="2520" w:hanging="720"/>
      </w:pPr>
    </w:lvl>
    <w:lvl w:ilvl="2" w:tentative="0">
      <w:start w:val="1"/>
      <w:numFmt w:val="decimal"/>
      <w:lvlText w:val="%1.%2.%3."/>
      <w:lvlJc w:val="left"/>
      <w:pPr>
        <w:tabs>
          <w:tab w:val="left" w:pos="3456"/>
        </w:tabs>
        <w:ind w:left="3456" w:hanging="936"/>
      </w:pPr>
    </w:lvl>
    <w:lvl w:ilvl="3" w:tentative="0">
      <w:start w:val="1"/>
      <w:numFmt w:val="decimal"/>
      <w:lvlText w:val="%1.%2.%3.%4."/>
      <w:lvlJc w:val="left"/>
      <w:pPr>
        <w:tabs>
          <w:tab w:val="left" w:pos="2880"/>
        </w:tabs>
        <w:ind w:left="1872" w:firstLine="288"/>
      </w:pPr>
    </w:lvl>
    <w:lvl w:ilvl="4" w:tentative="0">
      <w:start w:val="1"/>
      <w:numFmt w:val="decimal"/>
      <w:lvlText w:val="%1.%2.%3.%4.%5."/>
      <w:lvlJc w:val="left"/>
      <w:pPr>
        <w:tabs>
          <w:tab w:val="left" w:pos="2232"/>
        </w:tabs>
        <w:ind w:left="2232" w:hanging="792"/>
      </w:pPr>
    </w:lvl>
    <w:lvl w:ilvl="5" w:tentative="0">
      <w:start w:val="1"/>
      <w:numFmt w:val="decimal"/>
      <w:lvlText w:val="%1.%2.%3.%4.%5.%6."/>
      <w:lvlJc w:val="left"/>
      <w:pPr>
        <w:tabs>
          <w:tab w:val="left" w:pos="2736"/>
        </w:tabs>
        <w:ind w:left="2736" w:hanging="936"/>
      </w:pPr>
    </w:lvl>
    <w:lvl w:ilvl="6" w:tentative="0">
      <w:start w:val="1"/>
      <w:numFmt w:val="decimal"/>
      <w:lvlText w:val="%1.%2.%3.%4.%5.%6.%7."/>
      <w:lvlJc w:val="left"/>
      <w:pPr>
        <w:tabs>
          <w:tab w:val="left" w:pos="3240"/>
        </w:tabs>
        <w:ind w:left="3240" w:hanging="1080"/>
      </w:pPr>
    </w:lvl>
    <w:lvl w:ilvl="7" w:tentative="0">
      <w:start w:val="1"/>
      <w:numFmt w:val="decimal"/>
      <w:lvlText w:val="%1.%2.%3.%4.%5.%6.%7.%8."/>
      <w:lvlJc w:val="left"/>
      <w:pPr>
        <w:tabs>
          <w:tab w:val="left" w:pos="3744"/>
        </w:tabs>
        <w:ind w:left="3744" w:hanging="1224"/>
      </w:pPr>
    </w:lvl>
    <w:lvl w:ilvl="8" w:tentative="0">
      <w:start w:val="1"/>
      <w:numFmt w:val="decimal"/>
      <w:lvlText w:val="%1.%2.%3.%4.%5.%6.%7.%8.%9."/>
      <w:lvlJc w:val="left"/>
      <w:pPr>
        <w:tabs>
          <w:tab w:val="left" w:pos="4320"/>
        </w:tabs>
        <w:ind w:left="4320" w:hanging="1440"/>
      </w:pPr>
    </w:lvl>
  </w:abstractNum>
  <w:abstractNum w:abstractNumId="18">
    <w:nsid w:val="3D733618"/>
    <w:multiLevelType w:val="multilevel"/>
    <w:tmpl w:val="3D733618"/>
    <w:lvl w:ilvl="0" w:tentative="0">
      <w:start w:val="1"/>
      <w:numFmt w:val="decimal"/>
      <w:pStyle w:val="41"/>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9">
    <w:nsid w:val="44C50F90"/>
    <w:multiLevelType w:val="multilevel"/>
    <w:tmpl w:val="44C50F90"/>
    <w:lvl w:ilvl="0" w:tentative="0">
      <w:start w:val="1"/>
      <w:numFmt w:val="lowerLetter"/>
      <w:pStyle w:val="96"/>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91"/>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0">
    <w:nsid w:val="4B733A5F"/>
    <w:multiLevelType w:val="multilevel"/>
    <w:tmpl w:val="4B733A5F"/>
    <w:lvl w:ilvl="0" w:tentative="0">
      <w:start w:val="1"/>
      <w:numFmt w:val="decimal"/>
      <w:pStyle w:val="99"/>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21">
    <w:nsid w:val="4CFB099F"/>
    <w:multiLevelType w:val="singleLevel"/>
    <w:tmpl w:val="4CFB099F"/>
    <w:lvl w:ilvl="0" w:tentative="0">
      <w:start w:val="1"/>
      <w:numFmt w:val="decimal"/>
      <w:pStyle w:val="253"/>
      <w:lvlText w:val="图%1"/>
      <w:lvlJc w:val="left"/>
      <w:pPr>
        <w:tabs>
          <w:tab w:val="left" w:pos="785"/>
        </w:tabs>
        <w:ind w:left="725" w:hanging="300"/>
      </w:pPr>
      <w:rPr>
        <w:rFonts w:hint="eastAsia"/>
      </w:rPr>
    </w:lvl>
  </w:abstractNum>
  <w:abstractNum w:abstractNumId="22">
    <w:nsid w:val="51A5241A"/>
    <w:multiLevelType w:val="singleLevel"/>
    <w:tmpl w:val="51A5241A"/>
    <w:lvl w:ilvl="0" w:tentative="0">
      <w:start w:val="1"/>
      <w:numFmt w:val="upperLetter"/>
      <w:lvlText w:val="%1."/>
      <w:lvlJc w:val="left"/>
      <w:pPr>
        <w:ind w:left="425" w:hanging="425"/>
      </w:pPr>
      <w:rPr>
        <w:rFonts w:hint="default"/>
      </w:rPr>
    </w:lvl>
  </w:abstractNum>
  <w:abstractNum w:abstractNumId="23">
    <w:nsid w:val="5495164A"/>
    <w:multiLevelType w:val="multilevel"/>
    <w:tmpl w:val="5495164A"/>
    <w:lvl w:ilvl="0" w:tentative="0">
      <w:start w:val="1"/>
      <w:numFmt w:val="bullet"/>
      <w:pStyle w:val="183"/>
      <w:lvlText w:val=""/>
      <w:lvlJc w:val="left"/>
      <w:pPr>
        <w:tabs>
          <w:tab w:val="left" w:pos="820"/>
        </w:tabs>
        <w:ind w:left="8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5710E646"/>
    <w:multiLevelType w:val="multilevel"/>
    <w:tmpl w:val="5710E646"/>
    <w:lvl w:ilvl="0" w:tentative="0">
      <w:start w:val="1"/>
      <w:numFmt w:val="decimal"/>
      <w:pStyle w:val="2"/>
      <w:lvlText w:val="%1"/>
      <w:lvlJc w:val="left"/>
      <w:pPr>
        <w:ind w:left="431" w:hanging="431"/>
      </w:pPr>
      <w:rPr>
        <w:rFonts w:hint="default" w:ascii="黑体" w:hAnsi="黑体" w:eastAsia="黑体" w:cs="黑体"/>
        <w:b w:val="0"/>
        <w:bCs w:val="0"/>
        <w:sz w:val="21"/>
        <w:szCs w:val="21"/>
      </w:rPr>
    </w:lvl>
    <w:lvl w:ilvl="1" w:tentative="0">
      <w:start w:val="1"/>
      <w:numFmt w:val="decimal"/>
      <w:pStyle w:val="3"/>
      <w:isLgl/>
      <w:lvlText w:val="%1.%2"/>
      <w:lvlJc w:val="left"/>
      <w:pPr>
        <w:ind w:left="707" w:hanging="720"/>
      </w:pPr>
    </w:lvl>
    <w:lvl w:ilvl="2" w:tentative="0">
      <w:start w:val="1"/>
      <w:numFmt w:val="decimal"/>
      <w:pStyle w:val="4"/>
      <w:isLgl/>
      <w:lvlText w:val="%1.%2.%3"/>
      <w:lvlJc w:val="left"/>
      <w:pPr>
        <w:ind w:left="707" w:hanging="720"/>
      </w:pPr>
    </w:lvl>
    <w:lvl w:ilvl="3" w:tentative="0">
      <w:start w:val="1"/>
      <w:numFmt w:val="decimal"/>
      <w:isLgl/>
      <w:lvlText w:val="%1.%2.%3.%4"/>
      <w:lvlJc w:val="left"/>
      <w:pPr>
        <w:ind w:left="1067" w:hanging="1080"/>
      </w:pPr>
      <w:rPr>
        <w:rFonts w:hint="default"/>
      </w:rPr>
    </w:lvl>
    <w:lvl w:ilvl="4" w:tentative="0">
      <w:start w:val="1"/>
      <w:numFmt w:val="decimal"/>
      <w:isLgl/>
      <w:lvlText w:val="%1.%2.%3.%4.%5"/>
      <w:lvlJc w:val="left"/>
      <w:pPr>
        <w:ind w:left="1427" w:hanging="1440"/>
      </w:pPr>
      <w:rPr>
        <w:rFonts w:hint="default"/>
      </w:rPr>
    </w:lvl>
    <w:lvl w:ilvl="5" w:tentative="0">
      <w:start w:val="1"/>
      <w:numFmt w:val="decimal"/>
      <w:isLgl/>
      <w:lvlText w:val="%1.%2.%3.%4.%5.%6"/>
      <w:lvlJc w:val="left"/>
      <w:pPr>
        <w:ind w:left="1787" w:hanging="1800"/>
      </w:pPr>
      <w:rPr>
        <w:rFonts w:hint="default"/>
      </w:rPr>
    </w:lvl>
    <w:lvl w:ilvl="6" w:tentative="0">
      <w:start w:val="1"/>
      <w:numFmt w:val="decimal"/>
      <w:isLgl/>
      <w:lvlText w:val="%1.%2.%3.%4.%5.%6.%7"/>
      <w:lvlJc w:val="left"/>
      <w:pPr>
        <w:ind w:left="1787" w:hanging="1800"/>
      </w:pPr>
      <w:rPr>
        <w:rFonts w:hint="default"/>
      </w:rPr>
    </w:lvl>
    <w:lvl w:ilvl="7" w:tentative="0">
      <w:start w:val="1"/>
      <w:numFmt w:val="decimal"/>
      <w:isLgl/>
      <w:lvlText w:val="%1.%2.%3.%4.%5.%6.%7.%8"/>
      <w:lvlJc w:val="left"/>
      <w:pPr>
        <w:ind w:left="2147" w:hanging="2160"/>
      </w:pPr>
      <w:rPr>
        <w:rFonts w:hint="default"/>
      </w:rPr>
    </w:lvl>
    <w:lvl w:ilvl="8" w:tentative="0">
      <w:start w:val="1"/>
      <w:numFmt w:val="decimal"/>
      <w:isLgl/>
      <w:lvlText w:val="%1.%2.%3.%4.%5.%6.%7.%8.%9"/>
      <w:lvlJc w:val="left"/>
      <w:pPr>
        <w:ind w:left="2507" w:hanging="2520"/>
      </w:pPr>
      <w:rPr>
        <w:rFonts w:hint="default"/>
      </w:rPr>
    </w:lvl>
  </w:abstractNum>
  <w:abstractNum w:abstractNumId="25">
    <w:nsid w:val="60B55DC2"/>
    <w:multiLevelType w:val="multilevel"/>
    <w:tmpl w:val="60B55DC2"/>
    <w:lvl w:ilvl="0" w:tentative="0">
      <w:start w:val="1"/>
      <w:numFmt w:val="upperLetter"/>
      <w:pStyle w:val="123"/>
      <w:lvlText w:val="%1"/>
      <w:lvlJc w:val="left"/>
      <w:pPr>
        <w:tabs>
          <w:tab w:val="left" w:pos="0"/>
        </w:tabs>
        <w:ind w:left="0" w:hanging="425"/>
      </w:pPr>
      <w:rPr>
        <w:rFonts w:hint="eastAsia"/>
      </w:rPr>
    </w:lvl>
    <w:lvl w:ilvl="1" w:tentative="0">
      <w:start w:val="1"/>
      <w:numFmt w:val="decimal"/>
      <w:pStyle w:val="124"/>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26">
    <w:nsid w:val="62F6E7C9"/>
    <w:multiLevelType w:val="singleLevel"/>
    <w:tmpl w:val="62F6E7C9"/>
    <w:lvl w:ilvl="0" w:tentative="0">
      <w:start w:val="1"/>
      <w:numFmt w:val="upperLetter"/>
      <w:lvlText w:val="%1."/>
      <w:lvlJc w:val="left"/>
      <w:pPr>
        <w:ind w:left="425" w:hanging="425"/>
      </w:pPr>
      <w:rPr>
        <w:rFonts w:hint="default"/>
      </w:rPr>
    </w:lvl>
  </w:abstractNum>
  <w:abstractNum w:abstractNumId="27">
    <w:nsid w:val="646260FA"/>
    <w:multiLevelType w:val="multilevel"/>
    <w:tmpl w:val="646260FA"/>
    <w:lvl w:ilvl="0" w:tentative="0">
      <w:start w:val="1"/>
      <w:numFmt w:val="decimal"/>
      <w:pStyle w:val="163"/>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8">
    <w:nsid w:val="657D3FBC"/>
    <w:multiLevelType w:val="multilevel"/>
    <w:tmpl w:val="657D3FBC"/>
    <w:lvl w:ilvl="0" w:tentative="0">
      <w:start w:val="1"/>
      <w:numFmt w:val="upperLetter"/>
      <w:pStyle w:val="121"/>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39"/>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40"/>
      <w:suff w:val="nothing"/>
      <w:lvlText w:val="%1.%2.%3　"/>
      <w:lvlJc w:val="left"/>
      <w:pPr>
        <w:ind w:left="0" w:firstLine="0"/>
      </w:pPr>
      <w:rPr>
        <w:rFonts w:hint="eastAsia" w:ascii="黑体" w:hAnsi="Times New Roman" w:eastAsia="黑体"/>
        <w:b w:val="0"/>
        <w:i w:val="0"/>
        <w:sz w:val="21"/>
      </w:rPr>
    </w:lvl>
    <w:lvl w:ilvl="3" w:tentative="0">
      <w:start w:val="1"/>
      <w:numFmt w:val="decimal"/>
      <w:pStyle w:val="125"/>
      <w:suff w:val="nothing"/>
      <w:lvlText w:val="%1.%2.%3.%4　"/>
      <w:lvlJc w:val="left"/>
      <w:pPr>
        <w:ind w:left="0" w:firstLine="0"/>
      </w:pPr>
      <w:rPr>
        <w:rFonts w:hint="eastAsia" w:ascii="黑体" w:hAnsi="Times New Roman" w:eastAsia="黑体"/>
        <w:b w:val="0"/>
        <w:i w:val="0"/>
        <w:sz w:val="21"/>
      </w:rPr>
    </w:lvl>
    <w:lvl w:ilvl="4" w:tentative="0">
      <w:start w:val="1"/>
      <w:numFmt w:val="decimal"/>
      <w:pStyle w:val="130"/>
      <w:suff w:val="nothing"/>
      <w:lvlText w:val="%1.%2.%3.%4.%5　"/>
      <w:lvlJc w:val="left"/>
      <w:pPr>
        <w:ind w:left="0" w:firstLine="0"/>
      </w:pPr>
      <w:rPr>
        <w:rFonts w:hint="eastAsia" w:ascii="黑体" w:hAnsi="Times New Roman" w:eastAsia="黑体"/>
        <w:b w:val="0"/>
        <w:i w:val="0"/>
        <w:sz w:val="21"/>
      </w:rPr>
    </w:lvl>
    <w:lvl w:ilvl="5" w:tentative="0">
      <w:start w:val="1"/>
      <w:numFmt w:val="decimal"/>
      <w:pStyle w:val="133"/>
      <w:suff w:val="nothing"/>
      <w:lvlText w:val="%1.%2.%3.%4.%5.%6　"/>
      <w:lvlJc w:val="left"/>
      <w:pPr>
        <w:ind w:left="0" w:firstLine="0"/>
      </w:pPr>
      <w:rPr>
        <w:rFonts w:hint="eastAsia" w:ascii="黑体" w:hAnsi="Times New Roman" w:eastAsia="黑体"/>
        <w:b w:val="0"/>
        <w:i w:val="0"/>
        <w:sz w:val="21"/>
      </w:rPr>
    </w:lvl>
    <w:lvl w:ilvl="6" w:tentative="0">
      <w:start w:val="1"/>
      <w:numFmt w:val="decimal"/>
      <w:pStyle w:val="13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66BE962E"/>
    <w:multiLevelType w:val="singleLevel"/>
    <w:tmpl w:val="66BE962E"/>
    <w:lvl w:ilvl="0" w:tentative="0">
      <w:start w:val="1"/>
      <w:numFmt w:val="upperLetter"/>
      <w:lvlText w:val="%1."/>
      <w:lvlJc w:val="left"/>
      <w:pPr>
        <w:ind w:left="425" w:hanging="425"/>
      </w:pPr>
      <w:rPr>
        <w:rFonts w:hint="default"/>
      </w:rPr>
    </w:lvl>
  </w:abstractNum>
  <w:abstractNum w:abstractNumId="30">
    <w:nsid w:val="6D6C07CD"/>
    <w:multiLevelType w:val="multilevel"/>
    <w:tmpl w:val="6D6C07CD"/>
    <w:lvl w:ilvl="0" w:tentative="0">
      <w:start w:val="1"/>
      <w:numFmt w:val="lowerLetter"/>
      <w:pStyle w:val="142"/>
      <w:lvlText w:val="%1)"/>
      <w:lvlJc w:val="left"/>
      <w:pPr>
        <w:tabs>
          <w:tab w:val="left" w:pos="839"/>
        </w:tabs>
        <w:ind w:left="839" w:hanging="419"/>
      </w:pPr>
      <w:rPr>
        <w:rFonts w:hint="eastAsia" w:ascii="宋体" w:eastAsia="宋体"/>
        <w:b w:val="0"/>
        <w:i w:val="0"/>
        <w:sz w:val="21"/>
      </w:rPr>
    </w:lvl>
    <w:lvl w:ilvl="1" w:tentative="0">
      <w:start w:val="1"/>
      <w:numFmt w:val="decimal"/>
      <w:pStyle w:val="132"/>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31">
    <w:nsid w:val="6DBF04F4"/>
    <w:multiLevelType w:val="multilevel"/>
    <w:tmpl w:val="6DBF04F4"/>
    <w:lvl w:ilvl="0" w:tentative="0">
      <w:start w:val="1"/>
      <w:numFmt w:val="none"/>
      <w:pStyle w:val="94"/>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2">
    <w:nsid w:val="713C6D0A"/>
    <w:multiLevelType w:val="singleLevel"/>
    <w:tmpl w:val="713C6D0A"/>
    <w:lvl w:ilvl="0" w:tentative="0">
      <w:start w:val="1"/>
      <w:numFmt w:val="bullet"/>
      <w:lvlText w:val=""/>
      <w:lvlJc w:val="left"/>
      <w:pPr>
        <w:ind w:left="420" w:hanging="420"/>
      </w:pPr>
      <w:rPr>
        <w:rFonts w:hint="default" w:ascii="Wingdings" w:hAnsi="Wingdings"/>
      </w:rPr>
    </w:lvl>
  </w:abstractNum>
  <w:abstractNum w:abstractNumId="33">
    <w:nsid w:val="76B6782C"/>
    <w:multiLevelType w:val="multilevel"/>
    <w:tmpl w:val="76B6782C"/>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ascii="Times New Roman" w:hAnsi="Times New Roman" w:cs="Times New Roman"/>
      </w:rPr>
    </w:lvl>
    <w:lvl w:ilvl="2" w:tentative="0">
      <w:start w:val="1"/>
      <w:numFmt w:val="decimal"/>
      <w:lvlText w:val="%1.%2.%3."/>
      <w:lvlJc w:val="left"/>
      <w:pPr>
        <w:ind w:left="720" w:hanging="720"/>
      </w:pPr>
      <w:rPr>
        <w:rFonts w:hint="default"/>
      </w:rPr>
    </w:lvl>
    <w:lvl w:ilvl="3" w:tentative="0">
      <w:start w:val="1"/>
      <w:numFmt w:val="decimal"/>
      <w:pStyle w:val="5"/>
      <w:lvlText w:val="%1.%2.%3.%4."/>
      <w:lvlJc w:val="left"/>
      <w:pPr>
        <w:ind w:left="-422"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4">
    <w:nsid w:val="76DC5FEA"/>
    <w:multiLevelType w:val="singleLevel"/>
    <w:tmpl w:val="76DC5FEA"/>
    <w:lvl w:ilvl="0" w:tentative="0">
      <w:start w:val="1"/>
      <w:numFmt w:val="upperLetter"/>
      <w:lvlText w:val="%1."/>
      <w:lvlJc w:val="left"/>
      <w:pPr>
        <w:ind w:left="425" w:hanging="425"/>
      </w:pPr>
      <w:rPr>
        <w:rFonts w:hint="default"/>
      </w:rPr>
    </w:lvl>
  </w:abstractNum>
  <w:num w:numId="1">
    <w:abstractNumId w:val="24"/>
  </w:num>
  <w:num w:numId="2">
    <w:abstractNumId w:val="33"/>
  </w:num>
  <w:num w:numId="3">
    <w:abstractNumId w:val="4"/>
  </w:num>
  <w:num w:numId="4">
    <w:abstractNumId w:val="18"/>
  </w:num>
  <w:num w:numId="5">
    <w:abstractNumId w:val="12"/>
  </w:num>
  <w:num w:numId="6">
    <w:abstractNumId w:val="16"/>
  </w:num>
  <w:num w:numId="7">
    <w:abstractNumId w:val="7"/>
  </w:num>
  <w:num w:numId="8">
    <w:abstractNumId w:val="19"/>
  </w:num>
  <w:num w:numId="9">
    <w:abstractNumId w:val="31"/>
  </w:num>
  <w:num w:numId="10">
    <w:abstractNumId w:val="5"/>
  </w:num>
  <w:num w:numId="11">
    <w:abstractNumId w:val="20"/>
  </w:num>
  <w:num w:numId="12">
    <w:abstractNumId w:val="13"/>
  </w:num>
  <w:num w:numId="13">
    <w:abstractNumId w:val="11"/>
  </w:num>
  <w:num w:numId="14">
    <w:abstractNumId w:val="28"/>
  </w:num>
  <w:num w:numId="15">
    <w:abstractNumId w:val="25"/>
  </w:num>
  <w:num w:numId="16">
    <w:abstractNumId w:val="30"/>
  </w:num>
  <w:num w:numId="17">
    <w:abstractNumId w:val="14"/>
  </w:num>
  <w:num w:numId="18">
    <w:abstractNumId w:val="6"/>
  </w:num>
  <w:num w:numId="19">
    <w:abstractNumId w:val="9"/>
  </w:num>
  <w:num w:numId="20">
    <w:abstractNumId w:val="27"/>
  </w:num>
  <w:num w:numId="21">
    <w:abstractNumId w:val="8"/>
  </w:num>
  <w:num w:numId="22">
    <w:abstractNumId w:val="23"/>
  </w:num>
  <w:num w:numId="23">
    <w:abstractNumId w:val="17"/>
  </w:num>
  <w:num w:numId="24">
    <w:abstractNumId w:val="21"/>
  </w:num>
  <w:num w:numId="25">
    <w:abstractNumId w:val="1"/>
  </w:num>
  <w:num w:numId="26">
    <w:abstractNumId w:val="15"/>
  </w:num>
  <w:num w:numId="27">
    <w:abstractNumId w:val="10"/>
  </w:num>
  <w:num w:numId="28">
    <w:abstractNumId w:val="32"/>
  </w:num>
  <w:num w:numId="29">
    <w:abstractNumId w:val="34"/>
  </w:num>
  <w:num w:numId="30">
    <w:abstractNumId w:val="3"/>
  </w:num>
  <w:num w:numId="31">
    <w:abstractNumId w:val="29"/>
  </w:num>
  <w:num w:numId="32">
    <w:abstractNumId w:val="0"/>
  </w:num>
  <w:num w:numId="33">
    <w:abstractNumId w:val="22"/>
  </w:num>
  <w:num w:numId="34">
    <w:abstractNumId w:val="26"/>
  </w:num>
  <w:num w:numId="3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泽宇">
    <w15:presenceInfo w15:providerId="WPS Office" w15:userId="3112144401"/>
  </w15:person>
  <w15:person w15:author="CMCC-0926">
    <w15:presenceInfo w15:providerId="None" w15:userId="CMCC-0926"/>
  </w15:person>
  <w15:person w15:author="Keguang He">
    <w15:presenceInfo w15:providerId="None" w15:userId="Keguang H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kNjI0YjdjNzRhYzYyOTllOTI1MWM5NzNmYWE1MzYifQ=="/>
  </w:docVars>
  <w:rsids>
    <w:rsidRoot w:val="00035925"/>
    <w:rsid w:val="00000244"/>
    <w:rsid w:val="0000039E"/>
    <w:rsid w:val="00000BF5"/>
    <w:rsid w:val="00000DDC"/>
    <w:rsid w:val="000014AB"/>
    <w:rsid w:val="0000185F"/>
    <w:rsid w:val="0000192C"/>
    <w:rsid w:val="00002445"/>
    <w:rsid w:val="000034C7"/>
    <w:rsid w:val="000052ED"/>
    <w:rsid w:val="000053B0"/>
    <w:rsid w:val="000057C4"/>
    <w:rsid w:val="0000586F"/>
    <w:rsid w:val="000064E9"/>
    <w:rsid w:val="00011001"/>
    <w:rsid w:val="00011ED2"/>
    <w:rsid w:val="00012161"/>
    <w:rsid w:val="00013C77"/>
    <w:rsid w:val="00013D86"/>
    <w:rsid w:val="00013E02"/>
    <w:rsid w:val="00013ECA"/>
    <w:rsid w:val="00017315"/>
    <w:rsid w:val="00017C10"/>
    <w:rsid w:val="00020C55"/>
    <w:rsid w:val="00020F73"/>
    <w:rsid w:val="0002143C"/>
    <w:rsid w:val="00022000"/>
    <w:rsid w:val="00024856"/>
    <w:rsid w:val="00025A65"/>
    <w:rsid w:val="000260E4"/>
    <w:rsid w:val="00026C31"/>
    <w:rsid w:val="00027280"/>
    <w:rsid w:val="00027E0E"/>
    <w:rsid w:val="000314E7"/>
    <w:rsid w:val="00031720"/>
    <w:rsid w:val="000320A7"/>
    <w:rsid w:val="00032420"/>
    <w:rsid w:val="000324CD"/>
    <w:rsid w:val="000329EA"/>
    <w:rsid w:val="000333E6"/>
    <w:rsid w:val="0003491B"/>
    <w:rsid w:val="00034C4E"/>
    <w:rsid w:val="00034EAA"/>
    <w:rsid w:val="00035925"/>
    <w:rsid w:val="0003731E"/>
    <w:rsid w:val="00040465"/>
    <w:rsid w:val="000421A0"/>
    <w:rsid w:val="0004482D"/>
    <w:rsid w:val="00045D01"/>
    <w:rsid w:val="00045EB0"/>
    <w:rsid w:val="0004639F"/>
    <w:rsid w:val="000472F0"/>
    <w:rsid w:val="00047454"/>
    <w:rsid w:val="00050060"/>
    <w:rsid w:val="00050225"/>
    <w:rsid w:val="000505A3"/>
    <w:rsid w:val="000507B8"/>
    <w:rsid w:val="00051743"/>
    <w:rsid w:val="000520F5"/>
    <w:rsid w:val="000540FA"/>
    <w:rsid w:val="00055089"/>
    <w:rsid w:val="0005675B"/>
    <w:rsid w:val="000572BD"/>
    <w:rsid w:val="000611C7"/>
    <w:rsid w:val="0006122B"/>
    <w:rsid w:val="00061D9F"/>
    <w:rsid w:val="00061E17"/>
    <w:rsid w:val="00062061"/>
    <w:rsid w:val="000627D8"/>
    <w:rsid w:val="00064981"/>
    <w:rsid w:val="000661C3"/>
    <w:rsid w:val="00066484"/>
    <w:rsid w:val="0006694D"/>
    <w:rsid w:val="00067CDF"/>
    <w:rsid w:val="00067D53"/>
    <w:rsid w:val="00067D82"/>
    <w:rsid w:val="000708DE"/>
    <w:rsid w:val="00071076"/>
    <w:rsid w:val="00072BEC"/>
    <w:rsid w:val="00073E38"/>
    <w:rsid w:val="00074FBE"/>
    <w:rsid w:val="00075309"/>
    <w:rsid w:val="0007722A"/>
    <w:rsid w:val="000776B6"/>
    <w:rsid w:val="00077900"/>
    <w:rsid w:val="00077AB0"/>
    <w:rsid w:val="00080A15"/>
    <w:rsid w:val="00080D8B"/>
    <w:rsid w:val="00081AB6"/>
    <w:rsid w:val="0008219A"/>
    <w:rsid w:val="00083A09"/>
    <w:rsid w:val="00084228"/>
    <w:rsid w:val="00085590"/>
    <w:rsid w:val="00086C05"/>
    <w:rsid w:val="0009005E"/>
    <w:rsid w:val="00090DE0"/>
    <w:rsid w:val="00092857"/>
    <w:rsid w:val="00092EA0"/>
    <w:rsid w:val="00093583"/>
    <w:rsid w:val="00094207"/>
    <w:rsid w:val="00095DA8"/>
    <w:rsid w:val="000962A1"/>
    <w:rsid w:val="00096AE7"/>
    <w:rsid w:val="000A07E6"/>
    <w:rsid w:val="000A16E6"/>
    <w:rsid w:val="000A1A24"/>
    <w:rsid w:val="000A1DC4"/>
    <w:rsid w:val="000A20A9"/>
    <w:rsid w:val="000A24D6"/>
    <w:rsid w:val="000A4451"/>
    <w:rsid w:val="000A48B1"/>
    <w:rsid w:val="000A5FD2"/>
    <w:rsid w:val="000A65DC"/>
    <w:rsid w:val="000B00DB"/>
    <w:rsid w:val="000B096A"/>
    <w:rsid w:val="000B2487"/>
    <w:rsid w:val="000B3143"/>
    <w:rsid w:val="000B3148"/>
    <w:rsid w:val="000B52CE"/>
    <w:rsid w:val="000B6A27"/>
    <w:rsid w:val="000B6BF9"/>
    <w:rsid w:val="000B706C"/>
    <w:rsid w:val="000B7169"/>
    <w:rsid w:val="000B787F"/>
    <w:rsid w:val="000C042D"/>
    <w:rsid w:val="000C0798"/>
    <w:rsid w:val="000C0D62"/>
    <w:rsid w:val="000C1074"/>
    <w:rsid w:val="000C2226"/>
    <w:rsid w:val="000C2979"/>
    <w:rsid w:val="000C4D87"/>
    <w:rsid w:val="000C531A"/>
    <w:rsid w:val="000C533B"/>
    <w:rsid w:val="000C59BF"/>
    <w:rsid w:val="000C68FD"/>
    <w:rsid w:val="000C6B05"/>
    <w:rsid w:val="000C6DD6"/>
    <w:rsid w:val="000C73D4"/>
    <w:rsid w:val="000C7554"/>
    <w:rsid w:val="000D0869"/>
    <w:rsid w:val="000D0D7C"/>
    <w:rsid w:val="000D1C36"/>
    <w:rsid w:val="000D24F4"/>
    <w:rsid w:val="000D2CF3"/>
    <w:rsid w:val="000D2FA0"/>
    <w:rsid w:val="000D33EF"/>
    <w:rsid w:val="000D381B"/>
    <w:rsid w:val="000D3D4C"/>
    <w:rsid w:val="000D4676"/>
    <w:rsid w:val="000D4F51"/>
    <w:rsid w:val="000D5BC9"/>
    <w:rsid w:val="000D718B"/>
    <w:rsid w:val="000E0C46"/>
    <w:rsid w:val="000E1732"/>
    <w:rsid w:val="000E3440"/>
    <w:rsid w:val="000E475E"/>
    <w:rsid w:val="000E491E"/>
    <w:rsid w:val="000E6FA1"/>
    <w:rsid w:val="000E71A1"/>
    <w:rsid w:val="000E720A"/>
    <w:rsid w:val="000F030C"/>
    <w:rsid w:val="000F0A29"/>
    <w:rsid w:val="000F0CFE"/>
    <w:rsid w:val="000F0D11"/>
    <w:rsid w:val="000F10CD"/>
    <w:rsid w:val="000F1130"/>
    <w:rsid w:val="000F129C"/>
    <w:rsid w:val="000F270F"/>
    <w:rsid w:val="000F314C"/>
    <w:rsid w:val="000F390B"/>
    <w:rsid w:val="000F4ACE"/>
    <w:rsid w:val="000F4BF7"/>
    <w:rsid w:val="000F6D35"/>
    <w:rsid w:val="000F6F85"/>
    <w:rsid w:val="000F70E9"/>
    <w:rsid w:val="00100CBD"/>
    <w:rsid w:val="00100F12"/>
    <w:rsid w:val="001014D1"/>
    <w:rsid w:val="00101BD4"/>
    <w:rsid w:val="00102336"/>
    <w:rsid w:val="001056DE"/>
    <w:rsid w:val="00105914"/>
    <w:rsid w:val="00106099"/>
    <w:rsid w:val="00106CC3"/>
    <w:rsid w:val="0010761B"/>
    <w:rsid w:val="00107A89"/>
    <w:rsid w:val="00107BB9"/>
    <w:rsid w:val="0011213A"/>
    <w:rsid w:val="001124C0"/>
    <w:rsid w:val="00112D9A"/>
    <w:rsid w:val="00112F52"/>
    <w:rsid w:val="0011335C"/>
    <w:rsid w:val="00113744"/>
    <w:rsid w:val="001149A2"/>
    <w:rsid w:val="00115398"/>
    <w:rsid w:val="001158A3"/>
    <w:rsid w:val="0011648C"/>
    <w:rsid w:val="00117B6B"/>
    <w:rsid w:val="00117D61"/>
    <w:rsid w:val="00117E58"/>
    <w:rsid w:val="00121FAA"/>
    <w:rsid w:val="0012507C"/>
    <w:rsid w:val="00125252"/>
    <w:rsid w:val="00125267"/>
    <w:rsid w:val="0012539D"/>
    <w:rsid w:val="001267E3"/>
    <w:rsid w:val="00126E5F"/>
    <w:rsid w:val="00130289"/>
    <w:rsid w:val="00131232"/>
    <w:rsid w:val="00131434"/>
    <w:rsid w:val="0013175F"/>
    <w:rsid w:val="00131B27"/>
    <w:rsid w:val="00132F81"/>
    <w:rsid w:val="001330CC"/>
    <w:rsid w:val="00133AD7"/>
    <w:rsid w:val="001344DB"/>
    <w:rsid w:val="00135872"/>
    <w:rsid w:val="001359C9"/>
    <w:rsid w:val="00136803"/>
    <w:rsid w:val="00137668"/>
    <w:rsid w:val="00144D64"/>
    <w:rsid w:val="00144F02"/>
    <w:rsid w:val="0014578F"/>
    <w:rsid w:val="00145ED9"/>
    <w:rsid w:val="00146522"/>
    <w:rsid w:val="00147D63"/>
    <w:rsid w:val="00150CFD"/>
    <w:rsid w:val="001512B4"/>
    <w:rsid w:val="00152737"/>
    <w:rsid w:val="0015358E"/>
    <w:rsid w:val="001574FF"/>
    <w:rsid w:val="001578B9"/>
    <w:rsid w:val="00160768"/>
    <w:rsid w:val="001620A5"/>
    <w:rsid w:val="00162DBC"/>
    <w:rsid w:val="00162FF6"/>
    <w:rsid w:val="00163126"/>
    <w:rsid w:val="00163EEB"/>
    <w:rsid w:val="00164470"/>
    <w:rsid w:val="001648F5"/>
    <w:rsid w:val="00164E53"/>
    <w:rsid w:val="0016699D"/>
    <w:rsid w:val="001708B7"/>
    <w:rsid w:val="00171005"/>
    <w:rsid w:val="0017194D"/>
    <w:rsid w:val="00171E44"/>
    <w:rsid w:val="00171FA5"/>
    <w:rsid w:val="001744B4"/>
    <w:rsid w:val="00175159"/>
    <w:rsid w:val="00175D74"/>
    <w:rsid w:val="00176208"/>
    <w:rsid w:val="0017681F"/>
    <w:rsid w:val="00176E6D"/>
    <w:rsid w:val="00177008"/>
    <w:rsid w:val="00177AF0"/>
    <w:rsid w:val="00180F5D"/>
    <w:rsid w:val="00181886"/>
    <w:rsid w:val="00181E40"/>
    <w:rsid w:val="0018211B"/>
    <w:rsid w:val="00182A77"/>
    <w:rsid w:val="001840D3"/>
    <w:rsid w:val="001900F8"/>
    <w:rsid w:val="00190E01"/>
    <w:rsid w:val="00191258"/>
    <w:rsid w:val="001918FB"/>
    <w:rsid w:val="00192680"/>
    <w:rsid w:val="00192966"/>
    <w:rsid w:val="00192A46"/>
    <w:rsid w:val="00193037"/>
    <w:rsid w:val="00193A2C"/>
    <w:rsid w:val="00193EAC"/>
    <w:rsid w:val="0019564B"/>
    <w:rsid w:val="00195749"/>
    <w:rsid w:val="0019586B"/>
    <w:rsid w:val="0019664C"/>
    <w:rsid w:val="00196B5E"/>
    <w:rsid w:val="001978BF"/>
    <w:rsid w:val="001A182F"/>
    <w:rsid w:val="001A2485"/>
    <w:rsid w:val="001A26CB"/>
    <w:rsid w:val="001A288E"/>
    <w:rsid w:val="001A2D0A"/>
    <w:rsid w:val="001A2DB7"/>
    <w:rsid w:val="001A2F49"/>
    <w:rsid w:val="001A3AF6"/>
    <w:rsid w:val="001A45FB"/>
    <w:rsid w:val="001A55C3"/>
    <w:rsid w:val="001A6DEF"/>
    <w:rsid w:val="001A7634"/>
    <w:rsid w:val="001B04E7"/>
    <w:rsid w:val="001B1ECD"/>
    <w:rsid w:val="001B20D4"/>
    <w:rsid w:val="001B2F4D"/>
    <w:rsid w:val="001B34FA"/>
    <w:rsid w:val="001B380E"/>
    <w:rsid w:val="001B39E8"/>
    <w:rsid w:val="001B64CA"/>
    <w:rsid w:val="001B6DC2"/>
    <w:rsid w:val="001C149C"/>
    <w:rsid w:val="001C21AC"/>
    <w:rsid w:val="001C234B"/>
    <w:rsid w:val="001C2631"/>
    <w:rsid w:val="001C41B8"/>
    <w:rsid w:val="001C4272"/>
    <w:rsid w:val="001C47BA"/>
    <w:rsid w:val="001C59EA"/>
    <w:rsid w:val="001C67B7"/>
    <w:rsid w:val="001C6943"/>
    <w:rsid w:val="001C7ACA"/>
    <w:rsid w:val="001C7E40"/>
    <w:rsid w:val="001D1425"/>
    <w:rsid w:val="001D25BD"/>
    <w:rsid w:val="001D2C66"/>
    <w:rsid w:val="001D374F"/>
    <w:rsid w:val="001D389E"/>
    <w:rsid w:val="001D3C8C"/>
    <w:rsid w:val="001D406C"/>
    <w:rsid w:val="001D41EE"/>
    <w:rsid w:val="001D43F6"/>
    <w:rsid w:val="001D449B"/>
    <w:rsid w:val="001D4BA9"/>
    <w:rsid w:val="001D5058"/>
    <w:rsid w:val="001D5786"/>
    <w:rsid w:val="001D6C29"/>
    <w:rsid w:val="001D6F81"/>
    <w:rsid w:val="001D7924"/>
    <w:rsid w:val="001E0380"/>
    <w:rsid w:val="001E0B3D"/>
    <w:rsid w:val="001E13B1"/>
    <w:rsid w:val="001E13C2"/>
    <w:rsid w:val="001E198E"/>
    <w:rsid w:val="001E3A80"/>
    <w:rsid w:val="001E611A"/>
    <w:rsid w:val="001E78DD"/>
    <w:rsid w:val="001E7D93"/>
    <w:rsid w:val="001F1AED"/>
    <w:rsid w:val="001F33C9"/>
    <w:rsid w:val="001F3A19"/>
    <w:rsid w:val="001F52E0"/>
    <w:rsid w:val="001F6D73"/>
    <w:rsid w:val="002001D2"/>
    <w:rsid w:val="002003E5"/>
    <w:rsid w:val="0020179B"/>
    <w:rsid w:val="00202516"/>
    <w:rsid w:val="002028B7"/>
    <w:rsid w:val="00202B3B"/>
    <w:rsid w:val="002050CC"/>
    <w:rsid w:val="002052D2"/>
    <w:rsid w:val="002058AF"/>
    <w:rsid w:val="00205908"/>
    <w:rsid w:val="00206DFD"/>
    <w:rsid w:val="0020720A"/>
    <w:rsid w:val="002102CF"/>
    <w:rsid w:val="00210CC0"/>
    <w:rsid w:val="00215EF0"/>
    <w:rsid w:val="002165D6"/>
    <w:rsid w:val="00216C02"/>
    <w:rsid w:val="00217185"/>
    <w:rsid w:val="00217D60"/>
    <w:rsid w:val="002215FB"/>
    <w:rsid w:val="00221C5B"/>
    <w:rsid w:val="00221E50"/>
    <w:rsid w:val="002231C1"/>
    <w:rsid w:val="0022410E"/>
    <w:rsid w:val="002248BE"/>
    <w:rsid w:val="00225DF7"/>
    <w:rsid w:val="00225FC9"/>
    <w:rsid w:val="00226023"/>
    <w:rsid w:val="002263FC"/>
    <w:rsid w:val="00226B0B"/>
    <w:rsid w:val="0023013D"/>
    <w:rsid w:val="00230EC8"/>
    <w:rsid w:val="00230F98"/>
    <w:rsid w:val="0023138B"/>
    <w:rsid w:val="002313C3"/>
    <w:rsid w:val="002328A6"/>
    <w:rsid w:val="00232D40"/>
    <w:rsid w:val="00232EAB"/>
    <w:rsid w:val="00234467"/>
    <w:rsid w:val="00234774"/>
    <w:rsid w:val="002349A3"/>
    <w:rsid w:val="00234C09"/>
    <w:rsid w:val="0023711C"/>
    <w:rsid w:val="00237D8D"/>
    <w:rsid w:val="00240DB6"/>
    <w:rsid w:val="002417F8"/>
    <w:rsid w:val="00241DA2"/>
    <w:rsid w:val="00241DD7"/>
    <w:rsid w:val="00241E49"/>
    <w:rsid w:val="00242E81"/>
    <w:rsid w:val="00247FEE"/>
    <w:rsid w:val="00250E7D"/>
    <w:rsid w:val="00251D6C"/>
    <w:rsid w:val="00253159"/>
    <w:rsid w:val="002534CE"/>
    <w:rsid w:val="00254365"/>
    <w:rsid w:val="00254DBC"/>
    <w:rsid w:val="00255739"/>
    <w:rsid w:val="002565A2"/>
    <w:rsid w:val="002565D5"/>
    <w:rsid w:val="00257D01"/>
    <w:rsid w:val="0026034B"/>
    <w:rsid w:val="00260D38"/>
    <w:rsid w:val="002619E5"/>
    <w:rsid w:val="00262281"/>
    <w:rsid w:val="002622C0"/>
    <w:rsid w:val="002624AF"/>
    <w:rsid w:val="002624E0"/>
    <w:rsid w:val="0026363A"/>
    <w:rsid w:val="0026516F"/>
    <w:rsid w:val="00265C93"/>
    <w:rsid w:val="00267475"/>
    <w:rsid w:val="002716AF"/>
    <w:rsid w:val="0027181F"/>
    <w:rsid w:val="00271E9F"/>
    <w:rsid w:val="002724FC"/>
    <w:rsid w:val="0027266F"/>
    <w:rsid w:val="00272E14"/>
    <w:rsid w:val="002730FB"/>
    <w:rsid w:val="00273E6D"/>
    <w:rsid w:val="00274EE9"/>
    <w:rsid w:val="002759CD"/>
    <w:rsid w:val="00275D2D"/>
    <w:rsid w:val="00276D59"/>
    <w:rsid w:val="002778AE"/>
    <w:rsid w:val="00277F8B"/>
    <w:rsid w:val="0028123A"/>
    <w:rsid w:val="00281D32"/>
    <w:rsid w:val="002822B9"/>
    <w:rsid w:val="0028269A"/>
    <w:rsid w:val="00282A87"/>
    <w:rsid w:val="00283035"/>
    <w:rsid w:val="00283590"/>
    <w:rsid w:val="002836C0"/>
    <w:rsid w:val="00284D8E"/>
    <w:rsid w:val="00285B0D"/>
    <w:rsid w:val="00286973"/>
    <w:rsid w:val="0028777E"/>
    <w:rsid w:val="00287C8F"/>
    <w:rsid w:val="00287E3B"/>
    <w:rsid w:val="00291A76"/>
    <w:rsid w:val="0029205F"/>
    <w:rsid w:val="00294096"/>
    <w:rsid w:val="00294DC7"/>
    <w:rsid w:val="00294E70"/>
    <w:rsid w:val="00295A32"/>
    <w:rsid w:val="00296556"/>
    <w:rsid w:val="00296AF4"/>
    <w:rsid w:val="0029749D"/>
    <w:rsid w:val="002A0A45"/>
    <w:rsid w:val="002A1924"/>
    <w:rsid w:val="002A1940"/>
    <w:rsid w:val="002A240D"/>
    <w:rsid w:val="002A43DF"/>
    <w:rsid w:val="002A45E3"/>
    <w:rsid w:val="002A4653"/>
    <w:rsid w:val="002A4A04"/>
    <w:rsid w:val="002A5353"/>
    <w:rsid w:val="002A54BC"/>
    <w:rsid w:val="002A59E8"/>
    <w:rsid w:val="002A6C04"/>
    <w:rsid w:val="002A6C12"/>
    <w:rsid w:val="002A7420"/>
    <w:rsid w:val="002A76E6"/>
    <w:rsid w:val="002B0F12"/>
    <w:rsid w:val="002B1308"/>
    <w:rsid w:val="002B2813"/>
    <w:rsid w:val="002B31FE"/>
    <w:rsid w:val="002B3414"/>
    <w:rsid w:val="002B4514"/>
    <w:rsid w:val="002B4554"/>
    <w:rsid w:val="002B6769"/>
    <w:rsid w:val="002B6DFF"/>
    <w:rsid w:val="002B6FC1"/>
    <w:rsid w:val="002C1D5B"/>
    <w:rsid w:val="002C2A57"/>
    <w:rsid w:val="002C4695"/>
    <w:rsid w:val="002C5239"/>
    <w:rsid w:val="002C5A7A"/>
    <w:rsid w:val="002C617A"/>
    <w:rsid w:val="002C685E"/>
    <w:rsid w:val="002C72D8"/>
    <w:rsid w:val="002C7978"/>
    <w:rsid w:val="002D0828"/>
    <w:rsid w:val="002D0A31"/>
    <w:rsid w:val="002D0F5C"/>
    <w:rsid w:val="002D11FA"/>
    <w:rsid w:val="002D277F"/>
    <w:rsid w:val="002D2A7E"/>
    <w:rsid w:val="002D3A25"/>
    <w:rsid w:val="002D4236"/>
    <w:rsid w:val="002D50D3"/>
    <w:rsid w:val="002D534A"/>
    <w:rsid w:val="002D5A4C"/>
    <w:rsid w:val="002D5B03"/>
    <w:rsid w:val="002E092D"/>
    <w:rsid w:val="002E0D63"/>
    <w:rsid w:val="002E0DDF"/>
    <w:rsid w:val="002E1FB9"/>
    <w:rsid w:val="002E2906"/>
    <w:rsid w:val="002E2F67"/>
    <w:rsid w:val="002E2FE6"/>
    <w:rsid w:val="002E363B"/>
    <w:rsid w:val="002E3D0A"/>
    <w:rsid w:val="002E49F2"/>
    <w:rsid w:val="002E5612"/>
    <w:rsid w:val="002E5635"/>
    <w:rsid w:val="002E64C3"/>
    <w:rsid w:val="002E6A2C"/>
    <w:rsid w:val="002E6B70"/>
    <w:rsid w:val="002E7037"/>
    <w:rsid w:val="002E75B3"/>
    <w:rsid w:val="002F097F"/>
    <w:rsid w:val="002F1D8C"/>
    <w:rsid w:val="002F21DA"/>
    <w:rsid w:val="002F2574"/>
    <w:rsid w:val="002F3194"/>
    <w:rsid w:val="002F410A"/>
    <w:rsid w:val="002F43A8"/>
    <w:rsid w:val="002F4EF7"/>
    <w:rsid w:val="002F6BAF"/>
    <w:rsid w:val="00300EEA"/>
    <w:rsid w:val="003011B6"/>
    <w:rsid w:val="00301F39"/>
    <w:rsid w:val="00301F93"/>
    <w:rsid w:val="00302BBC"/>
    <w:rsid w:val="00303173"/>
    <w:rsid w:val="003051A2"/>
    <w:rsid w:val="00305314"/>
    <w:rsid w:val="00306345"/>
    <w:rsid w:val="00306B2A"/>
    <w:rsid w:val="00306CFA"/>
    <w:rsid w:val="00307965"/>
    <w:rsid w:val="00310510"/>
    <w:rsid w:val="0031054C"/>
    <w:rsid w:val="003106D6"/>
    <w:rsid w:val="00312615"/>
    <w:rsid w:val="00312A11"/>
    <w:rsid w:val="00313268"/>
    <w:rsid w:val="00313595"/>
    <w:rsid w:val="00314312"/>
    <w:rsid w:val="00314513"/>
    <w:rsid w:val="00314DB8"/>
    <w:rsid w:val="00316856"/>
    <w:rsid w:val="00316CCA"/>
    <w:rsid w:val="00317600"/>
    <w:rsid w:val="0032030B"/>
    <w:rsid w:val="003203D0"/>
    <w:rsid w:val="00320DEB"/>
    <w:rsid w:val="003212B4"/>
    <w:rsid w:val="00321FB4"/>
    <w:rsid w:val="00323496"/>
    <w:rsid w:val="00323B7E"/>
    <w:rsid w:val="00323DC4"/>
    <w:rsid w:val="00323E5A"/>
    <w:rsid w:val="0032427E"/>
    <w:rsid w:val="00324D37"/>
    <w:rsid w:val="00325010"/>
    <w:rsid w:val="00325655"/>
    <w:rsid w:val="00325926"/>
    <w:rsid w:val="00325BEB"/>
    <w:rsid w:val="00325CCA"/>
    <w:rsid w:val="00327129"/>
    <w:rsid w:val="00327A74"/>
    <w:rsid w:val="00327A8A"/>
    <w:rsid w:val="003309E5"/>
    <w:rsid w:val="0033171F"/>
    <w:rsid w:val="003319B3"/>
    <w:rsid w:val="00335787"/>
    <w:rsid w:val="0033605B"/>
    <w:rsid w:val="00336610"/>
    <w:rsid w:val="003369AD"/>
    <w:rsid w:val="0034067C"/>
    <w:rsid w:val="003414A9"/>
    <w:rsid w:val="00341A8B"/>
    <w:rsid w:val="00341E80"/>
    <w:rsid w:val="00343F73"/>
    <w:rsid w:val="003443A6"/>
    <w:rsid w:val="00344668"/>
    <w:rsid w:val="00344DF1"/>
    <w:rsid w:val="00345060"/>
    <w:rsid w:val="00345785"/>
    <w:rsid w:val="00345950"/>
    <w:rsid w:val="00346284"/>
    <w:rsid w:val="00347349"/>
    <w:rsid w:val="003473AB"/>
    <w:rsid w:val="00350281"/>
    <w:rsid w:val="003514EF"/>
    <w:rsid w:val="00351831"/>
    <w:rsid w:val="003529ED"/>
    <w:rsid w:val="00352A06"/>
    <w:rsid w:val="00352B0C"/>
    <w:rsid w:val="00352CD2"/>
    <w:rsid w:val="0035323B"/>
    <w:rsid w:val="00354867"/>
    <w:rsid w:val="00355F57"/>
    <w:rsid w:val="00357B79"/>
    <w:rsid w:val="003609D2"/>
    <w:rsid w:val="00360B62"/>
    <w:rsid w:val="00360E39"/>
    <w:rsid w:val="003619BE"/>
    <w:rsid w:val="003621EC"/>
    <w:rsid w:val="00362BB1"/>
    <w:rsid w:val="00363950"/>
    <w:rsid w:val="00363F22"/>
    <w:rsid w:val="00365A77"/>
    <w:rsid w:val="00365D7C"/>
    <w:rsid w:val="00366375"/>
    <w:rsid w:val="003677F6"/>
    <w:rsid w:val="003717B2"/>
    <w:rsid w:val="0037229B"/>
    <w:rsid w:val="00373453"/>
    <w:rsid w:val="003735E5"/>
    <w:rsid w:val="00374665"/>
    <w:rsid w:val="00375564"/>
    <w:rsid w:val="00375685"/>
    <w:rsid w:val="00376004"/>
    <w:rsid w:val="0037693C"/>
    <w:rsid w:val="00376FA0"/>
    <w:rsid w:val="003771D4"/>
    <w:rsid w:val="003805C5"/>
    <w:rsid w:val="00381CC6"/>
    <w:rsid w:val="00383191"/>
    <w:rsid w:val="00383200"/>
    <w:rsid w:val="00383411"/>
    <w:rsid w:val="00384A9E"/>
    <w:rsid w:val="00385202"/>
    <w:rsid w:val="00385871"/>
    <w:rsid w:val="00385CFD"/>
    <w:rsid w:val="003862A4"/>
    <w:rsid w:val="00386DED"/>
    <w:rsid w:val="003870C5"/>
    <w:rsid w:val="00390D1C"/>
    <w:rsid w:val="00391252"/>
    <w:rsid w:val="003912E7"/>
    <w:rsid w:val="00391455"/>
    <w:rsid w:val="00391723"/>
    <w:rsid w:val="00391F9F"/>
    <w:rsid w:val="00392295"/>
    <w:rsid w:val="0039249A"/>
    <w:rsid w:val="00393649"/>
    <w:rsid w:val="00393870"/>
    <w:rsid w:val="00393947"/>
    <w:rsid w:val="003939AA"/>
    <w:rsid w:val="0039430E"/>
    <w:rsid w:val="0039470B"/>
    <w:rsid w:val="003952EB"/>
    <w:rsid w:val="00397570"/>
    <w:rsid w:val="003A1A06"/>
    <w:rsid w:val="003A1E6C"/>
    <w:rsid w:val="003A2275"/>
    <w:rsid w:val="003A3D25"/>
    <w:rsid w:val="003A47D2"/>
    <w:rsid w:val="003A5BEF"/>
    <w:rsid w:val="003A6978"/>
    <w:rsid w:val="003A6A4F"/>
    <w:rsid w:val="003A6BFF"/>
    <w:rsid w:val="003A7088"/>
    <w:rsid w:val="003A7409"/>
    <w:rsid w:val="003B00DF"/>
    <w:rsid w:val="003B1275"/>
    <w:rsid w:val="003B1778"/>
    <w:rsid w:val="003B2182"/>
    <w:rsid w:val="003B2322"/>
    <w:rsid w:val="003B3867"/>
    <w:rsid w:val="003B54E6"/>
    <w:rsid w:val="003B5BD1"/>
    <w:rsid w:val="003B5EC5"/>
    <w:rsid w:val="003B6B29"/>
    <w:rsid w:val="003C0B5F"/>
    <w:rsid w:val="003C11CB"/>
    <w:rsid w:val="003C12B1"/>
    <w:rsid w:val="003C28C9"/>
    <w:rsid w:val="003C346C"/>
    <w:rsid w:val="003C44C5"/>
    <w:rsid w:val="003C4A9E"/>
    <w:rsid w:val="003C55AD"/>
    <w:rsid w:val="003C5DAF"/>
    <w:rsid w:val="003C75F3"/>
    <w:rsid w:val="003C78A3"/>
    <w:rsid w:val="003C79A9"/>
    <w:rsid w:val="003C7E3A"/>
    <w:rsid w:val="003D19DA"/>
    <w:rsid w:val="003D4235"/>
    <w:rsid w:val="003D4274"/>
    <w:rsid w:val="003D45C8"/>
    <w:rsid w:val="003D4938"/>
    <w:rsid w:val="003D58A7"/>
    <w:rsid w:val="003D60FB"/>
    <w:rsid w:val="003E1867"/>
    <w:rsid w:val="003E36C2"/>
    <w:rsid w:val="003E413B"/>
    <w:rsid w:val="003E5574"/>
    <w:rsid w:val="003E5729"/>
    <w:rsid w:val="003E5E3E"/>
    <w:rsid w:val="003F1382"/>
    <w:rsid w:val="003F1AA3"/>
    <w:rsid w:val="003F30A2"/>
    <w:rsid w:val="003F3774"/>
    <w:rsid w:val="003F4599"/>
    <w:rsid w:val="003F4EE0"/>
    <w:rsid w:val="003F4FCF"/>
    <w:rsid w:val="003F5368"/>
    <w:rsid w:val="003F6766"/>
    <w:rsid w:val="003F6B5D"/>
    <w:rsid w:val="003F7245"/>
    <w:rsid w:val="003F7EE2"/>
    <w:rsid w:val="004007CE"/>
    <w:rsid w:val="00400FB5"/>
    <w:rsid w:val="00401339"/>
    <w:rsid w:val="00401779"/>
    <w:rsid w:val="00401837"/>
    <w:rsid w:val="00402153"/>
    <w:rsid w:val="00402FC1"/>
    <w:rsid w:val="00403645"/>
    <w:rsid w:val="00403CBA"/>
    <w:rsid w:val="004040AD"/>
    <w:rsid w:val="0040490A"/>
    <w:rsid w:val="004050D0"/>
    <w:rsid w:val="00410194"/>
    <w:rsid w:val="00410682"/>
    <w:rsid w:val="00410FF0"/>
    <w:rsid w:val="00411C5C"/>
    <w:rsid w:val="0041291F"/>
    <w:rsid w:val="00412D12"/>
    <w:rsid w:val="00414540"/>
    <w:rsid w:val="004150D8"/>
    <w:rsid w:val="00416773"/>
    <w:rsid w:val="0042047C"/>
    <w:rsid w:val="0042053F"/>
    <w:rsid w:val="004215E4"/>
    <w:rsid w:val="00422948"/>
    <w:rsid w:val="00423A2A"/>
    <w:rsid w:val="00424199"/>
    <w:rsid w:val="00424391"/>
    <w:rsid w:val="00425082"/>
    <w:rsid w:val="004254B1"/>
    <w:rsid w:val="004255D1"/>
    <w:rsid w:val="0042637B"/>
    <w:rsid w:val="004264A8"/>
    <w:rsid w:val="00426ACA"/>
    <w:rsid w:val="00426DB3"/>
    <w:rsid w:val="00427103"/>
    <w:rsid w:val="00427A1D"/>
    <w:rsid w:val="00430788"/>
    <w:rsid w:val="0043095E"/>
    <w:rsid w:val="00430DC1"/>
    <w:rsid w:val="00430E30"/>
    <w:rsid w:val="0043106D"/>
    <w:rsid w:val="00431708"/>
    <w:rsid w:val="00431DEB"/>
    <w:rsid w:val="00431FD0"/>
    <w:rsid w:val="004326B3"/>
    <w:rsid w:val="00432AEB"/>
    <w:rsid w:val="0043390B"/>
    <w:rsid w:val="00434887"/>
    <w:rsid w:val="00434CD4"/>
    <w:rsid w:val="00435FDE"/>
    <w:rsid w:val="004371BC"/>
    <w:rsid w:val="00440597"/>
    <w:rsid w:val="00443ECF"/>
    <w:rsid w:val="004444B3"/>
    <w:rsid w:val="00445D10"/>
    <w:rsid w:val="00446436"/>
    <w:rsid w:val="00446B29"/>
    <w:rsid w:val="0044758D"/>
    <w:rsid w:val="004478D7"/>
    <w:rsid w:val="00447AC0"/>
    <w:rsid w:val="00450536"/>
    <w:rsid w:val="004525A2"/>
    <w:rsid w:val="0045269A"/>
    <w:rsid w:val="0045313D"/>
    <w:rsid w:val="00453F9A"/>
    <w:rsid w:val="004545AC"/>
    <w:rsid w:val="00454B9D"/>
    <w:rsid w:val="00454E98"/>
    <w:rsid w:val="00455A98"/>
    <w:rsid w:val="00457E4E"/>
    <w:rsid w:val="00460095"/>
    <w:rsid w:val="0046048C"/>
    <w:rsid w:val="00460AA7"/>
    <w:rsid w:val="00463A76"/>
    <w:rsid w:val="004646FC"/>
    <w:rsid w:val="0046564C"/>
    <w:rsid w:val="00466B1C"/>
    <w:rsid w:val="004702C3"/>
    <w:rsid w:val="00470DD9"/>
    <w:rsid w:val="004716CF"/>
    <w:rsid w:val="00471E91"/>
    <w:rsid w:val="00471FF2"/>
    <w:rsid w:val="0047217D"/>
    <w:rsid w:val="00474246"/>
    <w:rsid w:val="00474675"/>
    <w:rsid w:val="0047470C"/>
    <w:rsid w:val="00475AF7"/>
    <w:rsid w:val="00475C01"/>
    <w:rsid w:val="00477093"/>
    <w:rsid w:val="00480D95"/>
    <w:rsid w:val="004812CB"/>
    <w:rsid w:val="00482C3D"/>
    <w:rsid w:val="00483418"/>
    <w:rsid w:val="00483A3B"/>
    <w:rsid w:val="0048410E"/>
    <w:rsid w:val="0048519F"/>
    <w:rsid w:val="00485421"/>
    <w:rsid w:val="004855FC"/>
    <w:rsid w:val="0049095E"/>
    <w:rsid w:val="00490AFC"/>
    <w:rsid w:val="004915E3"/>
    <w:rsid w:val="00491638"/>
    <w:rsid w:val="0049223E"/>
    <w:rsid w:val="004951B5"/>
    <w:rsid w:val="00495318"/>
    <w:rsid w:val="00495397"/>
    <w:rsid w:val="00497496"/>
    <w:rsid w:val="004978B8"/>
    <w:rsid w:val="00497A2A"/>
    <w:rsid w:val="004A052A"/>
    <w:rsid w:val="004A0C7F"/>
    <w:rsid w:val="004A35F9"/>
    <w:rsid w:val="004A7144"/>
    <w:rsid w:val="004B001E"/>
    <w:rsid w:val="004B01F1"/>
    <w:rsid w:val="004B04BD"/>
    <w:rsid w:val="004B0969"/>
    <w:rsid w:val="004B188F"/>
    <w:rsid w:val="004B21D7"/>
    <w:rsid w:val="004B2432"/>
    <w:rsid w:val="004B24C1"/>
    <w:rsid w:val="004B29CB"/>
    <w:rsid w:val="004B3651"/>
    <w:rsid w:val="004B451C"/>
    <w:rsid w:val="004B59DE"/>
    <w:rsid w:val="004B6A2B"/>
    <w:rsid w:val="004B7F04"/>
    <w:rsid w:val="004C1E40"/>
    <w:rsid w:val="004C216F"/>
    <w:rsid w:val="004C239B"/>
    <w:rsid w:val="004C292F"/>
    <w:rsid w:val="004C2E13"/>
    <w:rsid w:val="004C2F0C"/>
    <w:rsid w:val="004C3C7B"/>
    <w:rsid w:val="004C47F4"/>
    <w:rsid w:val="004C4B12"/>
    <w:rsid w:val="004C6378"/>
    <w:rsid w:val="004C63C8"/>
    <w:rsid w:val="004C6783"/>
    <w:rsid w:val="004D26A8"/>
    <w:rsid w:val="004D2848"/>
    <w:rsid w:val="004D3589"/>
    <w:rsid w:val="004D3AF9"/>
    <w:rsid w:val="004D6517"/>
    <w:rsid w:val="004D6AC3"/>
    <w:rsid w:val="004D7BD8"/>
    <w:rsid w:val="004E0B6F"/>
    <w:rsid w:val="004E0D08"/>
    <w:rsid w:val="004E36A3"/>
    <w:rsid w:val="004E45C2"/>
    <w:rsid w:val="004E471B"/>
    <w:rsid w:val="004E5271"/>
    <w:rsid w:val="004E5A7D"/>
    <w:rsid w:val="004E5D85"/>
    <w:rsid w:val="004E6104"/>
    <w:rsid w:val="004F092D"/>
    <w:rsid w:val="004F229E"/>
    <w:rsid w:val="004F2A79"/>
    <w:rsid w:val="004F3664"/>
    <w:rsid w:val="004F38DC"/>
    <w:rsid w:val="004F403E"/>
    <w:rsid w:val="004F413C"/>
    <w:rsid w:val="004F4154"/>
    <w:rsid w:val="004F4185"/>
    <w:rsid w:val="004F4403"/>
    <w:rsid w:val="004F76F4"/>
    <w:rsid w:val="0050009B"/>
    <w:rsid w:val="005018F3"/>
    <w:rsid w:val="005027B0"/>
    <w:rsid w:val="00502F60"/>
    <w:rsid w:val="005037B0"/>
    <w:rsid w:val="00503945"/>
    <w:rsid w:val="00503E0C"/>
    <w:rsid w:val="005051D8"/>
    <w:rsid w:val="005059D5"/>
    <w:rsid w:val="00505BA6"/>
    <w:rsid w:val="005072E3"/>
    <w:rsid w:val="005076A9"/>
    <w:rsid w:val="00510280"/>
    <w:rsid w:val="005110F0"/>
    <w:rsid w:val="005120A0"/>
    <w:rsid w:val="00512AF4"/>
    <w:rsid w:val="00512BCF"/>
    <w:rsid w:val="00513D73"/>
    <w:rsid w:val="00514A43"/>
    <w:rsid w:val="0051697D"/>
    <w:rsid w:val="005174E5"/>
    <w:rsid w:val="005205A8"/>
    <w:rsid w:val="005207B1"/>
    <w:rsid w:val="005212CA"/>
    <w:rsid w:val="0052184E"/>
    <w:rsid w:val="0052225D"/>
    <w:rsid w:val="00522393"/>
    <w:rsid w:val="00522620"/>
    <w:rsid w:val="00523888"/>
    <w:rsid w:val="00523AF1"/>
    <w:rsid w:val="00525656"/>
    <w:rsid w:val="00526ABC"/>
    <w:rsid w:val="0052730F"/>
    <w:rsid w:val="005309DD"/>
    <w:rsid w:val="00530F78"/>
    <w:rsid w:val="00531262"/>
    <w:rsid w:val="00531508"/>
    <w:rsid w:val="0053211E"/>
    <w:rsid w:val="005324DA"/>
    <w:rsid w:val="0053494E"/>
    <w:rsid w:val="00534C02"/>
    <w:rsid w:val="00534C2C"/>
    <w:rsid w:val="0053560F"/>
    <w:rsid w:val="00536C87"/>
    <w:rsid w:val="005375ED"/>
    <w:rsid w:val="005378DB"/>
    <w:rsid w:val="005401B1"/>
    <w:rsid w:val="00540346"/>
    <w:rsid w:val="005409E3"/>
    <w:rsid w:val="00541733"/>
    <w:rsid w:val="0054264B"/>
    <w:rsid w:val="005434EC"/>
    <w:rsid w:val="0054353E"/>
    <w:rsid w:val="00543786"/>
    <w:rsid w:val="00543CAF"/>
    <w:rsid w:val="00543CC8"/>
    <w:rsid w:val="00543CC9"/>
    <w:rsid w:val="00545374"/>
    <w:rsid w:val="00545CF8"/>
    <w:rsid w:val="00545CFF"/>
    <w:rsid w:val="00546406"/>
    <w:rsid w:val="00546443"/>
    <w:rsid w:val="00547334"/>
    <w:rsid w:val="005473AC"/>
    <w:rsid w:val="00550919"/>
    <w:rsid w:val="00550E96"/>
    <w:rsid w:val="00550FE5"/>
    <w:rsid w:val="005510AF"/>
    <w:rsid w:val="00551EFD"/>
    <w:rsid w:val="00551F79"/>
    <w:rsid w:val="00552EAC"/>
    <w:rsid w:val="005533D7"/>
    <w:rsid w:val="00553D6D"/>
    <w:rsid w:val="0055661D"/>
    <w:rsid w:val="00556A0D"/>
    <w:rsid w:val="00556F0A"/>
    <w:rsid w:val="0055714F"/>
    <w:rsid w:val="005603F2"/>
    <w:rsid w:val="0056058C"/>
    <w:rsid w:val="005605B3"/>
    <w:rsid w:val="00560DB2"/>
    <w:rsid w:val="00561234"/>
    <w:rsid w:val="005617D5"/>
    <w:rsid w:val="00561831"/>
    <w:rsid w:val="00563BAA"/>
    <w:rsid w:val="00565D36"/>
    <w:rsid w:val="00566CE4"/>
    <w:rsid w:val="005703DE"/>
    <w:rsid w:val="00570972"/>
    <w:rsid w:val="00571872"/>
    <w:rsid w:val="00571B44"/>
    <w:rsid w:val="005724AC"/>
    <w:rsid w:val="005739E1"/>
    <w:rsid w:val="00574108"/>
    <w:rsid w:val="0057488E"/>
    <w:rsid w:val="00574E78"/>
    <w:rsid w:val="00575161"/>
    <w:rsid w:val="005754F7"/>
    <w:rsid w:val="00580EEE"/>
    <w:rsid w:val="00581D5E"/>
    <w:rsid w:val="00581E33"/>
    <w:rsid w:val="005820EE"/>
    <w:rsid w:val="00582F19"/>
    <w:rsid w:val="00583631"/>
    <w:rsid w:val="005838CD"/>
    <w:rsid w:val="005841B8"/>
    <w:rsid w:val="0058464E"/>
    <w:rsid w:val="005849EC"/>
    <w:rsid w:val="00584C16"/>
    <w:rsid w:val="005870F9"/>
    <w:rsid w:val="00587B67"/>
    <w:rsid w:val="00590AFD"/>
    <w:rsid w:val="005919EF"/>
    <w:rsid w:val="00592364"/>
    <w:rsid w:val="005924B1"/>
    <w:rsid w:val="005925B0"/>
    <w:rsid w:val="00592762"/>
    <w:rsid w:val="00593B48"/>
    <w:rsid w:val="00593B6D"/>
    <w:rsid w:val="00593FFB"/>
    <w:rsid w:val="00597934"/>
    <w:rsid w:val="00597B71"/>
    <w:rsid w:val="00597C96"/>
    <w:rsid w:val="00597D25"/>
    <w:rsid w:val="00597E14"/>
    <w:rsid w:val="005A01CB"/>
    <w:rsid w:val="005A06B6"/>
    <w:rsid w:val="005A0A25"/>
    <w:rsid w:val="005A0AB2"/>
    <w:rsid w:val="005A0B3B"/>
    <w:rsid w:val="005A1CB4"/>
    <w:rsid w:val="005A2B1F"/>
    <w:rsid w:val="005A33B1"/>
    <w:rsid w:val="005A41E5"/>
    <w:rsid w:val="005A58FF"/>
    <w:rsid w:val="005A5C22"/>
    <w:rsid w:val="005A5EAF"/>
    <w:rsid w:val="005A64C0"/>
    <w:rsid w:val="005A6F68"/>
    <w:rsid w:val="005B0581"/>
    <w:rsid w:val="005B09D9"/>
    <w:rsid w:val="005B0CAA"/>
    <w:rsid w:val="005B1628"/>
    <w:rsid w:val="005B3C11"/>
    <w:rsid w:val="005B4599"/>
    <w:rsid w:val="005B49E3"/>
    <w:rsid w:val="005B6F15"/>
    <w:rsid w:val="005B706D"/>
    <w:rsid w:val="005B7987"/>
    <w:rsid w:val="005C020E"/>
    <w:rsid w:val="005C079D"/>
    <w:rsid w:val="005C1359"/>
    <w:rsid w:val="005C1C28"/>
    <w:rsid w:val="005C27B9"/>
    <w:rsid w:val="005C2F8A"/>
    <w:rsid w:val="005C38E8"/>
    <w:rsid w:val="005C46A9"/>
    <w:rsid w:val="005C48CC"/>
    <w:rsid w:val="005C513B"/>
    <w:rsid w:val="005C5621"/>
    <w:rsid w:val="005C6DB5"/>
    <w:rsid w:val="005D084D"/>
    <w:rsid w:val="005D0A62"/>
    <w:rsid w:val="005D24BE"/>
    <w:rsid w:val="005D3484"/>
    <w:rsid w:val="005D3799"/>
    <w:rsid w:val="005D37B6"/>
    <w:rsid w:val="005D58BB"/>
    <w:rsid w:val="005D6AF5"/>
    <w:rsid w:val="005D7496"/>
    <w:rsid w:val="005D763D"/>
    <w:rsid w:val="005E00E1"/>
    <w:rsid w:val="005E1474"/>
    <w:rsid w:val="005E19E7"/>
    <w:rsid w:val="005E1AB2"/>
    <w:rsid w:val="005E223B"/>
    <w:rsid w:val="005E294B"/>
    <w:rsid w:val="005E2A23"/>
    <w:rsid w:val="005E3255"/>
    <w:rsid w:val="005E4194"/>
    <w:rsid w:val="005E4A92"/>
    <w:rsid w:val="005E5A8D"/>
    <w:rsid w:val="005E64C5"/>
    <w:rsid w:val="005E6D33"/>
    <w:rsid w:val="005E72F1"/>
    <w:rsid w:val="005E7EF0"/>
    <w:rsid w:val="005F0398"/>
    <w:rsid w:val="005F083E"/>
    <w:rsid w:val="005F0D35"/>
    <w:rsid w:val="005F2356"/>
    <w:rsid w:val="005F2A58"/>
    <w:rsid w:val="005F3FD2"/>
    <w:rsid w:val="005F41B7"/>
    <w:rsid w:val="005F454E"/>
    <w:rsid w:val="005F6379"/>
    <w:rsid w:val="005F6504"/>
    <w:rsid w:val="006001C8"/>
    <w:rsid w:val="00601F81"/>
    <w:rsid w:val="006022BA"/>
    <w:rsid w:val="00602492"/>
    <w:rsid w:val="00602DC6"/>
    <w:rsid w:val="006037B4"/>
    <w:rsid w:val="0060430F"/>
    <w:rsid w:val="00604764"/>
    <w:rsid w:val="00605601"/>
    <w:rsid w:val="006100F1"/>
    <w:rsid w:val="006107EA"/>
    <w:rsid w:val="00610FCF"/>
    <w:rsid w:val="006123DB"/>
    <w:rsid w:val="00613902"/>
    <w:rsid w:val="00613AB7"/>
    <w:rsid w:val="00613ED7"/>
    <w:rsid w:val="00614943"/>
    <w:rsid w:val="00614A7C"/>
    <w:rsid w:val="00614F48"/>
    <w:rsid w:val="006160D5"/>
    <w:rsid w:val="006163F3"/>
    <w:rsid w:val="0061716C"/>
    <w:rsid w:val="00617E58"/>
    <w:rsid w:val="0062047A"/>
    <w:rsid w:val="00620AC2"/>
    <w:rsid w:val="00620D07"/>
    <w:rsid w:val="006226BD"/>
    <w:rsid w:val="006230D5"/>
    <w:rsid w:val="006243A1"/>
    <w:rsid w:val="00626BB1"/>
    <w:rsid w:val="00626C99"/>
    <w:rsid w:val="00627F42"/>
    <w:rsid w:val="0063012B"/>
    <w:rsid w:val="00630832"/>
    <w:rsid w:val="006310F4"/>
    <w:rsid w:val="00631A59"/>
    <w:rsid w:val="00632E56"/>
    <w:rsid w:val="00633400"/>
    <w:rsid w:val="00633B8E"/>
    <w:rsid w:val="00634630"/>
    <w:rsid w:val="006347CE"/>
    <w:rsid w:val="00635050"/>
    <w:rsid w:val="0063567E"/>
    <w:rsid w:val="00635CBA"/>
    <w:rsid w:val="00636CFE"/>
    <w:rsid w:val="0064338B"/>
    <w:rsid w:val="00643ACB"/>
    <w:rsid w:val="00645EC6"/>
    <w:rsid w:val="00646542"/>
    <w:rsid w:val="006472CD"/>
    <w:rsid w:val="00647464"/>
    <w:rsid w:val="00647486"/>
    <w:rsid w:val="006504F4"/>
    <w:rsid w:val="006510C0"/>
    <w:rsid w:val="00652743"/>
    <w:rsid w:val="00652B84"/>
    <w:rsid w:val="00653306"/>
    <w:rsid w:val="006535FF"/>
    <w:rsid w:val="00653D49"/>
    <w:rsid w:val="00653D64"/>
    <w:rsid w:val="00654BC9"/>
    <w:rsid w:val="006552FD"/>
    <w:rsid w:val="00655B0F"/>
    <w:rsid w:val="00655BBA"/>
    <w:rsid w:val="00657F0F"/>
    <w:rsid w:val="00660C55"/>
    <w:rsid w:val="00660E22"/>
    <w:rsid w:val="00660ED0"/>
    <w:rsid w:val="00661CA9"/>
    <w:rsid w:val="00663AF3"/>
    <w:rsid w:val="006643DA"/>
    <w:rsid w:val="0066467E"/>
    <w:rsid w:val="00666ADE"/>
    <w:rsid w:val="00666B6C"/>
    <w:rsid w:val="006673E3"/>
    <w:rsid w:val="00667630"/>
    <w:rsid w:val="00667EA2"/>
    <w:rsid w:val="00670125"/>
    <w:rsid w:val="00670C32"/>
    <w:rsid w:val="00671258"/>
    <w:rsid w:val="00671D5D"/>
    <w:rsid w:val="00671EE9"/>
    <w:rsid w:val="00672095"/>
    <w:rsid w:val="006723D4"/>
    <w:rsid w:val="006747FF"/>
    <w:rsid w:val="00674CD4"/>
    <w:rsid w:val="00676AE3"/>
    <w:rsid w:val="0067746C"/>
    <w:rsid w:val="00680B80"/>
    <w:rsid w:val="00680D48"/>
    <w:rsid w:val="00681B7C"/>
    <w:rsid w:val="00681DCB"/>
    <w:rsid w:val="00682682"/>
    <w:rsid w:val="00682702"/>
    <w:rsid w:val="00682CAE"/>
    <w:rsid w:val="00682F4E"/>
    <w:rsid w:val="006844D1"/>
    <w:rsid w:val="0068486E"/>
    <w:rsid w:val="00685201"/>
    <w:rsid w:val="006903A3"/>
    <w:rsid w:val="006909E8"/>
    <w:rsid w:val="00690F04"/>
    <w:rsid w:val="00690F41"/>
    <w:rsid w:val="00692368"/>
    <w:rsid w:val="00692FB1"/>
    <w:rsid w:val="00694A57"/>
    <w:rsid w:val="00695821"/>
    <w:rsid w:val="00695FE3"/>
    <w:rsid w:val="006960CA"/>
    <w:rsid w:val="006974EE"/>
    <w:rsid w:val="0069774E"/>
    <w:rsid w:val="00697F23"/>
    <w:rsid w:val="006A0587"/>
    <w:rsid w:val="006A0786"/>
    <w:rsid w:val="006A0B3D"/>
    <w:rsid w:val="006A0C85"/>
    <w:rsid w:val="006A1008"/>
    <w:rsid w:val="006A2800"/>
    <w:rsid w:val="006A285B"/>
    <w:rsid w:val="006A2EBC"/>
    <w:rsid w:val="006A334C"/>
    <w:rsid w:val="006A34FD"/>
    <w:rsid w:val="006A3F68"/>
    <w:rsid w:val="006A40EE"/>
    <w:rsid w:val="006A4100"/>
    <w:rsid w:val="006A492A"/>
    <w:rsid w:val="006A516E"/>
    <w:rsid w:val="006A54B1"/>
    <w:rsid w:val="006A573F"/>
    <w:rsid w:val="006A5EA0"/>
    <w:rsid w:val="006A60A1"/>
    <w:rsid w:val="006A7261"/>
    <w:rsid w:val="006A783B"/>
    <w:rsid w:val="006A7B33"/>
    <w:rsid w:val="006B040D"/>
    <w:rsid w:val="006B0C81"/>
    <w:rsid w:val="006B15FF"/>
    <w:rsid w:val="006B1CCF"/>
    <w:rsid w:val="006B2C7C"/>
    <w:rsid w:val="006B2D36"/>
    <w:rsid w:val="006B4451"/>
    <w:rsid w:val="006B4D67"/>
    <w:rsid w:val="006B4E13"/>
    <w:rsid w:val="006B4F4B"/>
    <w:rsid w:val="006B51CB"/>
    <w:rsid w:val="006B6737"/>
    <w:rsid w:val="006B7051"/>
    <w:rsid w:val="006B75DD"/>
    <w:rsid w:val="006C1193"/>
    <w:rsid w:val="006C2889"/>
    <w:rsid w:val="006C2D60"/>
    <w:rsid w:val="006C61BD"/>
    <w:rsid w:val="006C67E0"/>
    <w:rsid w:val="006C6891"/>
    <w:rsid w:val="006C6A51"/>
    <w:rsid w:val="006C7ABA"/>
    <w:rsid w:val="006D0072"/>
    <w:rsid w:val="006D0BA5"/>
    <w:rsid w:val="006D0D60"/>
    <w:rsid w:val="006D1122"/>
    <w:rsid w:val="006D1124"/>
    <w:rsid w:val="006D1250"/>
    <w:rsid w:val="006D1F75"/>
    <w:rsid w:val="006D290F"/>
    <w:rsid w:val="006D373C"/>
    <w:rsid w:val="006D3A19"/>
    <w:rsid w:val="006D3ABE"/>
    <w:rsid w:val="006D3C00"/>
    <w:rsid w:val="006D3C0C"/>
    <w:rsid w:val="006D3E7C"/>
    <w:rsid w:val="006D564B"/>
    <w:rsid w:val="006D6843"/>
    <w:rsid w:val="006D6CF4"/>
    <w:rsid w:val="006D6D86"/>
    <w:rsid w:val="006D7038"/>
    <w:rsid w:val="006D755F"/>
    <w:rsid w:val="006E0928"/>
    <w:rsid w:val="006E0957"/>
    <w:rsid w:val="006E1567"/>
    <w:rsid w:val="006E196B"/>
    <w:rsid w:val="006E2C0F"/>
    <w:rsid w:val="006E334F"/>
    <w:rsid w:val="006E3675"/>
    <w:rsid w:val="006E3EFB"/>
    <w:rsid w:val="006E46A3"/>
    <w:rsid w:val="006E4873"/>
    <w:rsid w:val="006E4A7F"/>
    <w:rsid w:val="006E55A2"/>
    <w:rsid w:val="006E5628"/>
    <w:rsid w:val="006E5B4D"/>
    <w:rsid w:val="006E6AB6"/>
    <w:rsid w:val="006E6B20"/>
    <w:rsid w:val="006E6EF4"/>
    <w:rsid w:val="006E7D21"/>
    <w:rsid w:val="006E7F0D"/>
    <w:rsid w:val="006F101B"/>
    <w:rsid w:val="006F1E23"/>
    <w:rsid w:val="006F2404"/>
    <w:rsid w:val="006F2D52"/>
    <w:rsid w:val="006F34A2"/>
    <w:rsid w:val="006F4B7C"/>
    <w:rsid w:val="006F5F84"/>
    <w:rsid w:val="006F7420"/>
    <w:rsid w:val="006F743D"/>
    <w:rsid w:val="006F7B2D"/>
    <w:rsid w:val="006F7D86"/>
    <w:rsid w:val="006F7D9A"/>
    <w:rsid w:val="007009C4"/>
    <w:rsid w:val="0070129B"/>
    <w:rsid w:val="00704DF6"/>
    <w:rsid w:val="00704F7B"/>
    <w:rsid w:val="0070651C"/>
    <w:rsid w:val="00710391"/>
    <w:rsid w:val="00711468"/>
    <w:rsid w:val="00712843"/>
    <w:rsid w:val="007132A3"/>
    <w:rsid w:val="0071375A"/>
    <w:rsid w:val="007148FD"/>
    <w:rsid w:val="0071501D"/>
    <w:rsid w:val="00715AF6"/>
    <w:rsid w:val="00715C66"/>
    <w:rsid w:val="00715E96"/>
    <w:rsid w:val="00716421"/>
    <w:rsid w:val="007168E0"/>
    <w:rsid w:val="00717D4A"/>
    <w:rsid w:val="00720800"/>
    <w:rsid w:val="0072081B"/>
    <w:rsid w:val="00720CD0"/>
    <w:rsid w:val="0072182A"/>
    <w:rsid w:val="00723385"/>
    <w:rsid w:val="00723956"/>
    <w:rsid w:val="00723988"/>
    <w:rsid w:val="00724EFB"/>
    <w:rsid w:val="00725CD5"/>
    <w:rsid w:val="007262F4"/>
    <w:rsid w:val="00726310"/>
    <w:rsid w:val="007305F3"/>
    <w:rsid w:val="00732400"/>
    <w:rsid w:val="00732A91"/>
    <w:rsid w:val="00734312"/>
    <w:rsid w:val="007353EB"/>
    <w:rsid w:val="00735E13"/>
    <w:rsid w:val="00736FE1"/>
    <w:rsid w:val="00737900"/>
    <w:rsid w:val="00740138"/>
    <w:rsid w:val="007419C3"/>
    <w:rsid w:val="00742B15"/>
    <w:rsid w:val="00744D4A"/>
    <w:rsid w:val="00744F22"/>
    <w:rsid w:val="007467A7"/>
    <w:rsid w:val="007469DD"/>
    <w:rsid w:val="0074741B"/>
    <w:rsid w:val="0074759E"/>
    <w:rsid w:val="007478EA"/>
    <w:rsid w:val="007509E0"/>
    <w:rsid w:val="0075177E"/>
    <w:rsid w:val="007531B2"/>
    <w:rsid w:val="0075378F"/>
    <w:rsid w:val="007539DF"/>
    <w:rsid w:val="0075415C"/>
    <w:rsid w:val="00754AC3"/>
    <w:rsid w:val="00754EC0"/>
    <w:rsid w:val="00756FA0"/>
    <w:rsid w:val="00756FD9"/>
    <w:rsid w:val="007572F0"/>
    <w:rsid w:val="007575A2"/>
    <w:rsid w:val="00757EE5"/>
    <w:rsid w:val="007608C6"/>
    <w:rsid w:val="00761914"/>
    <w:rsid w:val="00761F75"/>
    <w:rsid w:val="00762107"/>
    <w:rsid w:val="00763502"/>
    <w:rsid w:val="007638F7"/>
    <w:rsid w:val="00763E4E"/>
    <w:rsid w:val="007643E7"/>
    <w:rsid w:val="00764753"/>
    <w:rsid w:val="007657F4"/>
    <w:rsid w:val="007660B3"/>
    <w:rsid w:val="007672C5"/>
    <w:rsid w:val="00770C74"/>
    <w:rsid w:val="00771814"/>
    <w:rsid w:val="007727C0"/>
    <w:rsid w:val="00773065"/>
    <w:rsid w:val="007743DE"/>
    <w:rsid w:val="00775E26"/>
    <w:rsid w:val="00781437"/>
    <w:rsid w:val="00782A7A"/>
    <w:rsid w:val="007836F6"/>
    <w:rsid w:val="00783E86"/>
    <w:rsid w:val="007844B3"/>
    <w:rsid w:val="0078479E"/>
    <w:rsid w:val="00784D14"/>
    <w:rsid w:val="00786813"/>
    <w:rsid w:val="0078755A"/>
    <w:rsid w:val="00787CFD"/>
    <w:rsid w:val="007903DB"/>
    <w:rsid w:val="00790D84"/>
    <w:rsid w:val="007911F4"/>
    <w:rsid w:val="007913AB"/>
    <w:rsid w:val="007914F7"/>
    <w:rsid w:val="0079311E"/>
    <w:rsid w:val="0079317E"/>
    <w:rsid w:val="007931A9"/>
    <w:rsid w:val="00793364"/>
    <w:rsid w:val="00793E3B"/>
    <w:rsid w:val="00794EDA"/>
    <w:rsid w:val="007963A8"/>
    <w:rsid w:val="0079678D"/>
    <w:rsid w:val="00796AB7"/>
    <w:rsid w:val="00796B77"/>
    <w:rsid w:val="007A0163"/>
    <w:rsid w:val="007A0830"/>
    <w:rsid w:val="007A0BD6"/>
    <w:rsid w:val="007A11A5"/>
    <w:rsid w:val="007A15E3"/>
    <w:rsid w:val="007A1603"/>
    <w:rsid w:val="007A1EB1"/>
    <w:rsid w:val="007A2119"/>
    <w:rsid w:val="007A289D"/>
    <w:rsid w:val="007A2CCF"/>
    <w:rsid w:val="007A3181"/>
    <w:rsid w:val="007A3603"/>
    <w:rsid w:val="007A3CFB"/>
    <w:rsid w:val="007A416E"/>
    <w:rsid w:val="007A4B3A"/>
    <w:rsid w:val="007A5453"/>
    <w:rsid w:val="007A5FA5"/>
    <w:rsid w:val="007A6102"/>
    <w:rsid w:val="007A62A6"/>
    <w:rsid w:val="007A6D9D"/>
    <w:rsid w:val="007A7130"/>
    <w:rsid w:val="007A7342"/>
    <w:rsid w:val="007A73DB"/>
    <w:rsid w:val="007A7525"/>
    <w:rsid w:val="007B009B"/>
    <w:rsid w:val="007B14CA"/>
    <w:rsid w:val="007B1625"/>
    <w:rsid w:val="007B1AEE"/>
    <w:rsid w:val="007B2883"/>
    <w:rsid w:val="007B2E6B"/>
    <w:rsid w:val="007B316C"/>
    <w:rsid w:val="007B3B4E"/>
    <w:rsid w:val="007B4AED"/>
    <w:rsid w:val="007B5D77"/>
    <w:rsid w:val="007B65F5"/>
    <w:rsid w:val="007B69B2"/>
    <w:rsid w:val="007B6A46"/>
    <w:rsid w:val="007B706E"/>
    <w:rsid w:val="007B7080"/>
    <w:rsid w:val="007B71EB"/>
    <w:rsid w:val="007C0AFB"/>
    <w:rsid w:val="007C1D5A"/>
    <w:rsid w:val="007C2F46"/>
    <w:rsid w:val="007C33AC"/>
    <w:rsid w:val="007C5A6A"/>
    <w:rsid w:val="007C603C"/>
    <w:rsid w:val="007C6205"/>
    <w:rsid w:val="007C624C"/>
    <w:rsid w:val="007C6463"/>
    <w:rsid w:val="007C686A"/>
    <w:rsid w:val="007C6F38"/>
    <w:rsid w:val="007C728E"/>
    <w:rsid w:val="007C75F1"/>
    <w:rsid w:val="007C7C96"/>
    <w:rsid w:val="007D0ED9"/>
    <w:rsid w:val="007D0FB0"/>
    <w:rsid w:val="007D1D58"/>
    <w:rsid w:val="007D1FB6"/>
    <w:rsid w:val="007D2B87"/>
    <w:rsid w:val="007D2C53"/>
    <w:rsid w:val="007D3457"/>
    <w:rsid w:val="007D3AD7"/>
    <w:rsid w:val="007D3D60"/>
    <w:rsid w:val="007D46E2"/>
    <w:rsid w:val="007D4CD3"/>
    <w:rsid w:val="007D5268"/>
    <w:rsid w:val="007D6049"/>
    <w:rsid w:val="007D627A"/>
    <w:rsid w:val="007D7AC2"/>
    <w:rsid w:val="007E01E6"/>
    <w:rsid w:val="007E0FFA"/>
    <w:rsid w:val="007E137C"/>
    <w:rsid w:val="007E1980"/>
    <w:rsid w:val="007E1CA2"/>
    <w:rsid w:val="007E1F60"/>
    <w:rsid w:val="007E28DE"/>
    <w:rsid w:val="007E323D"/>
    <w:rsid w:val="007E3314"/>
    <w:rsid w:val="007E33B7"/>
    <w:rsid w:val="007E3A81"/>
    <w:rsid w:val="007E4096"/>
    <w:rsid w:val="007E4B33"/>
    <w:rsid w:val="007E4B76"/>
    <w:rsid w:val="007E56D8"/>
    <w:rsid w:val="007E5868"/>
    <w:rsid w:val="007E5EA8"/>
    <w:rsid w:val="007E69C1"/>
    <w:rsid w:val="007E6E1B"/>
    <w:rsid w:val="007E700B"/>
    <w:rsid w:val="007E79C1"/>
    <w:rsid w:val="007E7A09"/>
    <w:rsid w:val="007F0CF1"/>
    <w:rsid w:val="007F12A5"/>
    <w:rsid w:val="007F14C4"/>
    <w:rsid w:val="007F191E"/>
    <w:rsid w:val="007F1F3B"/>
    <w:rsid w:val="007F497A"/>
    <w:rsid w:val="007F4CF1"/>
    <w:rsid w:val="007F502C"/>
    <w:rsid w:val="007F689D"/>
    <w:rsid w:val="007F6D06"/>
    <w:rsid w:val="007F7203"/>
    <w:rsid w:val="007F758D"/>
    <w:rsid w:val="007F79BD"/>
    <w:rsid w:val="007F7C9E"/>
    <w:rsid w:val="007F7D52"/>
    <w:rsid w:val="008005FD"/>
    <w:rsid w:val="00801DFC"/>
    <w:rsid w:val="00802529"/>
    <w:rsid w:val="00802B99"/>
    <w:rsid w:val="00802D37"/>
    <w:rsid w:val="00802F51"/>
    <w:rsid w:val="008040EE"/>
    <w:rsid w:val="00805081"/>
    <w:rsid w:val="0080654C"/>
    <w:rsid w:val="008071C6"/>
    <w:rsid w:val="00807724"/>
    <w:rsid w:val="0081019F"/>
    <w:rsid w:val="00811AA0"/>
    <w:rsid w:val="00811D0F"/>
    <w:rsid w:val="008123A1"/>
    <w:rsid w:val="00813669"/>
    <w:rsid w:val="008138B6"/>
    <w:rsid w:val="00814167"/>
    <w:rsid w:val="00815007"/>
    <w:rsid w:val="008156C5"/>
    <w:rsid w:val="00816A37"/>
    <w:rsid w:val="008172FF"/>
    <w:rsid w:val="00817379"/>
    <w:rsid w:val="00817A00"/>
    <w:rsid w:val="00821EF5"/>
    <w:rsid w:val="0082211C"/>
    <w:rsid w:val="00822E17"/>
    <w:rsid w:val="00822F3F"/>
    <w:rsid w:val="00823A5E"/>
    <w:rsid w:val="008245F6"/>
    <w:rsid w:val="00825B53"/>
    <w:rsid w:val="00826768"/>
    <w:rsid w:val="00830063"/>
    <w:rsid w:val="00830383"/>
    <w:rsid w:val="00830558"/>
    <w:rsid w:val="00830737"/>
    <w:rsid w:val="00832546"/>
    <w:rsid w:val="00835368"/>
    <w:rsid w:val="00835C9E"/>
    <w:rsid w:val="00835DB3"/>
    <w:rsid w:val="0083617B"/>
    <w:rsid w:val="008363BD"/>
    <w:rsid w:val="008366F4"/>
    <w:rsid w:val="00836ADC"/>
    <w:rsid w:val="008371BD"/>
    <w:rsid w:val="00841C45"/>
    <w:rsid w:val="00842F28"/>
    <w:rsid w:val="00843F77"/>
    <w:rsid w:val="00844762"/>
    <w:rsid w:val="00845539"/>
    <w:rsid w:val="008455D3"/>
    <w:rsid w:val="00845CF9"/>
    <w:rsid w:val="008464F3"/>
    <w:rsid w:val="00846E6F"/>
    <w:rsid w:val="00847525"/>
    <w:rsid w:val="00847CEB"/>
    <w:rsid w:val="00850491"/>
    <w:rsid w:val="008504A8"/>
    <w:rsid w:val="00851501"/>
    <w:rsid w:val="008523A0"/>
    <w:rsid w:val="008526BA"/>
    <w:rsid w:val="0085282E"/>
    <w:rsid w:val="0085332A"/>
    <w:rsid w:val="00855658"/>
    <w:rsid w:val="00855AEC"/>
    <w:rsid w:val="008561A7"/>
    <w:rsid w:val="00856C3D"/>
    <w:rsid w:val="0085739A"/>
    <w:rsid w:val="00857A5A"/>
    <w:rsid w:val="00857DA2"/>
    <w:rsid w:val="00857E84"/>
    <w:rsid w:val="008605F1"/>
    <w:rsid w:val="00861129"/>
    <w:rsid w:val="00861B39"/>
    <w:rsid w:val="00861ED2"/>
    <w:rsid w:val="00862AA2"/>
    <w:rsid w:val="00862D65"/>
    <w:rsid w:val="00862F3A"/>
    <w:rsid w:val="008653F7"/>
    <w:rsid w:val="008658D3"/>
    <w:rsid w:val="00866EED"/>
    <w:rsid w:val="00866F35"/>
    <w:rsid w:val="00867B53"/>
    <w:rsid w:val="0087198C"/>
    <w:rsid w:val="00872C1F"/>
    <w:rsid w:val="00872E2D"/>
    <w:rsid w:val="00873652"/>
    <w:rsid w:val="008738DC"/>
    <w:rsid w:val="00873A64"/>
    <w:rsid w:val="00873B42"/>
    <w:rsid w:val="00874C07"/>
    <w:rsid w:val="00875D7E"/>
    <w:rsid w:val="00876116"/>
    <w:rsid w:val="00876733"/>
    <w:rsid w:val="00876E39"/>
    <w:rsid w:val="00880424"/>
    <w:rsid w:val="00880A40"/>
    <w:rsid w:val="00881D2E"/>
    <w:rsid w:val="00881DEA"/>
    <w:rsid w:val="00881EB8"/>
    <w:rsid w:val="008820CA"/>
    <w:rsid w:val="00883223"/>
    <w:rsid w:val="00883713"/>
    <w:rsid w:val="00883B8F"/>
    <w:rsid w:val="008845F4"/>
    <w:rsid w:val="008847E2"/>
    <w:rsid w:val="008851D7"/>
    <w:rsid w:val="008856D8"/>
    <w:rsid w:val="00885E81"/>
    <w:rsid w:val="0088648B"/>
    <w:rsid w:val="00886677"/>
    <w:rsid w:val="00887357"/>
    <w:rsid w:val="008901F0"/>
    <w:rsid w:val="008909AD"/>
    <w:rsid w:val="008910DD"/>
    <w:rsid w:val="00891DC4"/>
    <w:rsid w:val="00892162"/>
    <w:rsid w:val="008922BC"/>
    <w:rsid w:val="00892A78"/>
    <w:rsid w:val="00892E82"/>
    <w:rsid w:val="00893596"/>
    <w:rsid w:val="0089516E"/>
    <w:rsid w:val="00896B65"/>
    <w:rsid w:val="00896D1D"/>
    <w:rsid w:val="008970AC"/>
    <w:rsid w:val="008975DF"/>
    <w:rsid w:val="00897B36"/>
    <w:rsid w:val="008A05F8"/>
    <w:rsid w:val="008A0737"/>
    <w:rsid w:val="008A0D1C"/>
    <w:rsid w:val="008A1366"/>
    <w:rsid w:val="008A1F5C"/>
    <w:rsid w:val="008A204B"/>
    <w:rsid w:val="008A2412"/>
    <w:rsid w:val="008A2921"/>
    <w:rsid w:val="008A2A29"/>
    <w:rsid w:val="008A2E70"/>
    <w:rsid w:val="008A322E"/>
    <w:rsid w:val="008A3385"/>
    <w:rsid w:val="008A3809"/>
    <w:rsid w:val="008A59B4"/>
    <w:rsid w:val="008A608D"/>
    <w:rsid w:val="008A7EA1"/>
    <w:rsid w:val="008A7ED3"/>
    <w:rsid w:val="008B249F"/>
    <w:rsid w:val="008B26D9"/>
    <w:rsid w:val="008B344A"/>
    <w:rsid w:val="008B4987"/>
    <w:rsid w:val="008B5103"/>
    <w:rsid w:val="008B6A73"/>
    <w:rsid w:val="008B7118"/>
    <w:rsid w:val="008B77C6"/>
    <w:rsid w:val="008B78A4"/>
    <w:rsid w:val="008C1B58"/>
    <w:rsid w:val="008C24C6"/>
    <w:rsid w:val="008C32BC"/>
    <w:rsid w:val="008C35E4"/>
    <w:rsid w:val="008C39AE"/>
    <w:rsid w:val="008C416B"/>
    <w:rsid w:val="008C4ED9"/>
    <w:rsid w:val="008C5223"/>
    <w:rsid w:val="008C590D"/>
    <w:rsid w:val="008C5E25"/>
    <w:rsid w:val="008C6A19"/>
    <w:rsid w:val="008C71D3"/>
    <w:rsid w:val="008C7750"/>
    <w:rsid w:val="008C7C45"/>
    <w:rsid w:val="008C7F11"/>
    <w:rsid w:val="008D1802"/>
    <w:rsid w:val="008D1C95"/>
    <w:rsid w:val="008D2DFE"/>
    <w:rsid w:val="008D3953"/>
    <w:rsid w:val="008D3E58"/>
    <w:rsid w:val="008D4E86"/>
    <w:rsid w:val="008D66DC"/>
    <w:rsid w:val="008D68D9"/>
    <w:rsid w:val="008D6D4B"/>
    <w:rsid w:val="008D74CD"/>
    <w:rsid w:val="008E031B"/>
    <w:rsid w:val="008E075E"/>
    <w:rsid w:val="008E0897"/>
    <w:rsid w:val="008E0B21"/>
    <w:rsid w:val="008E1FEE"/>
    <w:rsid w:val="008E2115"/>
    <w:rsid w:val="008E26C7"/>
    <w:rsid w:val="008E3764"/>
    <w:rsid w:val="008E3DF7"/>
    <w:rsid w:val="008E4604"/>
    <w:rsid w:val="008E46E0"/>
    <w:rsid w:val="008E4A6A"/>
    <w:rsid w:val="008E4CA4"/>
    <w:rsid w:val="008E5108"/>
    <w:rsid w:val="008E5334"/>
    <w:rsid w:val="008E5401"/>
    <w:rsid w:val="008E58C7"/>
    <w:rsid w:val="008E6AB5"/>
    <w:rsid w:val="008E7029"/>
    <w:rsid w:val="008E7EF6"/>
    <w:rsid w:val="008F1EF3"/>
    <w:rsid w:val="008F1F98"/>
    <w:rsid w:val="008F6493"/>
    <w:rsid w:val="008F6758"/>
    <w:rsid w:val="008F73E5"/>
    <w:rsid w:val="00900238"/>
    <w:rsid w:val="00900AE9"/>
    <w:rsid w:val="00900D6D"/>
    <w:rsid w:val="0090191B"/>
    <w:rsid w:val="00902C27"/>
    <w:rsid w:val="009032FC"/>
    <w:rsid w:val="009039DD"/>
    <w:rsid w:val="009040DD"/>
    <w:rsid w:val="00904166"/>
    <w:rsid w:val="00904428"/>
    <w:rsid w:val="0090461E"/>
    <w:rsid w:val="009049D8"/>
    <w:rsid w:val="00904C3F"/>
    <w:rsid w:val="00904E70"/>
    <w:rsid w:val="00905240"/>
    <w:rsid w:val="00905A5A"/>
    <w:rsid w:val="00905B47"/>
    <w:rsid w:val="0090752A"/>
    <w:rsid w:val="0090758E"/>
    <w:rsid w:val="009079A1"/>
    <w:rsid w:val="00907D56"/>
    <w:rsid w:val="00910349"/>
    <w:rsid w:val="00910BAE"/>
    <w:rsid w:val="00910DFA"/>
    <w:rsid w:val="0091128F"/>
    <w:rsid w:val="009119B8"/>
    <w:rsid w:val="00912E52"/>
    <w:rsid w:val="0091331C"/>
    <w:rsid w:val="00913A61"/>
    <w:rsid w:val="00914F13"/>
    <w:rsid w:val="00915409"/>
    <w:rsid w:val="00916007"/>
    <w:rsid w:val="00922BC5"/>
    <w:rsid w:val="00923358"/>
    <w:rsid w:val="00923369"/>
    <w:rsid w:val="009235F5"/>
    <w:rsid w:val="009237E5"/>
    <w:rsid w:val="009238F0"/>
    <w:rsid w:val="00923EC9"/>
    <w:rsid w:val="009252E7"/>
    <w:rsid w:val="009259BF"/>
    <w:rsid w:val="009261B6"/>
    <w:rsid w:val="009272AF"/>
    <w:rsid w:val="009279DE"/>
    <w:rsid w:val="00927A13"/>
    <w:rsid w:val="00927C96"/>
    <w:rsid w:val="00930116"/>
    <w:rsid w:val="00930393"/>
    <w:rsid w:val="009303F6"/>
    <w:rsid w:val="0093057A"/>
    <w:rsid w:val="00931A9D"/>
    <w:rsid w:val="00931B48"/>
    <w:rsid w:val="0093397E"/>
    <w:rsid w:val="00933B72"/>
    <w:rsid w:val="00935606"/>
    <w:rsid w:val="00935649"/>
    <w:rsid w:val="00937423"/>
    <w:rsid w:val="00937627"/>
    <w:rsid w:val="009407A6"/>
    <w:rsid w:val="00941882"/>
    <w:rsid w:val="0094212C"/>
    <w:rsid w:val="00942913"/>
    <w:rsid w:val="00942D2C"/>
    <w:rsid w:val="0094436A"/>
    <w:rsid w:val="009451FF"/>
    <w:rsid w:val="00945599"/>
    <w:rsid w:val="009466FA"/>
    <w:rsid w:val="00946A3A"/>
    <w:rsid w:val="00946DE9"/>
    <w:rsid w:val="00946E1D"/>
    <w:rsid w:val="00947739"/>
    <w:rsid w:val="00950AE7"/>
    <w:rsid w:val="00950E73"/>
    <w:rsid w:val="00950F47"/>
    <w:rsid w:val="0095100C"/>
    <w:rsid w:val="0095126B"/>
    <w:rsid w:val="009515FF"/>
    <w:rsid w:val="00951F08"/>
    <w:rsid w:val="00952EE5"/>
    <w:rsid w:val="00953810"/>
    <w:rsid w:val="00954689"/>
    <w:rsid w:val="0095750A"/>
    <w:rsid w:val="009610F4"/>
    <w:rsid w:val="00961331"/>
    <w:rsid w:val="009614F4"/>
    <w:rsid w:val="0096171D"/>
    <w:rsid w:val="009617C9"/>
    <w:rsid w:val="009617E8"/>
    <w:rsid w:val="00961C93"/>
    <w:rsid w:val="0096337A"/>
    <w:rsid w:val="00963AA2"/>
    <w:rsid w:val="00963B02"/>
    <w:rsid w:val="009642A1"/>
    <w:rsid w:val="00964A42"/>
    <w:rsid w:val="00965324"/>
    <w:rsid w:val="00966089"/>
    <w:rsid w:val="00966231"/>
    <w:rsid w:val="0096791F"/>
    <w:rsid w:val="00967C76"/>
    <w:rsid w:val="0097052F"/>
    <w:rsid w:val="0097091E"/>
    <w:rsid w:val="00970A8E"/>
    <w:rsid w:val="009715EC"/>
    <w:rsid w:val="00971958"/>
    <w:rsid w:val="0097304B"/>
    <w:rsid w:val="00975229"/>
    <w:rsid w:val="009760D3"/>
    <w:rsid w:val="009763B3"/>
    <w:rsid w:val="00976AF9"/>
    <w:rsid w:val="00976B64"/>
    <w:rsid w:val="00977132"/>
    <w:rsid w:val="0097751F"/>
    <w:rsid w:val="00980007"/>
    <w:rsid w:val="00980A68"/>
    <w:rsid w:val="00980DEB"/>
    <w:rsid w:val="00981A4B"/>
    <w:rsid w:val="00982501"/>
    <w:rsid w:val="00982CCE"/>
    <w:rsid w:val="00984E64"/>
    <w:rsid w:val="00985682"/>
    <w:rsid w:val="00987514"/>
    <w:rsid w:val="009875EC"/>
    <w:rsid w:val="0098761E"/>
    <w:rsid w:val="009877D3"/>
    <w:rsid w:val="00987C25"/>
    <w:rsid w:val="00990098"/>
    <w:rsid w:val="009907AD"/>
    <w:rsid w:val="00990C38"/>
    <w:rsid w:val="0099358E"/>
    <w:rsid w:val="00994E8F"/>
    <w:rsid w:val="009951DC"/>
    <w:rsid w:val="009956E5"/>
    <w:rsid w:val="009959BB"/>
    <w:rsid w:val="0099639C"/>
    <w:rsid w:val="00996ECD"/>
    <w:rsid w:val="00997158"/>
    <w:rsid w:val="009974C7"/>
    <w:rsid w:val="009977FF"/>
    <w:rsid w:val="009A09C0"/>
    <w:rsid w:val="009A1360"/>
    <w:rsid w:val="009A3A7C"/>
    <w:rsid w:val="009A48A5"/>
    <w:rsid w:val="009A5463"/>
    <w:rsid w:val="009A6B4A"/>
    <w:rsid w:val="009A6E94"/>
    <w:rsid w:val="009B06E6"/>
    <w:rsid w:val="009B0E01"/>
    <w:rsid w:val="009B132F"/>
    <w:rsid w:val="009B15EA"/>
    <w:rsid w:val="009B1FBF"/>
    <w:rsid w:val="009B23D6"/>
    <w:rsid w:val="009B2ADB"/>
    <w:rsid w:val="009B3123"/>
    <w:rsid w:val="009B3ABA"/>
    <w:rsid w:val="009B3F15"/>
    <w:rsid w:val="009B434F"/>
    <w:rsid w:val="009B4EE9"/>
    <w:rsid w:val="009B4FC3"/>
    <w:rsid w:val="009B603A"/>
    <w:rsid w:val="009B6146"/>
    <w:rsid w:val="009B63CC"/>
    <w:rsid w:val="009B6C9D"/>
    <w:rsid w:val="009B6ED5"/>
    <w:rsid w:val="009B7F88"/>
    <w:rsid w:val="009C083E"/>
    <w:rsid w:val="009C1084"/>
    <w:rsid w:val="009C11FD"/>
    <w:rsid w:val="009C2D0E"/>
    <w:rsid w:val="009C2FFE"/>
    <w:rsid w:val="009C3DAC"/>
    <w:rsid w:val="009C42E0"/>
    <w:rsid w:val="009C4511"/>
    <w:rsid w:val="009C7A6C"/>
    <w:rsid w:val="009C7CED"/>
    <w:rsid w:val="009D0ADE"/>
    <w:rsid w:val="009D0FC0"/>
    <w:rsid w:val="009D33F2"/>
    <w:rsid w:val="009D357A"/>
    <w:rsid w:val="009D4209"/>
    <w:rsid w:val="009D5362"/>
    <w:rsid w:val="009D6107"/>
    <w:rsid w:val="009D6954"/>
    <w:rsid w:val="009E0C68"/>
    <w:rsid w:val="009E1415"/>
    <w:rsid w:val="009E251A"/>
    <w:rsid w:val="009E25CB"/>
    <w:rsid w:val="009E287C"/>
    <w:rsid w:val="009E50C2"/>
    <w:rsid w:val="009E6116"/>
    <w:rsid w:val="009E6543"/>
    <w:rsid w:val="009E6C0E"/>
    <w:rsid w:val="009E7162"/>
    <w:rsid w:val="009F442B"/>
    <w:rsid w:val="009F59A7"/>
    <w:rsid w:val="009F5C31"/>
    <w:rsid w:val="009F65C4"/>
    <w:rsid w:val="009F7615"/>
    <w:rsid w:val="00A0080A"/>
    <w:rsid w:val="00A0139B"/>
    <w:rsid w:val="00A01DA9"/>
    <w:rsid w:val="00A029D1"/>
    <w:rsid w:val="00A02E43"/>
    <w:rsid w:val="00A0469A"/>
    <w:rsid w:val="00A065F9"/>
    <w:rsid w:val="00A0690E"/>
    <w:rsid w:val="00A06A50"/>
    <w:rsid w:val="00A07F34"/>
    <w:rsid w:val="00A132A1"/>
    <w:rsid w:val="00A13342"/>
    <w:rsid w:val="00A13CB7"/>
    <w:rsid w:val="00A149D8"/>
    <w:rsid w:val="00A1500A"/>
    <w:rsid w:val="00A1683B"/>
    <w:rsid w:val="00A16950"/>
    <w:rsid w:val="00A16986"/>
    <w:rsid w:val="00A1742B"/>
    <w:rsid w:val="00A17548"/>
    <w:rsid w:val="00A17DB9"/>
    <w:rsid w:val="00A213DF"/>
    <w:rsid w:val="00A22154"/>
    <w:rsid w:val="00A22C75"/>
    <w:rsid w:val="00A22F81"/>
    <w:rsid w:val="00A232B4"/>
    <w:rsid w:val="00A23B59"/>
    <w:rsid w:val="00A23B76"/>
    <w:rsid w:val="00A25C38"/>
    <w:rsid w:val="00A27267"/>
    <w:rsid w:val="00A30C26"/>
    <w:rsid w:val="00A320D3"/>
    <w:rsid w:val="00A32F38"/>
    <w:rsid w:val="00A337FA"/>
    <w:rsid w:val="00A33948"/>
    <w:rsid w:val="00A34137"/>
    <w:rsid w:val="00A34B95"/>
    <w:rsid w:val="00A36287"/>
    <w:rsid w:val="00A36BBE"/>
    <w:rsid w:val="00A37175"/>
    <w:rsid w:val="00A3777F"/>
    <w:rsid w:val="00A37D51"/>
    <w:rsid w:val="00A40CD9"/>
    <w:rsid w:val="00A4106F"/>
    <w:rsid w:val="00A412A9"/>
    <w:rsid w:val="00A42573"/>
    <w:rsid w:val="00A42875"/>
    <w:rsid w:val="00A4307A"/>
    <w:rsid w:val="00A43A9A"/>
    <w:rsid w:val="00A440F8"/>
    <w:rsid w:val="00A45242"/>
    <w:rsid w:val="00A45CDA"/>
    <w:rsid w:val="00A465AB"/>
    <w:rsid w:val="00A467A5"/>
    <w:rsid w:val="00A47549"/>
    <w:rsid w:val="00A47785"/>
    <w:rsid w:val="00A47786"/>
    <w:rsid w:val="00A47EBB"/>
    <w:rsid w:val="00A51CDD"/>
    <w:rsid w:val="00A52529"/>
    <w:rsid w:val="00A52F96"/>
    <w:rsid w:val="00A5336D"/>
    <w:rsid w:val="00A5352C"/>
    <w:rsid w:val="00A53A0F"/>
    <w:rsid w:val="00A53EF1"/>
    <w:rsid w:val="00A542D8"/>
    <w:rsid w:val="00A5467D"/>
    <w:rsid w:val="00A55B97"/>
    <w:rsid w:val="00A568C3"/>
    <w:rsid w:val="00A57A65"/>
    <w:rsid w:val="00A60501"/>
    <w:rsid w:val="00A615B0"/>
    <w:rsid w:val="00A62149"/>
    <w:rsid w:val="00A622D9"/>
    <w:rsid w:val="00A6398E"/>
    <w:rsid w:val="00A63AFE"/>
    <w:rsid w:val="00A63DEA"/>
    <w:rsid w:val="00A6434B"/>
    <w:rsid w:val="00A65E4E"/>
    <w:rsid w:val="00A66320"/>
    <w:rsid w:val="00A672F6"/>
    <w:rsid w:val="00A6730D"/>
    <w:rsid w:val="00A67A4D"/>
    <w:rsid w:val="00A67C4C"/>
    <w:rsid w:val="00A709D6"/>
    <w:rsid w:val="00A70A6F"/>
    <w:rsid w:val="00A70FCD"/>
    <w:rsid w:val="00A71625"/>
    <w:rsid w:val="00A71B9B"/>
    <w:rsid w:val="00A73FF9"/>
    <w:rsid w:val="00A74DE9"/>
    <w:rsid w:val="00A751C7"/>
    <w:rsid w:val="00A7559E"/>
    <w:rsid w:val="00A7705E"/>
    <w:rsid w:val="00A777E9"/>
    <w:rsid w:val="00A80B2F"/>
    <w:rsid w:val="00A80BD6"/>
    <w:rsid w:val="00A819C0"/>
    <w:rsid w:val="00A83059"/>
    <w:rsid w:val="00A83271"/>
    <w:rsid w:val="00A8379D"/>
    <w:rsid w:val="00A87844"/>
    <w:rsid w:val="00A87E7A"/>
    <w:rsid w:val="00A87E7B"/>
    <w:rsid w:val="00A9227D"/>
    <w:rsid w:val="00A93F27"/>
    <w:rsid w:val="00A9586A"/>
    <w:rsid w:val="00A963D3"/>
    <w:rsid w:val="00AA038C"/>
    <w:rsid w:val="00AA0548"/>
    <w:rsid w:val="00AA3C54"/>
    <w:rsid w:val="00AA3EE5"/>
    <w:rsid w:val="00AA3FC6"/>
    <w:rsid w:val="00AA5CD0"/>
    <w:rsid w:val="00AA70D1"/>
    <w:rsid w:val="00AA743B"/>
    <w:rsid w:val="00AA7A09"/>
    <w:rsid w:val="00AA7C5B"/>
    <w:rsid w:val="00AA7C74"/>
    <w:rsid w:val="00AA7D3C"/>
    <w:rsid w:val="00AB0C06"/>
    <w:rsid w:val="00AB0D02"/>
    <w:rsid w:val="00AB1555"/>
    <w:rsid w:val="00AB2050"/>
    <w:rsid w:val="00AB26BE"/>
    <w:rsid w:val="00AB3B50"/>
    <w:rsid w:val="00AB3F13"/>
    <w:rsid w:val="00AB4C3A"/>
    <w:rsid w:val="00AB5D93"/>
    <w:rsid w:val="00AC05B1"/>
    <w:rsid w:val="00AC0FE7"/>
    <w:rsid w:val="00AC1A82"/>
    <w:rsid w:val="00AC2D97"/>
    <w:rsid w:val="00AC3511"/>
    <w:rsid w:val="00AC35AB"/>
    <w:rsid w:val="00AC3787"/>
    <w:rsid w:val="00AC6764"/>
    <w:rsid w:val="00AC6A00"/>
    <w:rsid w:val="00AC6FA4"/>
    <w:rsid w:val="00AC709D"/>
    <w:rsid w:val="00AC74BF"/>
    <w:rsid w:val="00AD1549"/>
    <w:rsid w:val="00AD19D3"/>
    <w:rsid w:val="00AD29FF"/>
    <w:rsid w:val="00AD2B0A"/>
    <w:rsid w:val="00AD3362"/>
    <w:rsid w:val="00AD356C"/>
    <w:rsid w:val="00AD6700"/>
    <w:rsid w:val="00AD6AB0"/>
    <w:rsid w:val="00AD7568"/>
    <w:rsid w:val="00AD7B22"/>
    <w:rsid w:val="00AD7C99"/>
    <w:rsid w:val="00AE2914"/>
    <w:rsid w:val="00AE3878"/>
    <w:rsid w:val="00AE3FB7"/>
    <w:rsid w:val="00AE42EA"/>
    <w:rsid w:val="00AE6A7A"/>
    <w:rsid w:val="00AE6D15"/>
    <w:rsid w:val="00AE7AF9"/>
    <w:rsid w:val="00AF002F"/>
    <w:rsid w:val="00AF095D"/>
    <w:rsid w:val="00AF1809"/>
    <w:rsid w:val="00AF1E4B"/>
    <w:rsid w:val="00AF2A4A"/>
    <w:rsid w:val="00AF411E"/>
    <w:rsid w:val="00AF473F"/>
    <w:rsid w:val="00AF5129"/>
    <w:rsid w:val="00AF52B0"/>
    <w:rsid w:val="00AF5AE7"/>
    <w:rsid w:val="00AF69F5"/>
    <w:rsid w:val="00AF6D00"/>
    <w:rsid w:val="00AF6DE7"/>
    <w:rsid w:val="00AF7211"/>
    <w:rsid w:val="00AF779B"/>
    <w:rsid w:val="00AF7957"/>
    <w:rsid w:val="00AF7CED"/>
    <w:rsid w:val="00B01224"/>
    <w:rsid w:val="00B020BA"/>
    <w:rsid w:val="00B02135"/>
    <w:rsid w:val="00B022B6"/>
    <w:rsid w:val="00B0275A"/>
    <w:rsid w:val="00B03CA8"/>
    <w:rsid w:val="00B04182"/>
    <w:rsid w:val="00B055C0"/>
    <w:rsid w:val="00B05F39"/>
    <w:rsid w:val="00B06281"/>
    <w:rsid w:val="00B0774A"/>
    <w:rsid w:val="00B07AE3"/>
    <w:rsid w:val="00B07FCF"/>
    <w:rsid w:val="00B10231"/>
    <w:rsid w:val="00B103C3"/>
    <w:rsid w:val="00B1060C"/>
    <w:rsid w:val="00B10622"/>
    <w:rsid w:val="00B11430"/>
    <w:rsid w:val="00B11A7B"/>
    <w:rsid w:val="00B11CA3"/>
    <w:rsid w:val="00B11F0B"/>
    <w:rsid w:val="00B1382A"/>
    <w:rsid w:val="00B14A95"/>
    <w:rsid w:val="00B14BDC"/>
    <w:rsid w:val="00B17B2F"/>
    <w:rsid w:val="00B211FD"/>
    <w:rsid w:val="00B21DD7"/>
    <w:rsid w:val="00B2208D"/>
    <w:rsid w:val="00B22418"/>
    <w:rsid w:val="00B228C9"/>
    <w:rsid w:val="00B22C58"/>
    <w:rsid w:val="00B23364"/>
    <w:rsid w:val="00B23F9C"/>
    <w:rsid w:val="00B2467A"/>
    <w:rsid w:val="00B247F3"/>
    <w:rsid w:val="00B24834"/>
    <w:rsid w:val="00B24ABF"/>
    <w:rsid w:val="00B2509C"/>
    <w:rsid w:val="00B253B9"/>
    <w:rsid w:val="00B25643"/>
    <w:rsid w:val="00B26524"/>
    <w:rsid w:val="00B27EEB"/>
    <w:rsid w:val="00B302F1"/>
    <w:rsid w:val="00B3084B"/>
    <w:rsid w:val="00B30D47"/>
    <w:rsid w:val="00B31142"/>
    <w:rsid w:val="00B316C5"/>
    <w:rsid w:val="00B32492"/>
    <w:rsid w:val="00B32DCB"/>
    <w:rsid w:val="00B3368F"/>
    <w:rsid w:val="00B33756"/>
    <w:rsid w:val="00B353EB"/>
    <w:rsid w:val="00B408FD"/>
    <w:rsid w:val="00B40F37"/>
    <w:rsid w:val="00B4366C"/>
    <w:rsid w:val="00B439C4"/>
    <w:rsid w:val="00B4535E"/>
    <w:rsid w:val="00B46867"/>
    <w:rsid w:val="00B50EC1"/>
    <w:rsid w:val="00B52A8C"/>
    <w:rsid w:val="00B5499D"/>
    <w:rsid w:val="00B551C4"/>
    <w:rsid w:val="00B552A8"/>
    <w:rsid w:val="00B552F3"/>
    <w:rsid w:val="00B5587D"/>
    <w:rsid w:val="00B55C81"/>
    <w:rsid w:val="00B629A9"/>
    <w:rsid w:val="00B62C6D"/>
    <w:rsid w:val="00B636A8"/>
    <w:rsid w:val="00B63CA9"/>
    <w:rsid w:val="00B64054"/>
    <w:rsid w:val="00B665C6"/>
    <w:rsid w:val="00B66CA0"/>
    <w:rsid w:val="00B67B87"/>
    <w:rsid w:val="00B67FD7"/>
    <w:rsid w:val="00B70943"/>
    <w:rsid w:val="00B71E12"/>
    <w:rsid w:val="00B72DB5"/>
    <w:rsid w:val="00B74804"/>
    <w:rsid w:val="00B74E79"/>
    <w:rsid w:val="00B77F41"/>
    <w:rsid w:val="00B805AF"/>
    <w:rsid w:val="00B8097D"/>
    <w:rsid w:val="00B80E05"/>
    <w:rsid w:val="00B82E11"/>
    <w:rsid w:val="00B82F3F"/>
    <w:rsid w:val="00B83462"/>
    <w:rsid w:val="00B869EC"/>
    <w:rsid w:val="00B875B0"/>
    <w:rsid w:val="00B87D03"/>
    <w:rsid w:val="00B87DAD"/>
    <w:rsid w:val="00B90CA2"/>
    <w:rsid w:val="00B91435"/>
    <w:rsid w:val="00B91D16"/>
    <w:rsid w:val="00B92CBA"/>
    <w:rsid w:val="00B92F31"/>
    <w:rsid w:val="00B93887"/>
    <w:rsid w:val="00B9397A"/>
    <w:rsid w:val="00B944F5"/>
    <w:rsid w:val="00B95730"/>
    <w:rsid w:val="00B9633D"/>
    <w:rsid w:val="00B964BD"/>
    <w:rsid w:val="00BA0B75"/>
    <w:rsid w:val="00BA12D1"/>
    <w:rsid w:val="00BA13FC"/>
    <w:rsid w:val="00BA1493"/>
    <w:rsid w:val="00BA2EBE"/>
    <w:rsid w:val="00BA4450"/>
    <w:rsid w:val="00BA5D03"/>
    <w:rsid w:val="00BA5E98"/>
    <w:rsid w:val="00BA61F9"/>
    <w:rsid w:val="00BA6458"/>
    <w:rsid w:val="00BA776F"/>
    <w:rsid w:val="00BA7C6C"/>
    <w:rsid w:val="00BB0188"/>
    <w:rsid w:val="00BB07A0"/>
    <w:rsid w:val="00BB0F28"/>
    <w:rsid w:val="00BB17C2"/>
    <w:rsid w:val="00BB25A6"/>
    <w:rsid w:val="00BB2812"/>
    <w:rsid w:val="00BB4354"/>
    <w:rsid w:val="00BB4372"/>
    <w:rsid w:val="00BB458A"/>
    <w:rsid w:val="00BB69E5"/>
    <w:rsid w:val="00BC04BF"/>
    <w:rsid w:val="00BC0AE8"/>
    <w:rsid w:val="00BC280E"/>
    <w:rsid w:val="00BC2FB5"/>
    <w:rsid w:val="00BC3A86"/>
    <w:rsid w:val="00BC3D51"/>
    <w:rsid w:val="00BC43EA"/>
    <w:rsid w:val="00BC4575"/>
    <w:rsid w:val="00BC4E66"/>
    <w:rsid w:val="00BC72F0"/>
    <w:rsid w:val="00BD00D3"/>
    <w:rsid w:val="00BD10A9"/>
    <w:rsid w:val="00BD1659"/>
    <w:rsid w:val="00BD3AA9"/>
    <w:rsid w:val="00BD44A6"/>
    <w:rsid w:val="00BD4A18"/>
    <w:rsid w:val="00BD4C2B"/>
    <w:rsid w:val="00BD568C"/>
    <w:rsid w:val="00BD6DB2"/>
    <w:rsid w:val="00BD7BAC"/>
    <w:rsid w:val="00BE10F3"/>
    <w:rsid w:val="00BE11CF"/>
    <w:rsid w:val="00BE20C1"/>
    <w:rsid w:val="00BE21AB"/>
    <w:rsid w:val="00BE2369"/>
    <w:rsid w:val="00BE554A"/>
    <w:rsid w:val="00BE55CB"/>
    <w:rsid w:val="00BE6420"/>
    <w:rsid w:val="00BE6AD2"/>
    <w:rsid w:val="00BF0691"/>
    <w:rsid w:val="00BF06AF"/>
    <w:rsid w:val="00BF0B13"/>
    <w:rsid w:val="00BF1E21"/>
    <w:rsid w:val="00BF28A1"/>
    <w:rsid w:val="00BF3906"/>
    <w:rsid w:val="00BF3A10"/>
    <w:rsid w:val="00BF58C2"/>
    <w:rsid w:val="00BF5BE5"/>
    <w:rsid w:val="00BF5EEA"/>
    <w:rsid w:val="00BF617A"/>
    <w:rsid w:val="00BF6FCE"/>
    <w:rsid w:val="00BF7029"/>
    <w:rsid w:val="00BF72FA"/>
    <w:rsid w:val="00BF7984"/>
    <w:rsid w:val="00C002EB"/>
    <w:rsid w:val="00C0035B"/>
    <w:rsid w:val="00C01112"/>
    <w:rsid w:val="00C021DA"/>
    <w:rsid w:val="00C022B3"/>
    <w:rsid w:val="00C0339A"/>
    <w:rsid w:val="00C0379D"/>
    <w:rsid w:val="00C0384F"/>
    <w:rsid w:val="00C03931"/>
    <w:rsid w:val="00C04505"/>
    <w:rsid w:val="00C04C2F"/>
    <w:rsid w:val="00C04C79"/>
    <w:rsid w:val="00C04E37"/>
    <w:rsid w:val="00C05383"/>
    <w:rsid w:val="00C05CB3"/>
    <w:rsid w:val="00C05FE3"/>
    <w:rsid w:val="00C06B7D"/>
    <w:rsid w:val="00C06CEF"/>
    <w:rsid w:val="00C06D4D"/>
    <w:rsid w:val="00C079F5"/>
    <w:rsid w:val="00C12667"/>
    <w:rsid w:val="00C14CDD"/>
    <w:rsid w:val="00C158E2"/>
    <w:rsid w:val="00C15FE0"/>
    <w:rsid w:val="00C16197"/>
    <w:rsid w:val="00C1642C"/>
    <w:rsid w:val="00C16C0A"/>
    <w:rsid w:val="00C1709F"/>
    <w:rsid w:val="00C17879"/>
    <w:rsid w:val="00C2136D"/>
    <w:rsid w:val="00C214EE"/>
    <w:rsid w:val="00C21C5D"/>
    <w:rsid w:val="00C22242"/>
    <w:rsid w:val="00C22E29"/>
    <w:rsid w:val="00C2314B"/>
    <w:rsid w:val="00C234A0"/>
    <w:rsid w:val="00C24971"/>
    <w:rsid w:val="00C24A5B"/>
    <w:rsid w:val="00C252BE"/>
    <w:rsid w:val="00C25516"/>
    <w:rsid w:val="00C25E5F"/>
    <w:rsid w:val="00C26BE5"/>
    <w:rsid w:val="00C26E4D"/>
    <w:rsid w:val="00C27909"/>
    <w:rsid w:val="00C27B03"/>
    <w:rsid w:val="00C27B34"/>
    <w:rsid w:val="00C27E97"/>
    <w:rsid w:val="00C30E3D"/>
    <w:rsid w:val="00C314E1"/>
    <w:rsid w:val="00C31668"/>
    <w:rsid w:val="00C31A11"/>
    <w:rsid w:val="00C34397"/>
    <w:rsid w:val="00C34D58"/>
    <w:rsid w:val="00C354EA"/>
    <w:rsid w:val="00C36D0E"/>
    <w:rsid w:val="00C3788B"/>
    <w:rsid w:val="00C40494"/>
    <w:rsid w:val="00C4084B"/>
    <w:rsid w:val="00C4095D"/>
    <w:rsid w:val="00C41465"/>
    <w:rsid w:val="00C419C6"/>
    <w:rsid w:val="00C432F5"/>
    <w:rsid w:val="00C4351A"/>
    <w:rsid w:val="00C43B4F"/>
    <w:rsid w:val="00C44D1C"/>
    <w:rsid w:val="00C44E03"/>
    <w:rsid w:val="00C451C1"/>
    <w:rsid w:val="00C46B85"/>
    <w:rsid w:val="00C50D76"/>
    <w:rsid w:val="00C51763"/>
    <w:rsid w:val="00C51AE3"/>
    <w:rsid w:val="00C52D72"/>
    <w:rsid w:val="00C536FD"/>
    <w:rsid w:val="00C537EE"/>
    <w:rsid w:val="00C552E3"/>
    <w:rsid w:val="00C55474"/>
    <w:rsid w:val="00C55EB8"/>
    <w:rsid w:val="00C5605B"/>
    <w:rsid w:val="00C5697C"/>
    <w:rsid w:val="00C57154"/>
    <w:rsid w:val="00C57E72"/>
    <w:rsid w:val="00C601D2"/>
    <w:rsid w:val="00C63FC2"/>
    <w:rsid w:val="00C6406E"/>
    <w:rsid w:val="00C64126"/>
    <w:rsid w:val="00C65132"/>
    <w:rsid w:val="00C659BB"/>
    <w:rsid w:val="00C65BCC"/>
    <w:rsid w:val="00C66970"/>
    <w:rsid w:val="00C716BD"/>
    <w:rsid w:val="00C73D14"/>
    <w:rsid w:val="00C74A5D"/>
    <w:rsid w:val="00C75254"/>
    <w:rsid w:val="00C75436"/>
    <w:rsid w:val="00C75BE3"/>
    <w:rsid w:val="00C75EAA"/>
    <w:rsid w:val="00C81E0D"/>
    <w:rsid w:val="00C81E24"/>
    <w:rsid w:val="00C821C7"/>
    <w:rsid w:val="00C854A1"/>
    <w:rsid w:val="00C85966"/>
    <w:rsid w:val="00C865C8"/>
    <w:rsid w:val="00C8691C"/>
    <w:rsid w:val="00C86E43"/>
    <w:rsid w:val="00C877E6"/>
    <w:rsid w:val="00C916A6"/>
    <w:rsid w:val="00C918C2"/>
    <w:rsid w:val="00C930F2"/>
    <w:rsid w:val="00C93F5E"/>
    <w:rsid w:val="00C94438"/>
    <w:rsid w:val="00C94484"/>
    <w:rsid w:val="00C944C8"/>
    <w:rsid w:val="00C94DF9"/>
    <w:rsid w:val="00C959A1"/>
    <w:rsid w:val="00C96075"/>
    <w:rsid w:val="00C9794E"/>
    <w:rsid w:val="00C97FA1"/>
    <w:rsid w:val="00CA1453"/>
    <w:rsid w:val="00CA168A"/>
    <w:rsid w:val="00CA1874"/>
    <w:rsid w:val="00CA1986"/>
    <w:rsid w:val="00CA26CA"/>
    <w:rsid w:val="00CA357E"/>
    <w:rsid w:val="00CA3C29"/>
    <w:rsid w:val="00CA42E9"/>
    <w:rsid w:val="00CA44F9"/>
    <w:rsid w:val="00CA4A69"/>
    <w:rsid w:val="00CA4B3D"/>
    <w:rsid w:val="00CA5018"/>
    <w:rsid w:val="00CA7ADB"/>
    <w:rsid w:val="00CA7EA6"/>
    <w:rsid w:val="00CB0A8C"/>
    <w:rsid w:val="00CB16C6"/>
    <w:rsid w:val="00CB235C"/>
    <w:rsid w:val="00CB24B9"/>
    <w:rsid w:val="00CB35C0"/>
    <w:rsid w:val="00CB4E0C"/>
    <w:rsid w:val="00CC2FFE"/>
    <w:rsid w:val="00CC3711"/>
    <w:rsid w:val="00CC3E0C"/>
    <w:rsid w:val="00CC3F03"/>
    <w:rsid w:val="00CC488A"/>
    <w:rsid w:val="00CC4D2D"/>
    <w:rsid w:val="00CC58D3"/>
    <w:rsid w:val="00CC58EC"/>
    <w:rsid w:val="00CC60C4"/>
    <w:rsid w:val="00CC7712"/>
    <w:rsid w:val="00CC784D"/>
    <w:rsid w:val="00CC791E"/>
    <w:rsid w:val="00CD1632"/>
    <w:rsid w:val="00CD1A8A"/>
    <w:rsid w:val="00CD1B8F"/>
    <w:rsid w:val="00CD319D"/>
    <w:rsid w:val="00CD4652"/>
    <w:rsid w:val="00CD5509"/>
    <w:rsid w:val="00CD5603"/>
    <w:rsid w:val="00CD56D7"/>
    <w:rsid w:val="00CD57FE"/>
    <w:rsid w:val="00CD6013"/>
    <w:rsid w:val="00CD6893"/>
    <w:rsid w:val="00CD77D8"/>
    <w:rsid w:val="00CE0176"/>
    <w:rsid w:val="00CE0743"/>
    <w:rsid w:val="00CE1600"/>
    <w:rsid w:val="00CE2A30"/>
    <w:rsid w:val="00CE2A74"/>
    <w:rsid w:val="00CF188E"/>
    <w:rsid w:val="00CF1C35"/>
    <w:rsid w:val="00CF392F"/>
    <w:rsid w:val="00CF49DF"/>
    <w:rsid w:val="00D00E23"/>
    <w:rsid w:val="00D0128D"/>
    <w:rsid w:val="00D024E7"/>
    <w:rsid w:val="00D0337B"/>
    <w:rsid w:val="00D0379D"/>
    <w:rsid w:val="00D03CA9"/>
    <w:rsid w:val="00D04D6B"/>
    <w:rsid w:val="00D05799"/>
    <w:rsid w:val="00D061E0"/>
    <w:rsid w:val="00D06209"/>
    <w:rsid w:val="00D064FC"/>
    <w:rsid w:val="00D079B2"/>
    <w:rsid w:val="00D1109D"/>
    <w:rsid w:val="00D112B3"/>
    <w:rsid w:val="00D114E9"/>
    <w:rsid w:val="00D12413"/>
    <w:rsid w:val="00D12B3E"/>
    <w:rsid w:val="00D12EDE"/>
    <w:rsid w:val="00D13F2E"/>
    <w:rsid w:val="00D1432D"/>
    <w:rsid w:val="00D14A09"/>
    <w:rsid w:val="00D14A58"/>
    <w:rsid w:val="00D15624"/>
    <w:rsid w:val="00D16E2A"/>
    <w:rsid w:val="00D17A34"/>
    <w:rsid w:val="00D20A29"/>
    <w:rsid w:val="00D20D3C"/>
    <w:rsid w:val="00D21F68"/>
    <w:rsid w:val="00D22206"/>
    <w:rsid w:val="00D228F4"/>
    <w:rsid w:val="00D22DF6"/>
    <w:rsid w:val="00D235D7"/>
    <w:rsid w:val="00D2574B"/>
    <w:rsid w:val="00D2592D"/>
    <w:rsid w:val="00D26DC4"/>
    <w:rsid w:val="00D27A9C"/>
    <w:rsid w:val="00D27EA0"/>
    <w:rsid w:val="00D27ED8"/>
    <w:rsid w:val="00D317BB"/>
    <w:rsid w:val="00D3196C"/>
    <w:rsid w:val="00D33D84"/>
    <w:rsid w:val="00D343E7"/>
    <w:rsid w:val="00D3472B"/>
    <w:rsid w:val="00D3651D"/>
    <w:rsid w:val="00D36788"/>
    <w:rsid w:val="00D372A9"/>
    <w:rsid w:val="00D372B1"/>
    <w:rsid w:val="00D4004C"/>
    <w:rsid w:val="00D41D03"/>
    <w:rsid w:val="00D428DF"/>
    <w:rsid w:val="00D429C6"/>
    <w:rsid w:val="00D42C8A"/>
    <w:rsid w:val="00D434E2"/>
    <w:rsid w:val="00D436DE"/>
    <w:rsid w:val="00D44343"/>
    <w:rsid w:val="00D46808"/>
    <w:rsid w:val="00D472BB"/>
    <w:rsid w:val="00D47748"/>
    <w:rsid w:val="00D524A3"/>
    <w:rsid w:val="00D53596"/>
    <w:rsid w:val="00D54CAE"/>
    <w:rsid w:val="00D54CC3"/>
    <w:rsid w:val="00D55E1C"/>
    <w:rsid w:val="00D55FBD"/>
    <w:rsid w:val="00D564BA"/>
    <w:rsid w:val="00D57E0D"/>
    <w:rsid w:val="00D6041A"/>
    <w:rsid w:val="00D60752"/>
    <w:rsid w:val="00D618F6"/>
    <w:rsid w:val="00D633EB"/>
    <w:rsid w:val="00D634BD"/>
    <w:rsid w:val="00D638FD"/>
    <w:rsid w:val="00D63EAA"/>
    <w:rsid w:val="00D65091"/>
    <w:rsid w:val="00D650E3"/>
    <w:rsid w:val="00D71F38"/>
    <w:rsid w:val="00D727C7"/>
    <w:rsid w:val="00D73082"/>
    <w:rsid w:val="00D73302"/>
    <w:rsid w:val="00D75980"/>
    <w:rsid w:val="00D774F1"/>
    <w:rsid w:val="00D80C07"/>
    <w:rsid w:val="00D81DC5"/>
    <w:rsid w:val="00D82305"/>
    <w:rsid w:val="00D82C91"/>
    <w:rsid w:val="00D82FF7"/>
    <w:rsid w:val="00D8383C"/>
    <w:rsid w:val="00D847FE"/>
    <w:rsid w:val="00D85FEF"/>
    <w:rsid w:val="00D86278"/>
    <w:rsid w:val="00D86B51"/>
    <w:rsid w:val="00D90BA9"/>
    <w:rsid w:val="00D948B7"/>
    <w:rsid w:val="00D9511A"/>
    <w:rsid w:val="00D964EA"/>
    <w:rsid w:val="00D966D0"/>
    <w:rsid w:val="00D971BA"/>
    <w:rsid w:val="00D97787"/>
    <w:rsid w:val="00DA0C59"/>
    <w:rsid w:val="00DA1B5B"/>
    <w:rsid w:val="00DA1C6F"/>
    <w:rsid w:val="00DA3991"/>
    <w:rsid w:val="00DA3AD2"/>
    <w:rsid w:val="00DA4D1E"/>
    <w:rsid w:val="00DA5221"/>
    <w:rsid w:val="00DA6250"/>
    <w:rsid w:val="00DA64BA"/>
    <w:rsid w:val="00DB0990"/>
    <w:rsid w:val="00DB1CA0"/>
    <w:rsid w:val="00DB202C"/>
    <w:rsid w:val="00DB2F82"/>
    <w:rsid w:val="00DB3E09"/>
    <w:rsid w:val="00DB484B"/>
    <w:rsid w:val="00DB4F93"/>
    <w:rsid w:val="00DB5006"/>
    <w:rsid w:val="00DB584A"/>
    <w:rsid w:val="00DB6744"/>
    <w:rsid w:val="00DB7E6C"/>
    <w:rsid w:val="00DC1225"/>
    <w:rsid w:val="00DC16BD"/>
    <w:rsid w:val="00DC29EE"/>
    <w:rsid w:val="00DC2EFD"/>
    <w:rsid w:val="00DC3604"/>
    <w:rsid w:val="00DC3C39"/>
    <w:rsid w:val="00DC4782"/>
    <w:rsid w:val="00DC4811"/>
    <w:rsid w:val="00DC49D2"/>
    <w:rsid w:val="00DC4DCC"/>
    <w:rsid w:val="00DC56D7"/>
    <w:rsid w:val="00DC5791"/>
    <w:rsid w:val="00DD0C1D"/>
    <w:rsid w:val="00DD110C"/>
    <w:rsid w:val="00DD114B"/>
    <w:rsid w:val="00DD1AA2"/>
    <w:rsid w:val="00DD20F7"/>
    <w:rsid w:val="00DD2141"/>
    <w:rsid w:val="00DD22C4"/>
    <w:rsid w:val="00DD278D"/>
    <w:rsid w:val="00DD370B"/>
    <w:rsid w:val="00DD5810"/>
    <w:rsid w:val="00DD5A29"/>
    <w:rsid w:val="00DD5A2D"/>
    <w:rsid w:val="00DD5D91"/>
    <w:rsid w:val="00DD5D9D"/>
    <w:rsid w:val="00DD7D8C"/>
    <w:rsid w:val="00DE1006"/>
    <w:rsid w:val="00DE1DD4"/>
    <w:rsid w:val="00DE35CB"/>
    <w:rsid w:val="00DE3ABB"/>
    <w:rsid w:val="00DE4C67"/>
    <w:rsid w:val="00DE4CD5"/>
    <w:rsid w:val="00DE512B"/>
    <w:rsid w:val="00DE5FE1"/>
    <w:rsid w:val="00DE6528"/>
    <w:rsid w:val="00DE6B6C"/>
    <w:rsid w:val="00DE78D2"/>
    <w:rsid w:val="00DE7C78"/>
    <w:rsid w:val="00DE7DCA"/>
    <w:rsid w:val="00DF08BE"/>
    <w:rsid w:val="00DF0ECD"/>
    <w:rsid w:val="00DF1873"/>
    <w:rsid w:val="00DF1C75"/>
    <w:rsid w:val="00DF204F"/>
    <w:rsid w:val="00DF21E9"/>
    <w:rsid w:val="00DF40C5"/>
    <w:rsid w:val="00DF43E5"/>
    <w:rsid w:val="00DF5828"/>
    <w:rsid w:val="00DF5895"/>
    <w:rsid w:val="00DF641B"/>
    <w:rsid w:val="00DF6649"/>
    <w:rsid w:val="00DF6B96"/>
    <w:rsid w:val="00DF7FD3"/>
    <w:rsid w:val="00E00F14"/>
    <w:rsid w:val="00E01535"/>
    <w:rsid w:val="00E01A2B"/>
    <w:rsid w:val="00E03900"/>
    <w:rsid w:val="00E039E6"/>
    <w:rsid w:val="00E0550C"/>
    <w:rsid w:val="00E059BC"/>
    <w:rsid w:val="00E05C2A"/>
    <w:rsid w:val="00E06386"/>
    <w:rsid w:val="00E07042"/>
    <w:rsid w:val="00E122A0"/>
    <w:rsid w:val="00E12ECF"/>
    <w:rsid w:val="00E1302C"/>
    <w:rsid w:val="00E15859"/>
    <w:rsid w:val="00E16585"/>
    <w:rsid w:val="00E1663E"/>
    <w:rsid w:val="00E16CF0"/>
    <w:rsid w:val="00E16E50"/>
    <w:rsid w:val="00E202CF"/>
    <w:rsid w:val="00E21351"/>
    <w:rsid w:val="00E21D63"/>
    <w:rsid w:val="00E21EC9"/>
    <w:rsid w:val="00E21F3B"/>
    <w:rsid w:val="00E228CA"/>
    <w:rsid w:val="00E24EB4"/>
    <w:rsid w:val="00E24F91"/>
    <w:rsid w:val="00E25887"/>
    <w:rsid w:val="00E26097"/>
    <w:rsid w:val="00E26950"/>
    <w:rsid w:val="00E2715D"/>
    <w:rsid w:val="00E27F85"/>
    <w:rsid w:val="00E30470"/>
    <w:rsid w:val="00E315B2"/>
    <w:rsid w:val="00E320ED"/>
    <w:rsid w:val="00E32727"/>
    <w:rsid w:val="00E32858"/>
    <w:rsid w:val="00E33307"/>
    <w:rsid w:val="00E33AFB"/>
    <w:rsid w:val="00E34218"/>
    <w:rsid w:val="00E356FC"/>
    <w:rsid w:val="00E35E39"/>
    <w:rsid w:val="00E36165"/>
    <w:rsid w:val="00E36555"/>
    <w:rsid w:val="00E37466"/>
    <w:rsid w:val="00E37BFC"/>
    <w:rsid w:val="00E41E8E"/>
    <w:rsid w:val="00E4418D"/>
    <w:rsid w:val="00E4471E"/>
    <w:rsid w:val="00E45565"/>
    <w:rsid w:val="00E45A47"/>
    <w:rsid w:val="00E46282"/>
    <w:rsid w:val="00E46EDD"/>
    <w:rsid w:val="00E5089A"/>
    <w:rsid w:val="00E51156"/>
    <w:rsid w:val="00E5216E"/>
    <w:rsid w:val="00E52C24"/>
    <w:rsid w:val="00E573F2"/>
    <w:rsid w:val="00E5769C"/>
    <w:rsid w:val="00E602F8"/>
    <w:rsid w:val="00E60C98"/>
    <w:rsid w:val="00E60CFF"/>
    <w:rsid w:val="00E61B91"/>
    <w:rsid w:val="00E62551"/>
    <w:rsid w:val="00E62729"/>
    <w:rsid w:val="00E63EF9"/>
    <w:rsid w:val="00E64028"/>
    <w:rsid w:val="00E66263"/>
    <w:rsid w:val="00E66730"/>
    <w:rsid w:val="00E668A7"/>
    <w:rsid w:val="00E669CE"/>
    <w:rsid w:val="00E66C3E"/>
    <w:rsid w:val="00E66CDB"/>
    <w:rsid w:val="00E67066"/>
    <w:rsid w:val="00E672F7"/>
    <w:rsid w:val="00E67618"/>
    <w:rsid w:val="00E67D1D"/>
    <w:rsid w:val="00E67DC1"/>
    <w:rsid w:val="00E70C50"/>
    <w:rsid w:val="00E720E8"/>
    <w:rsid w:val="00E733B9"/>
    <w:rsid w:val="00E75D2B"/>
    <w:rsid w:val="00E75DB0"/>
    <w:rsid w:val="00E7622C"/>
    <w:rsid w:val="00E76C45"/>
    <w:rsid w:val="00E770CF"/>
    <w:rsid w:val="00E817F8"/>
    <w:rsid w:val="00E81BB7"/>
    <w:rsid w:val="00E82344"/>
    <w:rsid w:val="00E8277F"/>
    <w:rsid w:val="00E82E8B"/>
    <w:rsid w:val="00E83A79"/>
    <w:rsid w:val="00E8492A"/>
    <w:rsid w:val="00E84A8B"/>
    <w:rsid w:val="00E84C82"/>
    <w:rsid w:val="00E84D64"/>
    <w:rsid w:val="00E85194"/>
    <w:rsid w:val="00E852BA"/>
    <w:rsid w:val="00E871C0"/>
    <w:rsid w:val="00E87408"/>
    <w:rsid w:val="00E87D90"/>
    <w:rsid w:val="00E90217"/>
    <w:rsid w:val="00E90E3E"/>
    <w:rsid w:val="00E914C4"/>
    <w:rsid w:val="00E919E4"/>
    <w:rsid w:val="00E92FDB"/>
    <w:rsid w:val="00E93079"/>
    <w:rsid w:val="00E934F5"/>
    <w:rsid w:val="00E937D4"/>
    <w:rsid w:val="00E94397"/>
    <w:rsid w:val="00E94829"/>
    <w:rsid w:val="00E9578C"/>
    <w:rsid w:val="00E95D75"/>
    <w:rsid w:val="00E96961"/>
    <w:rsid w:val="00E96B4A"/>
    <w:rsid w:val="00E97FA3"/>
    <w:rsid w:val="00EA1686"/>
    <w:rsid w:val="00EA2F9F"/>
    <w:rsid w:val="00EA35FD"/>
    <w:rsid w:val="00EA3C02"/>
    <w:rsid w:val="00EA3DAE"/>
    <w:rsid w:val="00EA4532"/>
    <w:rsid w:val="00EA4EF4"/>
    <w:rsid w:val="00EA5438"/>
    <w:rsid w:val="00EA594F"/>
    <w:rsid w:val="00EA5CBB"/>
    <w:rsid w:val="00EA5F3A"/>
    <w:rsid w:val="00EA6571"/>
    <w:rsid w:val="00EA70F6"/>
    <w:rsid w:val="00EA72EC"/>
    <w:rsid w:val="00EA7710"/>
    <w:rsid w:val="00EA7EF3"/>
    <w:rsid w:val="00EB1091"/>
    <w:rsid w:val="00EB11CB"/>
    <w:rsid w:val="00EB1DE4"/>
    <w:rsid w:val="00EB212A"/>
    <w:rsid w:val="00EB2194"/>
    <w:rsid w:val="00EB275A"/>
    <w:rsid w:val="00EB3123"/>
    <w:rsid w:val="00EB33C8"/>
    <w:rsid w:val="00EB357D"/>
    <w:rsid w:val="00EB37AE"/>
    <w:rsid w:val="00EB3FAF"/>
    <w:rsid w:val="00EB51D8"/>
    <w:rsid w:val="00EB6D67"/>
    <w:rsid w:val="00EB7142"/>
    <w:rsid w:val="00EB7220"/>
    <w:rsid w:val="00EB786A"/>
    <w:rsid w:val="00EB790E"/>
    <w:rsid w:val="00EB797D"/>
    <w:rsid w:val="00EC001D"/>
    <w:rsid w:val="00EC0835"/>
    <w:rsid w:val="00EC0E1B"/>
    <w:rsid w:val="00EC11C0"/>
    <w:rsid w:val="00EC144A"/>
    <w:rsid w:val="00EC151D"/>
    <w:rsid w:val="00EC1578"/>
    <w:rsid w:val="00EC1C72"/>
    <w:rsid w:val="00EC3CC9"/>
    <w:rsid w:val="00EC5FB8"/>
    <w:rsid w:val="00EC612F"/>
    <w:rsid w:val="00EC680A"/>
    <w:rsid w:val="00EC6BDD"/>
    <w:rsid w:val="00EC6D25"/>
    <w:rsid w:val="00EC7751"/>
    <w:rsid w:val="00EC77A9"/>
    <w:rsid w:val="00ED0241"/>
    <w:rsid w:val="00ED1AC2"/>
    <w:rsid w:val="00ED1DEE"/>
    <w:rsid w:val="00ED3234"/>
    <w:rsid w:val="00ED35B6"/>
    <w:rsid w:val="00ED5C79"/>
    <w:rsid w:val="00ED7C47"/>
    <w:rsid w:val="00EE096D"/>
    <w:rsid w:val="00EE0C40"/>
    <w:rsid w:val="00EE2986"/>
    <w:rsid w:val="00EE2BED"/>
    <w:rsid w:val="00EE3005"/>
    <w:rsid w:val="00EE374B"/>
    <w:rsid w:val="00EE399D"/>
    <w:rsid w:val="00EE5134"/>
    <w:rsid w:val="00EE527F"/>
    <w:rsid w:val="00EE6201"/>
    <w:rsid w:val="00EE6369"/>
    <w:rsid w:val="00EE6455"/>
    <w:rsid w:val="00EE74F7"/>
    <w:rsid w:val="00EE79E2"/>
    <w:rsid w:val="00EF0871"/>
    <w:rsid w:val="00EF12F9"/>
    <w:rsid w:val="00EF1CCD"/>
    <w:rsid w:val="00EF2F47"/>
    <w:rsid w:val="00EF3002"/>
    <w:rsid w:val="00EF60B3"/>
    <w:rsid w:val="00EF7177"/>
    <w:rsid w:val="00EF7BFA"/>
    <w:rsid w:val="00F0047C"/>
    <w:rsid w:val="00F00680"/>
    <w:rsid w:val="00F008AE"/>
    <w:rsid w:val="00F00BF4"/>
    <w:rsid w:val="00F02BE6"/>
    <w:rsid w:val="00F0489B"/>
    <w:rsid w:val="00F04FD9"/>
    <w:rsid w:val="00F056FA"/>
    <w:rsid w:val="00F05C94"/>
    <w:rsid w:val="00F07ED9"/>
    <w:rsid w:val="00F07FCD"/>
    <w:rsid w:val="00F11623"/>
    <w:rsid w:val="00F11BB5"/>
    <w:rsid w:val="00F12B16"/>
    <w:rsid w:val="00F12CB5"/>
    <w:rsid w:val="00F13862"/>
    <w:rsid w:val="00F13AD1"/>
    <w:rsid w:val="00F13E6F"/>
    <w:rsid w:val="00F1417B"/>
    <w:rsid w:val="00F14507"/>
    <w:rsid w:val="00F14AAA"/>
    <w:rsid w:val="00F15A58"/>
    <w:rsid w:val="00F1642E"/>
    <w:rsid w:val="00F16766"/>
    <w:rsid w:val="00F22FA3"/>
    <w:rsid w:val="00F23BDF"/>
    <w:rsid w:val="00F25266"/>
    <w:rsid w:val="00F25F16"/>
    <w:rsid w:val="00F2753C"/>
    <w:rsid w:val="00F30574"/>
    <w:rsid w:val="00F30752"/>
    <w:rsid w:val="00F30A67"/>
    <w:rsid w:val="00F312E0"/>
    <w:rsid w:val="00F32D6F"/>
    <w:rsid w:val="00F33231"/>
    <w:rsid w:val="00F34B99"/>
    <w:rsid w:val="00F40307"/>
    <w:rsid w:val="00F408DC"/>
    <w:rsid w:val="00F43141"/>
    <w:rsid w:val="00F43639"/>
    <w:rsid w:val="00F440C0"/>
    <w:rsid w:val="00F446E7"/>
    <w:rsid w:val="00F44B73"/>
    <w:rsid w:val="00F45028"/>
    <w:rsid w:val="00F46746"/>
    <w:rsid w:val="00F47339"/>
    <w:rsid w:val="00F527FF"/>
    <w:rsid w:val="00F52DAB"/>
    <w:rsid w:val="00F53DBF"/>
    <w:rsid w:val="00F543F0"/>
    <w:rsid w:val="00F551AD"/>
    <w:rsid w:val="00F55996"/>
    <w:rsid w:val="00F570A6"/>
    <w:rsid w:val="00F578EC"/>
    <w:rsid w:val="00F60248"/>
    <w:rsid w:val="00F60319"/>
    <w:rsid w:val="00F62EAA"/>
    <w:rsid w:val="00F638AD"/>
    <w:rsid w:val="00F64E4F"/>
    <w:rsid w:val="00F65376"/>
    <w:rsid w:val="00F65BDC"/>
    <w:rsid w:val="00F6675A"/>
    <w:rsid w:val="00F67E7F"/>
    <w:rsid w:val="00F70D7A"/>
    <w:rsid w:val="00F71762"/>
    <w:rsid w:val="00F71D66"/>
    <w:rsid w:val="00F72E11"/>
    <w:rsid w:val="00F75067"/>
    <w:rsid w:val="00F768B0"/>
    <w:rsid w:val="00F76915"/>
    <w:rsid w:val="00F77B51"/>
    <w:rsid w:val="00F77B5F"/>
    <w:rsid w:val="00F80D5D"/>
    <w:rsid w:val="00F81780"/>
    <w:rsid w:val="00F81D29"/>
    <w:rsid w:val="00F81F9B"/>
    <w:rsid w:val="00F8427B"/>
    <w:rsid w:val="00F84303"/>
    <w:rsid w:val="00F85117"/>
    <w:rsid w:val="00F86214"/>
    <w:rsid w:val="00F874D3"/>
    <w:rsid w:val="00F908F0"/>
    <w:rsid w:val="00F90E2D"/>
    <w:rsid w:val="00F91A60"/>
    <w:rsid w:val="00F91C4D"/>
    <w:rsid w:val="00F929E8"/>
    <w:rsid w:val="00F92EA5"/>
    <w:rsid w:val="00F92FD9"/>
    <w:rsid w:val="00F92FDC"/>
    <w:rsid w:val="00F9479E"/>
    <w:rsid w:val="00F94812"/>
    <w:rsid w:val="00F950AB"/>
    <w:rsid w:val="00F963B2"/>
    <w:rsid w:val="00F97039"/>
    <w:rsid w:val="00F972A3"/>
    <w:rsid w:val="00FA1F3F"/>
    <w:rsid w:val="00FA42ED"/>
    <w:rsid w:val="00FA569A"/>
    <w:rsid w:val="00FA6684"/>
    <w:rsid w:val="00FA6EEC"/>
    <w:rsid w:val="00FA731E"/>
    <w:rsid w:val="00FA7D01"/>
    <w:rsid w:val="00FB2B38"/>
    <w:rsid w:val="00FB2CCF"/>
    <w:rsid w:val="00FB3C4A"/>
    <w:rsid w:val="00FB3E43"/>
    <w:rsid w:val="00FB561E"/>
    <w:rsid w:val="00FB6927"/>
    <w:rsid w:val="00FB77B2"/>
    <w:rsid w:val="00FB795C"/>
    <w:rsid w:val="00FB7DD1"/>
    <w:rsid w:val="00FC0CED"/>
    <w:rsid w:val="00FC2329"/>
    <w:rsid w:val="00FC284A"/>
    <w:rsid w:val="00FC317E"/>
    <w:rsid w:val="00FC4662"/>
    <w:rsid w:val="00FC6358"/>
    <w:rsid w:val="00FD01CF"/>
    <w:rsid w:val="00FD0F52"/>
    <w:rsid w:val="00FD1639"/>
    <w:rsid w:val="00FD30C9"/>
    <w:rsid w:val="00FD320D"/>
    <w:rsid w:val="00FD5524"/>
    <w:rsid w:val="00FE12DF"/>
    <w:rsid w:val="00FE15D0"/>
    <w:rsid w:val="00FE1BFD"/>
    <w:rsid w:val="00FE1FD6"/>
    <w:rsid w:val="00FE23DE"/>
    <w:rsid w:val="00FE2675"/>
    <w:rsid w:val="00FE2BAF"/>
    <w:rsid w:val="00FE416A"/>
    <w:rsid w:val="00FE4C39"/>
    <w:rsid w:val="00FF00E9"/>
    <w:rsid w:val="00FF05B9"/>
    <w:rsid w:val="00FF135B"/>
    <w:rsid w:val="00FF1EBF"/>
    <w:rsid w:val="00FF1EC2"/>
    <w:rsid w:val="00FF4705"/>
    <w:rsid w:val="00FF4E67"/>
    <w:rsid w:val="00FF5F5F"/>
    <w:rsid w:val="00FF6BCD"/>
    <w:rsid w:val="00FF7146"/>
    <w:rsid w:val="00FF7186"/>
    <w:rsid w:val="011B4801"/>
    <w:rsid w:val="01467333"/>
    <w:rsid w:val="016E2D3D"/>
    <w:rsid w:val="01A15964"/>
    <w:rsid w:val="01A97990"/>
    <w:rsid w:val="01AA74DF"/>
    <w:rsid w:val="01AE5B4F"/>
    <w:rsid w:val="01FB2B2B"/>
    <w:rsid w:val="02843E56"/>
    <w:rsid w:val="02F479C5"/>
    <w:rsid w:val="03481435"/>
    <w:rsid w:val="03FC1106"/>
    <w:rsid w:val="041F679F"/>
    <w:rsid w:val="0453783B"/>
    <w:rsid w:val="04C7416B"/>
    <w:rsid w:val="04C85836"/>
    <w:rsid w:val="050C42CD"/>
    <w:rsid w:val="05121AC6"/>
    <w:rsid w:val="05141FF8"/>
    <w:rsid w:val="05830265"/>
    <w:rsid w:val="05A37CCE"/>
    <w:rsid w:val="05C54482"/>
    <w:rsid w:val="05D96780"/>
    <w:rsid w:val="05E21AFE"/>
    <w:rsid w:val="05F16DD5"/>
    <w:rsid w:val="06340BEF"/>
    <w:rsid w:val="06654102"/>
    <w:rsid w:val="0687281D"/>
    <w:rsid w:val="06FC5A7B"/>
    <w:rsid w:val="07312F50"/>
    <w:rsid w:val="074254DB"/>
    <w:rsid w:val="074B2F9D"/>
    <w:rsid w:val="077A53B5"/>
    <w:rsid w:val="079647DB"/>
    <w:rsid w:val="07AF2036"/>
    <w:rsid w:val="07DE233C"/>
    <w:rsid w:val="082D47A8"/>
    <w:rsid w:val="08564C7A"/>
    <w:rsid w:val="08B10CF3"/>
    <w:rsid w:val="08CD7C8B"/>
    <w:rsid w:val="08E7219F"/>
    <w:rsid w:val="08F613BE"/>
    <w:rsid w:val="095328CA"/>
    <w:rsid w:val="09750C45"/>
    <w:rsid w:val="09774254"/>
    <w:rsid w:val="09842279"/>
    <w:rsid w:val="09A52EA7"/>
    <w:rsid w:val="09DC5BA0"/>
    <w:rsid w:val="09E200CE"/>
    <w:rsid w:val="09F2009A"/>
    <w:rsid w:val="0A0D2D6E"/>
    <w:rsid w:val="0A3F171D"/>
    <w:rsid w:val="0A7F721A"/>
    <w:rsid w:val="0A934685"/>
    <w:rsid w:val="0AAE7E6D"/>
    <w:rsid w:val="0AEC0E91"/>
    <w:rsid w:val="0B181598"/>
    <w:rsid w:val="0B792C38"/>
    <w:rsid w:val="0B8B6B48"/>
    <w:rsid w:val="0BD53BE7"/>
    <w:rsid w:val="0BDE083B"/>
    <w:rsid w:val="0BEF0FB0"/>
    <w:rsid w:val="0C3C2510"/>
    <w:rsid w:val="0C5329E9"/>
    <w:rsid w:val="0C64229C"/>
    <w:rsid w:val="0CC77C8C"/>
    <w:rsid w:val="0CE00A95"/>
    <w:rsid w:val="0D0E0A59"/>
    <w:rsid w:val="0D8B7E86"/>
    <w:rsid w:val="0DAB50A7"/>
    <w:rsid w:val="0DE16E28"/>
    <w:rsid w:val="0DFE2333"/>
    <w:rsid w:val="0E2F5830"/>
    <w:rsid w:val="0E533BBB"/>
    <w:rsid w:val="0E572FD9"/>
    <w:rsid w:val="0E9F725B"/>
    <w:rsid w:val="0ED0165B"/>
    <w:rsid w:val="0EE651DB"/>
    <w:rsid w:val="0F1F6564"/>
    <w:rsid w:val="0F26146E"/>
    <w:rsid w:val="0F4C6034"/>
    <w:rsid w:val="0F864153"/>
    <w:rsid w:val="0FE616CC"/>
    <w:rsid w:val="100D394F"/>
    <w:rsid w:val="10796714"/>
    <w:rsid w:val="109E620E"/>
    <w:rsid w:val="10E93DFE"/>
    <w:rsid w:val="1110719E"/>
    <w:rsid w:val="112934A2"/>
    <w:rsid w:val="113B682F"/>
    <w:rsid w:val="116A0BF4"/>
    <w:rsid w:val="116B0B06"/>
    <w:rsid w:val="11EF7934"/>
    <w:rsid w:val="12326602"/>
    <w:rsid w:val="12516711"/>
    <w:rsid w:val="129A3581"/>
    <w:rsid w:val="12B841A9"/>
    <w:rsid w:val="12F74EDD"/>
    <w:rsid w:val="13500420"/>
    <w:rsid w:val="135135FA"/>
    <w:rsid w:val="13564C99"/>
    <w:rsid w:val="13600E82"/>
    <w:rsid w:val="13723DEE"/>
    <w:rsid w:val="139024FF"/>
    <w:rsid w:val="13D078FC"/>
    <w:rsid w:val="14375A63"/>
    <w:rsid w:val="143A5078"/>
    <w:rsid w:val="1453404A"/>
    <w:rsid w:val="145D6BC3"/>
    <w:rsid w:val="14CA7FB5"/>
    <w:rsid w:val="152D773B"/>
    <w:rsid w:val="15376570"/>
    <w:rsid w:val="157930C0"/>
    <w:rsid w:val="15C22DD7"/>
    <w:rsid w:val="15EF2275"/>
    <w:rsid w:val="15F85B9D"/>
    <w:rsid w:val="16283791"/>
    <w:rsid w:val="163B4BA0"/>
    <w:rsid w:val="163C631D"/>
    <w:rsid w:val="164962A0"/>
    <w:rsid w:val="167E64C7"/>
    <w:rsid w:val="16B526A8"/>
    <w:rsid w:val="17077270"/>
    <w:rsid w:val="172B67A9"/>
    <w:rsid w:val="176C3651"/>
    <w:rsid w:val="17F06A10"/>
    <w:rsid w:val="1840146D"/>
    <w:rsid w:val="18E75302"/>
    <w:rsid w:val="190B32CF"/>
    <w:rsid w:val="194C2D7E"/>
    <w:rsid w:val="1965274D"/>
    <w:rsid w:val="197F7AEF"/>
    <w:rsid w:val="19884A81"/>
    <w:rsid w:val="19955023"/>
    <w:rsid w:val="19A51440"/>
    <w:rsid w:val="19E74BB9"/>
    <w:rsid w:val="19E97C46"/>
    <w:rsid w:val="1A100265"/>
    <w:rsid w:val="1A3A242E"/>
    <w:rsid w:val="1A50607E"/>
    <w:rsid w:val="1A8913D2"/>
    <w:rsid w:val="1A8D768E"/>
    <w:rsid w:val="1AB5530F"/>
    <w:rsid w:val="1B207C43"/>
    <w:rsid w:val="1B234CE8"/>
    <w:rsid w:val="1B434EC0"/>
    <w:rsid w:val="1B780D2A"/>
    <w:rsid w:val="1B7F86DC"/>
    <w:rsid w:val="1BA97F23"/>
    <w:rsid w:val="1BEC7CAB"/>
    <w:rsid w:val="1C0955F2"/>
    <w:rsid w:val="1C130C9E"/>
    <w:rsid w:val="1C5C295F"/>
    <w:rsid w:val="1C5D53CF"/>
    <w:rsid w:val="1CCB6DE7"/>
    <w:rsid w:val="1D16600C"/>
    <w:rsid w:val="1D1E06DB"/>
    <w:rsid w:val="1D407F1C"/>
    <w:rsid w:val="1D63751C"/>
    <w:rsid w:val="1D9E1626"/>
    <w:rsid w:val="1DF86AE7"/>
    <w:rsid w:val="1EA17284"/>
    <w:rsid w:val="1EB362D2"/>
    <w:rsid w:val="1EB84FB9"/>
    <w:rsid w:val="1EE56F34"/>
    <w:rsid w:val="1EEE1BC9"/>
    <w:rsid w:val="1EFD35D0"/>
    <w:rsid w:val="1F4F6196"/>
    <w:rsid w:val="1F58456F"/>
    <w:rsid w:val="1F6E1063"/>
    <w:rsid w:val="1F733440"/>
    <w:rsid w:val="1FDC21BB"/>
    <w:rsid w:val="1FDFBB5A"/>
    <w:rsid w:val="1FFE620E"/>
    <w:rsid w:val="200D45AD"/>
    <w:rsid w:val="2020404D"/>
    <w:rsid w:val="203A0A07"/>
    <w:rsid w:val="205440AC"/>
    <w:rsid w:val="2054464F"/>
    <w:rsid w:val="206359D7"/>
    <w:rsid w:val="207B3D7F"/>
    <w:rsid w:val="207B760B"/>
    <w:rsid w:val="207D4746"/>
    <w:rsid w:val="208511F9"/>
    <w:rsid w:val="21191759"/>
    <w:rsid w:val="21336F8E"/>
    <w:rsid w:val="21894E02"/>
    <w:rsid w:val="21A86A1B"/>
    <w:rsid w:val="22000ABE"/>
    <w:rsid w:val="22313B68"/>
    <w:rsid w:val="223F5EC8"/>
    <w:rsid w:val="228C6EFB"/>
    <w:rsid w:val="22BE792B"/>
    <w:rsid w:val="23106477"/>
    <w:rsid w:val="231C51A1"/>
    <w:rsid w:val="233624F5"/>
    <w:rsid w:val="234345B5"/>
    <w:rsid w:val="234477BA"/>
    <w:rsid w:val="236F537E"/>
    <w:rsid w:val="23CF4B30"/>
    <w:rsid w:val="23CF6246"/>
    <w:rsid w:val="240464DC"/>
    <w:rsid w:val="24187D7E"/>
    <w:rsid w:val="242F4B1D"/>
    <w:rsid w:val="24690B01"/>
    <w:rsid w:val="246C5457"/>
    <w:rsid w:val="24861ACA"/>
    <w:rsid w:val="24D80728"/>
    <w:rsid w:val="24FC7183"/>
    <w:rsid w:val="24FE5B05"/>
    <w:rsid w:val="25040BA5"/>
    <w:rsid w:val="25112227"/>
    <w:rsid w:val="2529519F"/>
    <w:rsid w:val="25320E98"/>
    <w:rsid w:val="25342ACD"/>
    <w:rsid w:val="258B4890"/>
    <w:rsid w:val="25947755"/>
    <w:rsid w:val="25B121F5"/>
    <w:rsid w:val="25DC12AA"/>
    <w:rsid w:val="25E914BA"/>
    <w:rsid w:val="25EC5999"/>
    <w:rsid w:val="260B6DF9"/>
    <w:rsid w:val="260F6C7E"/>
    <w:rsid w:val="26273EEE"/>
    <w:rsid w:val="26504EAD"/>
    <w:rsid w:val="26673735"/>
    <w:rsid w:val="26CE2B61"/>
    <w:rsid w:val="26F354CE"/>
    <w:rsid w:val="26FFD593"/>
    <w:rsid w:val="2703779A"/>
    <w:rsid w:val="27391D66"/>
    <w:rsid w:val="276E66C4"/>
    <w:rsid w:val="27AB3D22"/>
    <w:rsid w:val="28011923"/>
    <w:rsid w:val="28781453"/>
    <w:rsid w:val="28A966BD"/>
    <w:rsid w:val="29851C3F"/>
    <w:rsid w:val="29AE126A"/>
    <w:rsid w:val="2A2E7DEA"/>
    <w:rsid w:val="2A796206"/>
    <w:rsid w:val="2A9A4DF6"/>
    <w:rsid w:val="2AA3627E"/>
    <w:rsid w:val="2AE14ABD"/>
    <w:rsid w:val="2AE6622D"/>
    <w:rsid w:val="2B093C49"/>
    <w:rsid w:val="2B0F2CC4"/>
    <w:rsid w:val="2B42006C"/>
    <w:rsid w:val="2B4A1CC2"/>
    <w:rsid w:val="2B7070C5"/>
    <w:rsid w:val="2B88398A"/>
    <w:rsid w:val="2BDC5C82"/>
    <w:rsid w:val="2BDD2B59"/>
    <w:rsid w:val="2C060B66"/>
    <w:rsid w:val="2C4742BF"/>
    <w:rsid w:val="2CA003C1"/>
    <w:rsid w:val="2CAC6C30"/>
    <w:rsid w:val="2CBF3E65"/>
    <w:rsid w:val="2CCF0BD0"/>
    <w:rsid w:val="2CDE1189"/>
    <w:rsid w:val="2CFA5566"/>
    <w:rsid w:val="2D120B93"/>
    <w:rsid w:val="2D135BAC"/>
    <w:rsid w:val="2D1F0EDE"/>
    <w:rsid w:val="2D456AFA"/>
    <w:rsid w:val="2D7C214E"/>
    <w:rsid w:val="2DB87C72"/>
    <w:rsid w:val="2DCA6ECC"/>
    <w:rsid w:val="2E4D366C"/>
    <w:rsid w:val="2E732CD8"/>
    <w:rsid w:val="2E8C64B8"/>
    <w:rsid w:val="2E96243F"/>
    <w:rsid w:val="2EC1207D"/>
    <w:rsid w:val="2F0A570C"/>
    <w:rsid w:val="2F414F6C"/>
    <w:rsid w:val="2F5F5B5E"/>
    <w:rsid w:val="2F7700DA"/>
    <w:rsid w:val="2F777085"/>
    <w:rsid w:val="2F9B0B20"/>
    <w:rsid w:val="2FC4067F"/>
    <w:rsid w:val="2FFD2504"/>
    <w:rsid w:val="30096D8A"/>
    <w:rsid w:val="300F61E9"/>
    <w:rsid w:val="302122E0"/>
    <w:rsid w:val="302C0305"/>
    <w:rsid w:val="302E4707"/>
    <w:rsid w:val="304F36B8"/>
    <w:rsid w:val="309E5AD2"/>
    <w:rsid w:val="30E3646A"/>
    <w:rsid w:val="31433055"/>
    <w:rsid w:val="31576B87"/>
    <w:rsid w:val="315C12F2"/>
    <w:rsid w:val="317B4C70"/>
    <w:rsid w:val="322F6E8A"/>
    <w:rsid w:val="32456710"/>
    <w:rsid w:val="326774E5"/>
    <w:rsid w:val="328C7CA1"/>
    <w:rsid w:val="32BD6FFF"/>
    <w:rsid w:val="32CA3D67"/>
    <w:rsid w:val="32D83290"/>
    <w:rsid w:val="32EA470E"/>
    <w:rsid w:val="331B37A3"/>
    <w:rsid w:val="333925F9"/>
    <w:rsid w:val="337F36C7"/>
    <w:rsid w:val="337F7037"/>
    <w:rsid w:val="338532AF"/>
    <w:rsid w:val="33AA12DA"/>
    <w:rsid w:val="33D40ACA"/>
    <w:rsid w:val="33E079F0"/>
    <w:rsid w:val="33FBA0BC"/>
    <w:rsid w:val="34756919"/>
    <w:rsid w:val="34E14FBA"/>
    <w:rsid w:val="34F12358"/>
    <w:rsid w:val="355111E9"/>
    <w:rsid w:val="35685507"/>
    <w:rsid w:val="358E06F6"/>
    <w:rsid w:val="35A32267"/>
    <w:rsid w:val="35DC53D7"/>
    <w:rsid w:val="35FE6FF9"/>
    <w:rsid w:val="360A6C2D"/>
    <w:rsid w:val="36D57DC9"/>
    <w:rsid w:val="36E44EC4"/>
    <w:rsid w:val="36F131A6"/>
    <w:rsid w:val="376234CC"/>
    <w:rsid w:val="376F0CFF"/>
    <w:rsid w:val="37912A8C"/>
    <w:rsid w:val="37A11FFF"/>
    <w:rsid w:val="37CA0DAF"/>
    <w:rsid w:val="37FF783E"/>
    <w:rsid w:val="38093500"/>
    <w:rsid w:val="380F7F1B"/>
    <w:rsid w:val="38525607"/>
    <w:rsid w:val="38694A67"/>
    <w:rsid w:val="387B5392"/>
    <w:rsid w:val="38965F66"/>
    <w:rsid w:val="38B10E1A"/>
    <w:rsid w:val="38C929E4"/>
    <w:rsid w:val="38F4304F"/>
    <w:rsid w:val="38F52FB2"/>
    <w:rsid w:val="39031E7C"/>
    <w:rsid w:val="39806592"/>
    <w:rsid w:val="39A036EF"/>
    <w:rsid w:val="39D36E50"/>
    <w:rsid w:val="3A326C66"/>
    <w:rsid w:val="3B490258"/>
    <w:rsid w:val="3B7203E9"/>
    <w:rsid w:val="3B7D4E65"/>
    <w:rsid w:val="3BAF0FED"/>
    <w:rsid w:val="3C8A61A4"/>
    <w:rsid w:val="3D18762B"/>
    <w:rsid w:val="3D917517"/>
    <w:rsid w:val="3DB856E0"/>
    <w:rsid w:val="3DCA0602"/>
    <w:rsid w:val="3DD006F5"/>
    <w:rsid w:val="3DFA5943"/>
    <w:rsid w:val="3E3C20B3"/>
    <w:rsid w:val="3E402953"/>
    <w:rsid w:val="3E5F7A05"/>
    <w:rsid w:val="3E642456"/>
    <w:rsid w:val="3E7514DC"/>
    <w:rsid w:val="3E7B7D1C"/>
    <w:rsid w:val="3E7BAECF"/>
    <w:rsid w:val="3E834C59"/>
    <w:rsid w:val="3EB728FD"/>
    <w:rsid w:val="3ECA2B29"/>
    <w:rsid w:val="3EE44EBA"/>
    <w:rsid w:val="3EE779B0"/>
    <w:rsid w:val="3EFC3778"/>
    <w:rsid w:val="3F5BD680"/>
    <w:rsid w:val="3F8263DF"/>
    <w:rsid w:val="3F8B5FCD"/>
    <w:rsid w:val="3F9C2003"/>
    <w:rsid w:val="3FBF7A60"/>
    <w:rsid w:val="3FC86442"/>
    <w:rsid w:val="3FF10FD3"/>
    <w:rsid w:val="3FF99B1F"/>
    <w:rsid w:val="3FFF47DC"/>
    <w:rsid w:val="403446BD"/>
    <w:rsid w:val="403B23A1"/>
    <w:rsid w:val="40984DA8"/>
    <w:rsid w:val="40BE5907"/>
    <w:rsid w:val="40DD6ADF"/>
    <w:rsid w:val="413E130B"/>
    <w:rsid w:val="415A3DD8"/>
    <w:rsid w:val="4175506E"/>
    <w:rsid w:val="417B430D"/>
    <w:rsid w:val="420A4A7D"/>
    <w:rsid w:val="42213106"/>
    <w:rsid w:val="423974B2"/>
    <w:rsid w:val="42B009C4"/>
    <w:rsid w:val="42B1088B"/>
    <w:rsid w:val="42C91C12"/>
    <w:rsid w:val="42E53031"/>
    <w:rsid w:val="42FE2D72"/>
    <w:rsid w:val="43324E9F"/>
    <w:rsid w:val="4339622E"/>
    <w:rsid w:val="435272F0"/>
    <w:rsid w:val="43561149"/>
    <w:rsid w:val="43721677"/>
    <w:rsid w:val="43EA170A"/>
    <w:rsid w:val="440014A4"/>
    <w:rsid w:val="449450FA"/>
    <w:rsid w:val="4498210A"/>
    <w:rsid w:val="44B05079"/>
    <w:rsid w:val="44BB1165"/>
    <w:rsid w:val="44C26FFA"/>
    <w:rsid w:val="45E41425"/>
    <w:rsid w:val="45FB2F5A"/>
    <w:rsid w:val="46384EEE"/>
    <w:rsid w:val="464C44CA"/>
    <w:rsid w:val="464D0DAA"/>
    <w:rsid w:val="464F5D68"/>
    <w:rsid w:val="466D7AE1"/>
    <w:rsid w:val="46E34EB3"/>
    <w:rsid w:val="46F1668E"/>
    <w:rsid w:val="47223019"/>
    <w:rsid w:val="47381293"/>
    <w:rsid w:val="4739440B"/>
    <w:rsid w:val="474D629F"/>
    <w:rsid w:val="4793488C"/>
    <w:rsid w:val="479C69C4"/>
    <w:rsid w:val="47FD529E"/>
    <w:rsid w:val="48053899"/>
    <w:rsid w:val="48393304"/>
    <w:rsid w:val="48613FEE"/>
    <w:rsid w:val="487506CE"/>
    <w:rsid w:val="48BF4C20"/>
    <w:rsid w:val="48CA797E"/>
    <w:rsid w:val="48E1779E"/>
    <w:rsid w:val="494D0D3F"/>
    <w:rsid w:val="4986443B"/>
    <w:rsid w:val="49C67FD1"/>
    <w:rsid w:val="49CD24CF"/>
    <w:rsid w:val="49DA68CB"/>
    <w:rsid w:val="49E22D37"/>
    <w:rsid w:val="49F37C99"/>
    <w:rsid w:val="4A0645A6"/>
    <w:rsid w:val="4A093F02"/>
    <w:rsid w:val="4AE34798"/>
    <w:rsid w:val="4AF4D5B5"/>
    <w:rsid w:val="4B067AE9"/>
    <w:rsid w:val="4B420F22"/>
    <w:rsid w:val="4B42711E"/>
    <w:rsid w:val="4B6362FA"/>
    <w:rsid w:val="4B6C5A2B"/>
    <w:rsid w:val="4B8B0A2C"/>
    <w:rsid w:val="4B944949"/>
    <w:rsid w:val="4B9B9A9D"/>
    <w:rsid w:val="4BA95805"/>
    <w:rsid w:val="4BE12409"/>
    <w:rsid w:val="4C441668"/>
    <w:rsid w:val="4C955A79"/>
    <w:rsid w:val="4CFC2EF4"/>
    <w:rsid w:val="4CFE052E"/>
    <w:rsid w:val="4D191D65"/>
    <w:rsid w:val="4D1D6903"/>
    <w:rsid w:val="4D345C05"/>
    <w:rsid w:val="4D7E5618"/>
    <w:rsid w:val="4E1302A8"/>
    <w:rsid w:val="4E3354E4"/>
    <w:rsid w:val="4E993326"/>
    <w:rsid w:val="4EC12EF4"/>
    <w:rsid w:val="4F0054D8"/>
    <w:rsid w:val="4F7B17E1"/>
    <w:rsid w:val="4F916628"/>
    <w:rsid w:val="4FAA4E45"/>
    <w:rsid w:val="4FCC5B73"/>
    <w:rsid w:val="4FD3043E"/>
    <w:rsid w:val="4FDB331F"/>
    <w:rsid w:val="4FF14A41"/>
    <w:rsid w:val="4FFF57C9"/>
    <w:rsid w:val="50306D89"/>
    <w:rsid w:val="50392C68"/>
    <w:rsid w:val="505931B7"/>
    <w:rsid w:val="50642AEA"/>
    <w:rsid w:val="506514F1"/>
    <w:rsid w:val="507F22CE"/>
    <w:rsid w:val="50896C4F"/>
    <w:rsid w:val="508A3EB7"/>
    <w:rsid w:val="509D1F45"/>
    <w:rsid w:val="50C17047"/>
    <w:rsid w:val="50D23BCA"/>
    <w:rsid w:val="50D23E16"/>
    <w:rsid w:val="511354B4"/>
    <w:rsid w:val="51383349"/>
    <w:rsid w:val="513F0231"/>
    <w:rsid w:val="516B2212"/>
    <w:rsid w:val="51B15304"/>
    <w:rsid w:val="51C83EE2"/>
    <w:rsid w:val="51DB7BEE"/>
    <w:rsid w:val="5251533D"/>
    <w:rsid w:val="52757069"/>
    <w:rsid w:val="52B359EB"/>
    <w:rsid w:val="52D021BF"/>
    <w:rsid w:val="52D24174"/>
    <w:rsid w:val="52D40D43"/>
    <w:rsid w:val="52D42111"/>
    <w:rsid w:val="52D735DB"/>
    <w:rsid w:val="52D91F68"/>
    <w:rsid w:val="52E6501A"/>
    <w:rsid w:val="53241C66"/>
    <w:rsid w:val="53414F8C"/>
    <w:rsid w:val="536C7C6B"/>
    <w:rsid w:val="537EA031"/>
    <w:rsid w:val="537F7BF7"/>
    <w:rsid w:val="53995306"/>
    <w:rsid w:val="53AD367F"/>
    <w:rsid w:val="53B65679"/>
    <w:rsid w:val="53BC7B94"/>
    <w:rsid w:val="53CE09AD"/>
    <w:rsid w:val="53DD7C38"/>
    <w:rsid w:val="53F92C3F"/>
    <w:rsid w:val="53FC1E9E"/>
    <w:rsid w:val="54CF6085"/>
    <w:rsid w:val="54EC4EFF"/>
    <w:rsid w:val="55244578"/>
    <w:rsid w:val="552C79A0"/>
    <w:rsid w:val="55310939"/>
    <w:rsid w:val="554E782D"/>
    <w:rsid w:val="55935E09"/>
    <w:rsid w:val="55DE5F5C"/>
    <w:rsid w:val="55F63573"/>
    <w:rsid w:val="564A5FFD"/>
    <w:rsid w:val="56594FA8"/>
    <w:rsid w:val="565E197B"/>
    <w:rsid w:val="56783917"/>
    <w:rsid w:val="5682205B"/>
    <w:rsid w:val="56C96D18"/>
    <w:rsid w:val="573E28D3"/>
    <w:rsid w:val="57B35C43"/>
    <w:rsid w:val="583C62BC"/>
    <w:rsid w:val="58564446"/>
    <w:rsid w:val="594A1FFB"/>
    <w:rsid w:val="5950080D"/>
    <w:rsid w:val="596173D0"/>
    <w:rsid w:val="59654F4E"/>
    <w:rsid w:val="597A3CFD"/>
    <w:rsid w:val="59836B47"/>
    <w:rsid w:val="599D3EC2"/>
    <w:rsid w:val="59CE5C37"/>
    <w:rsid w:val="5A1273DA"/>
    <w:rsid w:val="5A387966"/>
    <w:rsid w:val="5A3B1171"/>
    <w:rsid w:val="5A4E08AE"/>
    <w:rsid w:val="5A556276"/>
    <w:rsid w:val="5A5B36FA"/>
    <w:rsid w:val="5A78173F"/>
    <w:rsid w:val="5A8F59CB"/>
    <w:rsid w:val="5A9A5A08"/>
    <w:rsid w:val="5AA14400"/>
    <w:rsid w:val="5AE27FF8"/>
    <w:rsid w:val="5AFF0D35"/>
    <w:rsid w:val="5B0E2F6C"/>
    <w:rsid w:val="5B280F12"/>
    <w:rsid w:val="5B2D362D"/>
    <w:rsid w:val="5B347407"/>
    <w:rsid w:val="5B4802F6"/>
    <w:rsid w:val="5B571809"/>
    <w:rsid w:val="5B813FA6"/>
    <w:rsid w:val="5C103C36"/>
    <w:rsid w:val="5C522CC2"/>
    <w:rsid w:val="5C583A59"/>
    <w:rsid w:val="5C5E5B4E"/>
    <w:rsid w:val="5C8066E7"/>
    <w:rsid w:val="5CBD7D1A"/>
    <w:rsid w:val="5CFE8B9B"/>
    <w:rsid w:val="5D073A84"/>
    <w:rsid w:val="5D2236C5"/>
    <w:rsid w:val="5D261B28"/>
    <w:rsid w:val="5D3C0F72"/>
    <w:rsid w:val="5D43147C"/>
    <w:rsid w:val="5D5EC3AD"/>
    <w:rsid w:val="5D7F35A3"/>
    <w:rsid w:val="5D97BDF2"/>
    <w:rsid w:val="5D9E7A0B"/>
    <w:rsid w:val="5DCB01D8"/>
    <w:rsid w:val="5DD86771"/>
    <w:rsid w:val="5E1C5ED8"/>
    <w:rsid w:val="5E290D88"/>
    <w:rsid w:val="5E330023"/>
    <w:rsid w:val="5E654B68"/>
    <w:rsid w:val="5E6757C3"/>
    <w:rsid w:val="5EAF2FC3"/>
    <w:rsid w:val="5EB35E9D"/>
    <w:rsid w:val="5EC228FE"/>
    <w:rsid w:val="5EDF7CE7"/>
    <w:rsid w:val="5F0701D4"/>
    <w:rsid w:val="5F0907E5"/>
    <w:rsid w:val="5F184C16"/>
    <w:rsid w:val="5F1F4437"/>
    <w:rsid w:val="5F992DF3"/>
    <w:rsid w:val="5FBDCDB3"/>
    <w:rsid w:val="5FDFE2D8"/>
    <w:rsid w:val="5FFD7307"/>
    <w:rsid w:val="603303C5"/>
    <w:rsid w:val="60353E49"/>
    <w:rsid w:val="604A797D"/>
    <w:rsid w:val="607051B4"/>
    <w:rsid w:val="60DC37C3"/>
    <w:rsid w:val="60F30A21"/>
    <w:rsid w:val="610D2FC0"/>
    <w:rsid w:val="61730159"/>
    <w:rsid w:val="618A0F05"/>
    <w:rsid w:val="62163BE3"/>
    <w:rsid w:val="622375CC"/>
    <w:rsid w:val="624545E1"/>
    <w:rsid w:val="6275620E"/>
    <w:rsid w:val="62B446DE"/>
    <w:rsid w:val="62B9483E"/>
    <w:rsid w:val="62D15D12"/>
    <w:rsid w:val="62EA60F0"/>
    <w:rsid w:val="63056D1B"/>
    <w:rsid w:val="631429AD"/>
    <w:rsid w:val="6359111A"/>
    <w:rsid w:val="63727BA1"/>
    <w:rsid w:val="63786CB1"/>
    <w:rsid w:val="637E3DD1"/>
    <w:rsid w:val="63D52A77"/>
    <w:rsid w:val="640D1ADF"/>
    <w:rsid w:val="641E62D9"/>
    <w:rsid w:val="643219F4"/>
    <w:rsid w:val="64363135"/>
    <w:rsid w:val="645A2872"/>
    <w:rsid w:val="646A6AC7"/>
    <w:rsid w:val="648F3B0E"/>
    <w:rsid w:val="64AE243E"/>
    <w:rsid w:val="64B545F6"/>
    <w:rsid w:val="65162FFA"/>
    <w:rsid w:val="657F25CC"/>
    <w:rsid w:val="66451F92"/>
    <w:rsid w:val="66855084"/>
    <w:rsid w:val="66897542"/>
    <w:rsid w:val="66931323"/>
    <w:rsid w:val="66AE11F0"/>
    <w:rsid w:val="66C51A03"/>
    <w:rsid w:val="66C52909"/>
    <w:rsid w:val="66D45239"/>
    <w:rsid w:val="66E02E87"/>
    <w:rsid w:val="66FD305D"/>
    <w:rsid w:val="675540AC"/>
    <w:rsid w:val="67B33B3A"/>
    <w:rsid w:val="67C86CFE"/>
    <w:rsid w:val="67CC6DC1"/>
    <w:rsid w:val="67DFDA6A"/>
    <w:rsid w:val="67E364E1"/>
    <w:rsid w:val="67FF2168"/>
    <w:rsid w:val="68430A3A"/>
    <w:rsid w:val="686854B8"/>
    <w:rsid w:val="68D36EB1"/>
    <w:rsid w:val="68F306B2"/>
    <w:rsid w:val="69BFC5C9"/>
    <w:rsid w:val="6A146031"/>
    <w:rsid w:val="6A606A18"/>
    <w:rsid w:val="6A6B7766"/>
    <w:rsid w:val="6A730F42"/>
    <w:rsid w:val="6A811F73"/>
    <w:rsid w:val="6A8D2B41"/>
    <w:rsid w:val="6A9C0F90"/>
    <w:rsid w:val="6AC93D3E"/>
    <w:rsid w:val="6B0C51D7"/>
    <w:rsid w:val="6B163FB1"/>
    <w:rsid w:val="6B1732E5"/>
    <w:rsid w:val="6B35113C"/>
    <w:rsid w:val="6B3706A8"/>
    <w:rsid w:val="6B3C55B2"/>
    <w:rsid w:val="6B756F8F"/>
    <w:rsid w:val="6BB558D3"/>
    <w:rsid w:val="6BE27B48"/>
    <w:rsid w:val="6BFFE2FE"/>
    <w:rsid w:val="6C0A6040"/>
    <w:rsid w:val="6C7B5C8D"/>
    <w:rsid w:val="6C81464E"/>
    <w:rsid w:val="6CE63E5C"/>
    <w:rsid w:val="6D9A05FE"/>
    <w:rsid w:val="6DEF55B7"/>
    <w:rsid w:val="6E09613A"/>
    <w:rsid w:val="6E90443B"/>
    <w:rsid w:val="6E92166B"/>
    <w:rsid w:val="6F1F655F"/>
    <w:rsid w:val="6F203527"/>
    <w:rsid w:val="6F240A0F"/>
    <w:rsid w:val="6F2C12F3"/>
    <w:rsid w:val="6FB9E451"/>
    <w:rsid w:val="6FBB2BA2"/>
    <w:rsid w:val="6FC911B8"/>
    <w:rsid w:val="6FF46A05"/>
    <w:rsid w:val="6FF84FF1"/>
    <w:rsid w:val="7002399E"/>
    <w:rsid w:val="70937F06"/>
    <w:rsid w:val="70C60595"/>
    <w:rsid w:val="70D2219F"/>
    <w:rsid w:val="70DA423A"/>
    <w:rsid w:val="70E25E02"/>
    <w:rsid w:val="71157C2A"/>
    <w:rsid w:val="71306EBB"/>
    <w:rsid w:val="714069DF"/>
    <w:rsid w:val="71950384"/>
    <w:rsid w:val="71B040F2"/>
    <w:rsid w:val="71D14AF4"/>
    <w:rsid w:val="71D14D4A"/>
    <w:rsid w:val="727655C4"/>
    <w:rsid w:val="72C62D8B"/>
    <w:rsid w:val="72CC4119"/>
    <w:rsid w:val="72E01DA1"/>
    <w:rsid w:val="72E87BF1"/>
    <w:rsid w:val="73134C94"/>
    <w:rsid w:val="735C62BE"/>
    <w:rsid w:val="73841E14"/>
    <w:rsid w:val="73951571"/>
    <w:rsid w:val="739F774C"/>
    <w:rsid w:val="73A7531A"/>
    <w:rsid w:val="73D67117"/>
    <w:rsid w:val="73D94D40"/>
    <w:rsid w:val="73FC458A"/>
    <w:rsid w:val="746A46CB"/>
    <w:rsid w:val="74AA198A"/>
    <w:rsid w:val="74D94AFE"/>
    <w:rsid w:val="74EB5B7C"/>
    <w:rsid w:val="7507405A"/>
    <w:rsid w:val="752E0C09"/>
    <w:rsid w:val="75305065"/>
    <w:rsid w:val="7585225B"/>
    <w:rsid w:val="75A76E52"/>
    <w:rsid w:val="76526DFF"/>
    <w:rsid w:val="7662506E"/>
    <w:rsid w:val="766803ED"/>
    <w:rsid w:val="766A3D5A"/>
    <w:rsid w:val="76722BB7"/>
    <w:rsid w:val="76E437CB"/>
    <w:rsid w:val="76FF4C8E"/>
    <w:rsid w:val="770E082E"/>
    <w:rsid w:val="77274C07"/>
    <w:rsid w:val="7762348B"/>
    <w:rsid w:val="777D3123"/>
    <w:rsid w:val="779870DF"/>
    <w:rsid w:val="77A66746"/>
    <w:rsid w:val="77B06998"/>
    <w:rsid w:val="77C55933"/>
    <w:rsid w:val="77DB33C9"/>
    <w:rsid w:val="77FB70B0"/>
    <w:rsid w:val="781A35BA"/>
    <w:rsid w:val="78B4CB1E"/>
    <w:rsid w:val="78FF6FC8"/>
    <w:rsid w:val="792D6ABE"/>
    <w:rsid w:val="793972CF"/>
    <w:rsid w:val="79475408"/>
    <w:rsid w:val="797B4EEF"/>
    <w:rsid w:val="797D72E2"/>
    <w:rsid w:val="79A433A0"/>
    <w:rsid w:val="79CD7719"/>
    <w:rsid w:val="79EA516A"/>
    <w:rsid w:val="79FAA9DA"/>
    <w:rsid w:val="7A3F6A3A"/>
    <w:rsid w:val="7A6B3045"/>
    <w:rsid w:val="7A6E218A"/>
    <w:rsid w:val="7A971A2D"/>
    <w:rsid w:val="7AA66851"/>
    <w:rsid w:val="7ACF7117"/>
    <w:rsid w:val="7B4757F0"/>
    <w:rsid w:val="7B513868"/>
    <w:rsid w:val="7B7E0B12"/>
    <w:rsid w:val="7BBED5A8"/>
    <w:rsid w:val="7BDE510A"/>
    <w:rsid w:val="7BF61116"/>
    <w:rsid w:val="7C117EE0"/>
    <w:rsid w:val="7C3A391E"/>
    <w:rsid w:val="7C423C91"/>
    <w:rsid w:val="7C724DFC"/>
    <w:rsid w:val="7C8B294F"/>
    <w:rsid w:val="7C9E5A72"/>
    <w:rsid w:val="7CD56A3F"/>
    <w:rsid w:val="7CEA4FBB"/>
    <w:rsid w:val="7D0105EB"/>
    <w:rsid w:val="7D9047B2"/>
    <w:rsid w:val="7DDB5F36"/>
    <w:rsid w:val="7DFF437A"/>
    <w:rsid w:val="7E3576B3"/>
    <w:rsid w:val="7E5A4A7E"/>
    <w:rsid w:val="7E733768"/>
    <w:rsid w:val="7EA73401"/>
    <w:rsid w:val="7ED837ED"/>
    <w:rsid w:val="7EE52D22"/>
    <w:rsid w:val="7F0B2B16"/>
    <w:rsid w:val="7F0FC36F"/>
    <w:rsid w:val="7F37FB93"/>
    <w:rsid w:val="7F414F67"/>
    <w:rsid w:val="7F4A6AF1"/>
    <w:rsid w:val="7F6FC5E1"/>
    <w:rsid w:val="7F7161D4"/>
    <w:rsid w:val="7F7723AE"/>
    <w:rsid w:val="7F7F4C56"/>
    <w:rsid w:val="7F7FB83E"/>
    <w:rsid w:val="7F93F0E8"/>
    <w:rsid w:val="7FAEC23F"/>
    <w:rsid w:val="7FCE2455"/>
    <w:rsid w:val="7FDF67D2"/>
    <w:rsid w:val="7FE01204"/>
    <w:rsid w:val="7FFAA346"/>
    <w:rsid w:val="7FFC0AED"/>
    <w:rsid w:val="7FFCCECD"/>
    <w:rsid w:val="7FFF0EC1"/>
    <w:rsid w:val="8DFD29EC"/>
    <w:rsid w:val="9321EAB1"/>
    <w:rsid w:val="9D4B60D9"/>
    <w:rsid w:val="AEDFD976"/>
    <w:rsid w:val="B5723D89"/>
    <w:rsid w:val="B6BF73D3"/>
    <w:rsid w:val="B6D785B7"/>
    <w:rsid w:val="B7FFD048"/>
    <w:rsid w:val="BBDCFC32"/>
    <w:rsid w:val="BDB5F9D4"/>
    <w:rsid w:val="BEDB1DB8"/>
    <w:rsid w:val="BEEE4926"/>
    <w:rsid w:val="BEFD7623"/>
    <w:rsid w:val="BFEFDCA6"/>
    <w:rsid w:val="BFFECF58"/>
    <w:rsid w:val="BFFF45FD"/>
    <w:rsid w:val="C7FF4FD6"/>
    <w:rsid w:val="CAD34E38"/>
    <w:rsid w:val="CB2F60D1"/>
    <w:rsid w:val="CFFA51F4"/>
    <w:rsid w:val="D7989044"/>
    <w:rsid w:val="D93C65D2"/>
    <w:rsid w:val="DB65BB0A"/>
    <w:rsid w:val="DB9F056E"/>
    <w:rsid w:val="DB9FDCC7"/>
    <w:rsid w:val="DE3E4AF2"/>
    <w:rsid w:val="DF3B2823"/>
    <w:rsid w:val="DF7F5F30"/>
    <w:rsid w:val="DFDA0CB5"/>
    <w:rsid w:val="DFF642C1"/>
    <w:rsid w:val="E7EFC9E9"/>
    <w:rsid w:val="E7F6864E"/>
    <w:rsid w:val="EA7BDD15"/>
    <w:rsid w:val="EB3A65A8"/>
    <w:rsid w:val="EB770877"/>
    <w:rsid w:val="EBEF3033"/>
    <w:rsid w:val="EE7EA457"/>
    <w:rsid w:val="EF5EF5D0"/>
    <w:rsid w:val="EFA7E829"/>
    <w:rsid w:val="EFCB16FC"/>
    <w:rsid w:val="EFCE7F54"/>
    <w:rsid w:val="EFD7C35E"/>
    <w:rsid w:val="EFF4721E"/>
    <w:rsid w:val="EFF6D851"/>
    <w:rsid w:val="EFFDC1B6"/>
    <w:rsid w:val="F49FFB67"/>
    <w:rsid w:val="F6367A43"/>
    <w:rsid w:val="F6B5A6F7"/>
    <w:rsid w:val="F7775877"/>
    <w:rsid w:val="F77FE808"/>
    <w:rsid w:val="F77FF147"/>
    <w:rsid w:val="F7BC7AF3"/>
    <w:rsid w:val="F7DE1E6F"/>
    <w:rsid w:val="F7EDD19F"/>
    <w:rsid w:val="F7EFD15B"/>
    <w:rsid w:val="F7EFFA35"/>
    <w:rsid w:val="F7F9305A"/>
    <w:rsid w:val="F899EDA4"/>
    <w:rsid w:val="F97F5DE4"/>
    <w:rsid w:val="F9BFBB2D"/>
    <w:rsid w:val="FADF10A7"/>
    <w:rsid w:val="FAFECE89"/>
    <w:rsid w:val="FB8DAB3C"/>
    <w:rsid w:val="FBF98E39"/>
    <w:rsid w:val="FCAB87AC"/>
    <w:rsid w:val="FD7EC934"/>
    <w:rsid w:val="FDBBB878"/>
    <w:rsid w:val="FDBFD521"/>
    <w:rsid w:val="FDEDC37B"/>
    <w:rsid w:val="FDFBA76D"/>
    <w:rsid w:val="FE7FF241"/>
    <w:rsid w:val="FEDF211C"/>
    <w:rsid w:val="FF76B930"/>
    <w:rsid w:val="FFBE0700"/>
    <w:rsid w:val="FFE44CCB"/>
    <w:rsid w:val="FFE606A7"/>
    <w:rsid w:val="FFF7FC33"/>
    <w:rsid w:val="FFFDDE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qFormat="1" w:uiPriority="0" w:name="List Bullet"/>
    <w:lsdException w:unhideWhenUsed="0" w:uiPriority="0" w:semiHidden="0" w:name="List Number"/>
    <w:lsdException w:uiPriority="0" w:name="List 2"/>
    <w:lsdException w:uiPriority="0" w:name="List 3"/>
    <w:lsdException w:unhideWhenUsed="0" w:uiPriority="0" w:semiHidden="0" w:name="List 4"/>
    <w:lsdException w:qFormat="1"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semiHidden="0" w:name="Body Text"/>
    <w:lsdException w:qFormat="1"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iPriority="0" w:semiHidden="0" w:name="Body Text 2"/>
    <w:lsdException w:qFormat="1" w:uiPriority="0" w:semiHidden="0" w:name="Body Text 3"/>
    <w:lsdException w:qFormat="1" w:uiPriority="0" w:semiHidden="0" w:name="Body Text Indent 2"/>
    <w:lsdException w:qFormat="1"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7"/>
    <w:qFormat/>
    <w:uiPriority w:val="0"/>
    <w:pPr>
      <w:keepNext/>
      <w:keepLines/>
      <w:widowControl/>
      <w:numPr>
        <w:ilvl w:val="0"/>
        <w:numId w:val="1"/>
      </w:numPr>
      <w:tabs>
        <w:tab w:val="left" w:pos="420"/>
        <w:tab w:val="left" w:pos="794"/>
        <w:tab w:val="left" w:pos="2127"/>
        <w:tab w:val="left" w:pos="2410"/>
        <w:tab w:val="left" w:pos="2921"/>
        <w:tab w:val="left" w:pos="3261"/>
      </w:tabs>
      <w:overflowPunct w:val="0"/>
      <w:adjustRightInd w:val="0"/>
      <w:spacing w:before="120" w:beforeLines="50"/>
      <w:jc w:val="left"/>
      <w:textAlignment w:val="baseline"/>
      <w:outlineLvl w:val="0"/>
    </w:pPr>
    <w:rPr>
      <w:rFonts w:eastAsia="黑体"/>
      <w:b/>
      <w:bCs/>
      <w:kern w:val="0"/>
      <w:lang w:val="en-GB"/>
    </w:rPr>
  </w:style>
  <w:style w:type="paragraph" w:styleId="3">
    <w:name w:val="heading 2"/>
    <w:basedOn w:val="2"/>
    <w:next w:val="1"/>
    <w:link w:val="68"/>
    <w:qFormat/>
    <w:uiPriority w:val="0"/>
    <w:pPr>
      <w:numPr>
        <w:ilvl w:val="1"/>
      </w:numPr>
      <w:spacing w:after="120" w:afterLines="50"/>
      <w:outlineLvl w:val="1"/>
    </w:pPr>
    <w:rPr>
      <w:rFonts w:ascii="Arial" w:hAnsi="Arial"/>
      <w:szCs w:val="32"/>
    </w:rPr>
  </w:style>
  <w:style w:type="paragraph" w:styleId="4">
    <w:name w:val="heading 3"/>
    <w:basedOn w:val="2"/>
    <w:next w:val="1"/>
    <w:link w:val="69"/>
    <w:qFormat/>
    <w:uiPriority w:val="0"/>
    <w:pPr>
      <w:keepLines w:val="0"/>
      <w:numPr>
        <w:ilvl w:val="2"/>
      </w:numPr>
      <w:spacing w:after="120" w:afterLines="50"/>
      <w:outlineLvl w:val="2"/>
    </w:pPr>
    <w:rPr>
      <w:rFonts w:ascii="黑体"/>
      <w:szCs w:val="32"/>
      <w:lang w:val="en-US"/>
    </w:rPr>
  </w:style>
  <w:style w:type="paragraph" w:styleId="5">
    <w:name w:val="heading 4"/>
    <w:basedOn w:val="1"/>
    <w:next w:val="1"/>
    <w:link w:val="70"/>
    <w:qFormat/>
    <w:uiPriority w:val="0"/>
    <w:pPr>
      <w:keepNext/>
      <w:keepLines/>
      <w:numPr>
        <w:ilvl w:val="3"/>
        <w:numId w:val="2"/>
      </w:numPr>
      <w:spacing w:before="120" w:beforeLines="50" w:after="120" w:afterLines="50"/>
      <w:outlineLvl w:val="3"/>
    </w:pPr>
    <w:rPr>
      <w:rFonts w:ascii="黑体" w:hAnsi="黑体" w:eastAsia="黑体"/>
      <w:b/>
      <w:bCs/>
      <w:kern w:val="0"/>
      <w:szCs w:val="32"/>
    </w:rPr>
  </w:style>
  <w:style w:type="paragraph" w:styleId="6">
    <w:name w:val="heading 5"/>
    <w:basedOn w:val="1"/>
    <w:next w:val="1"/>
    <w:link w:val="71"/>
    <w:qFormat/>
    <w:uiPriority w:val="0"/>
    <w:pPr>
      <w:keepNext/>
      <w:keepLines/>
      <w:numPr>
        <w:ilvl w:val="4"/>
        <w:numId w:val="2"/>
      </w:numPr>
      <w:spacing w:before="280" w:after="290" w:line="376" w:lineRule="auto"/>
      <w:outlineLvl w:val="4"/>
    </w:pPr>
    <w:rPr>
      <w:rFonts w:eastAsia="黑体"/>
      <w:b/>
      <w:bCs/>
      <w:szCs w:val="28"/>
    </w:rPr>
  </w:style>
  <w:style w:type="paragraph" w:styleId="7">
    <w:name w:val="heading 6"/>
    <w:basedOn w:val="1"/>
    <w:next w:val="1"/>
    <w:link w:val="190"/>
    <w:unhideWhenUsed/>
    <w:qFormat/>
    <w:uiPriority w:val="0"/>
    <w:pPr>
      <w:keepNext/>
      <w:keepLines/>
      <w:widowControl/>
      <w:numPr>
        <w:ilvl w:val="5"/>
        <w:numId w:val="2"/>
      </w:numPr>
      <w:spacing w:before="240"/>
      <w:jc w:val="left"/>
      <w:outlineLvl w:val="5"/>
    </w:pPr>
    <w:rPr>
      <w:rFonts w:ascii="Arial" w:hAnsi="Arial"/>
      <w:color w:val="7F7F7F"/>
      <w:kern w:val="0"/>
      <w:sz w:val="20"/>
      <w:lang w:eastAsia="en-US"/>
    </w:rPr>
  </w:style>
  <w:style w:type="paragraph" w:styleId="8">
    <w:name w:val="heading 7"/>
    <w:basedOn w:val="1"/>
    <w:next w:val="1"/>
    <w:link w:val="191"/>
    <w:semiHidden/>
    <w:unhideWhenUsed/>
    <w:qFormat/>
    <w:uiPriority w:val="0"/>
    <w:pPr>
      <w:keepNext/>
      <w:keepLines/>
      <w:widowControl/>
      <w:numPr>
        <w:ilvl w:val="6"/>
        <w:numId w:val="2"/>
      </w:numPr>
      <w:spacing w:before="240"/>
      <w:jc w:val="left"/>
      <w:outlineLvl w:val="6"/>
    </w:pPr>
    <w:rPr>
      <w:rFonts w:ascii="Arial" w:hAnsi="Arial"/>
      <w:color w:val="7F7F7F"/>
      <w:kern w:val="0"/>
      <w:sz w:val="20"/>
      <w:lang w:eastAsia="en-US"/>
    </w:rPr>
  </w:style>
  <w:style w:type="paragraph" w:styleId="9">
    <w:name w:val="heading 8"/>
    <w:basedOn w:val="1"/>
    <w:next w:val="1"/>
    <w:link w:val="192"/>
    <w:semiHidden/>
    <w:unhideWhenUsed/>
    <w:qFormat/>
    <w:uiPriority w:val="0"/>
    <w:pPr>
      <w:keepNext/>
      <w:keepLines/>
      <w:widowControl/>
      <w:numPr>
        <w:ilvl w:val="7"/>
        <w:numId w:val="2"/>
      </w:numPr>
      <w:spacing w:before="240"/>
      <w:jc w:val="left"/>
      <w:outlineLvl w:val="7"/>
    </w:pPr>
    <w:rPr>
      <w:rFonts w:ascii="Arial" w:hAnsi="Arial"/>
      <w:color w:val="7F7F7F"/>
      <w:kern w:val="0"/>
      <w:sz w:val="20"/>
      <w:szCs w:val="21"/>
      <w:lang w:eastAsia="en-US"/>
    </w:rPr>
  </w:style>
  <w:style w:type="paragraph" w:styleId="10">
    <w:name w:val="heading 9"/>
    <w:basedOn w:val="1"/>
    <w:next w:val="1"/>
    <w:link w:val="193"/>
    <w:semiHidden/>
    <w:unhideWhenUsed/>
    <w:qFormat/>
    <w:uiPriority w:val="0"/>
    <w:pPr>
      <w:keepNext/>
      <w:keepLines/>
      <w:widowControl/>
      <w:numPr>
        <w:ilvl w:val="8"/>
        <w:numId w:val="2"/>
      </w:numPr>
      <w:spacing w:before="240"/>
      <w:jc w:val="left"/>
      <w:outlineLvl w:val="8"/>
    </w:pPr>
    <w:rPr>
      <w:rFonts w:ascii="Arial" w:hAnsi="Arial"/>
      <w:color w:val="7F7F7F"/>
      <w:kern w:val="0"/>
      <w:sz w:val="20"/>
      <w:szCs w:val="21"/>
      <w:lang w:eastAsia="en-US"/>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rFonts w:asciiTheme="minorHAnsi" w:eastAsiaTheme="minorHAnsi"/>
      <w:sz w:val="18"/>
      <w:szCs w:val="18"/>
    </w:rPr>
  </w:style>
  <w:style w:type="paragraph" w:styleId="12">
    <w:name w:val="index 8"/>
    <w:basedOn w:val="1"/>
    <w:next w:val="1"/>
    <w:qFormat/>
    <w:uiPriority w:val="0"/>
    <w:pPr>
      <w:ind w:left="1680" w:hanging="210"/>
      <w:jc w:val="left"/>
    </w:pPr>
    <w:rPr>
      <w:rFonts w:ascii="Calibri" w:hAnsi="Calibri"/>
      <w:sz w:val="20"/>
      <w:szCs w:val="20"/>
    </w:rPr>
  </w:style>
  <w:style w:type="paragraph" w:styleId="13">
    <w:name w:val="Normal Indent"/>
    <w:basedOn w:val="1"/>
    <w:link w:val="72"/>
    <w:qFormat/>
    <w:uiPriority w:val="0"/>
    <w:pPr>
      <w:ind w:firstLine="420"/>
    </w:pPr>
    <w:rPr>
      <w:szCs w:val="20"/>
    </w:rPr>
  </w:style>
  <w:style w:type="paragraph" w:styleId="14">
    <w:name w:val="caption"/>
    <w:basedOn w:val="1"/>
    <w:next w:val="1"/>
    <w:qFormat/>
    <w:uiPriority w:val="0"/>
    <w:pPr>
      <w:spacing w:before="152" w:after="160"/>
    </w:pPr>
    <w:rPr>
      <w:rFonts w:ascii="Arial" w:hAnsi="Arial" w:eastAsia="黑体" w:cs="Arial"/>
      <w:sz w:val="20"/>
      <w:szCs w:val="20"/>
    </w:rPr>
  </w:style>
  <w:style w:type="paragraph" w:styleId="15">
    <w:name w:val="index 5"/>
    <w:basedOn w:val="1"/>
    <w:next w:val="1"/>
    <w:qFormat/>
    <w:uiPriority w:val="0"/>
    <w:pPr>
      <w:ind w:left="1050" w:hanging="210"/>
      <w:jc w:val="left"/>
    </w:pPr>
    <w:rPr>
      <w:rFonts w:ascii="Calibri" w:hAnsi="Calibri"/>
      <w:sz w:val="20"/>
      <w:szCs w:val="20"/>
    </w:rPr>
  </w:style>
  <w:style w:type="paragraph" w:styleId="16">
    <w:name w:val="List Bullet"/>
    <w:basedOn w:val="1"/>
    <w:semiHidden/>
    <w:unhideWhenUsed/>
    <w:qFormat/>
    <w:uiPriority w:val="0"/>
    <w:pPr>
      <w:widowControl/>
      <w:numPr>
        <w:ilvl w:val="0"/>
        <w:numId w:val="3"/>
      </w:numPr>
      <w:contextualSpacing/>
      <w:jc w:val="left"/>
    </w:pPr>
    <w:rPr>
      <w:rFonts w:ascii="Calibri" w:hAnsi="Calibri"/>
      <w:kern w:val="0"/>
      <w:sz w:val="22"/>
      <w:lang w:eastAsia="en-US"/>
    </w:rPr>
  </w:style>
  <w:style w:type="paragraph" w:styleId="17">
    <w:name w:val="Document Map"/>
    <w:basedOn w:val="1"/>
    <w:link w:val="73"/>
    <w:qFormat/>
    <w:uiPriority w:val="0"/>
    <w:pPr>
      <w:shd w:val="clear" w:color="auto" w:fill="000080"/>
    </w:pPr>
  </w:style>
  <w:style w:type="paragraph" w:styleId="18">
    <w:name w:val="annotation text"/>
    <w:basedOn w:val="1"/>
    <w:link w:val="74"/>
    <w:qFormat/>
    <w:uiPriority w:val="0"/>
    <w:pPr>
      <w:jc w:val="left"/>
    </w:pPr>
    <w:rPr>
      <w:szCs w:val="21"/>
    </w:rPr>
  </w:style>
  <w:style w:type="paragraph" w:styleId="19">
    <w:name w:val="index 6"/>
    <w:basedOn w:val="1"/>
    <w:next w:val="1"/>
    <w:qFormat/>
    <w:uiPriority w:val="0"/>
    <w:pPr>
      <w:ind w:left="1260" w:hanging="210"/>
      <w:jc w:val="left"/>
    </w:pPr>
    <w:rPr>
      <w:rFonts w:ascii="Calibri" w:hAnsi="Calibri"/>
      <w:sz w:val="20"/>
      <w:szCs w:val="20"/>
    </w:rPr>
  </w:style>
  <w:style w:type="paragraph" w:styleId="20">
    <w:name w:val="Body Text 3"/>
    <w:basedOn w:val="1"/>
    <w:link w:val="238"/>
    <w:unhideWhenUsed/>
    <w:qFormat/>
    <w:uiPriority w:val="0"/>
    <w:pPr>
      <w:widowControl/>
    </w:pPr>
    <w:rPr>
      <w:rFonts w:ascii="Calibri" w:hAnsi="Calibri"/>
      <w:kern w:val="0"/>
      <w:sz w:val="22"/>
      <w:lang w:eastAsia="en-US"/>
    </w:rPr>
  </w:style>
  <w:style w:type="paragraph" w:styleId="21">
    <w:name w:val="Body Text"/>
    <w:basedOn w:val="1"/>
    <w:link w:val="235"/>
    <w:unhideWhenUsed/>
    <w:qFormat/>
    <w:uiPriority w:val="0"/>
    <w:pPr>
      <w:keepNext/>
      <w:keepLines/>
      <w:widowControl/>
      <w:spacing w:line="340" w:lineRule="atLeast"/>
      <w:jc w:val="left"/>
    </w:pPr>
    <w:rPr>
      <w:rFonts w:ascii="Calibri" w:hAnsi="Calibri" w:cs="Calibri"/>
      <w:b/>
      <w:bCs/>
      <w:color w:val="404040"/>
      <w:spacing w:val="-16"/>
      <w:kern w:val="28"/>
      <w:sz w:val="64"/>
      <w:szCs w:val="64"/>
      <w:lang w:eastAsia="en-US"/>
    </w:rPr>
  </w:style>
  <w:style w:type="paragraph" w:styleId="22">
    <w:name w:val="Body Text Indent"/>
    <w:basedOn w:val="1"/>
    <w:link w:val="243"/>
    <w:unhideWhenUsed/>
    <w:qFormat/>
    <w:uiPriority w:val="0"/>
    <w:pPr>
      <w:widowControl/>
      <w:ind w:left="440"/>
      <w:jc w:val="left"/>
    </w:pPr>
    <w:rPr>
      <w:rFonts w:ascii="宋体" w:hAnsi="宋体" w:cs="宋体"/>
      <w:bCs/>
      <w:kern w:val="0"/>
      <w:sz w:val="22"/>
      <w:lang w:eastAsia="en-US"/>
    </w:rPr>
  </w:style>
  <w:style w:type="paragraph" w:styleId="23">
    <w:name w:val="index 4"/>
    <w:basedOn w:val="1"/>
    <w:next w:val="1"/>
    <w:qFormat/>
    <w:uiPriority w:val="0"/>
    <w:pPr>
      <w:ind w:left="840" w:hanging="210"/>
      <w:jc w:val="left"/>
    </w:pPr>
    <w:rPr>
      <w:rFonts w:ascii="Calibri" w:hAnsi="Calibri"/>
      <w:sz w:val="20"/>
      <w:szCs w:val="20"/>
    </w:rPr>
  </w:style>
  <w:style w:type="paragraph" w:styleId="24">
    <w:name w:val="toc 5"/>
    <w:basedOn w:val="1"/>
    <w:next w:val="1"/>
    <w:qFormat/>
    <w:uiPriority w:val="39"/>
    <w:pPr>
      <w:ind w:left="840"/>
      <w:jc w:val="left"/>
    </w:pPr>
    <w:rPr>
      <w:rFonts w:asciiTheme="minorHAnsi" w:eastAsiaTheme="minorHAnsi"/>
      <w:sz w:val="18"/>
      <w:szCs w:val="18"/>
    </w:rPr>
  </w:style>
  <w:style w:type="paragraph" w:styleId="25">
    <w:name w:val="toc 3"/>
    <w:basedOn w:val="1"/>
    <w:next w:val="1"/>
    <w:qFormat/>
    <w:uiPriority w:val="39"/>
    <w:pPr>
      <w:ind w:left="420"/>
      <w:jc w:val="left"/>
    </w:pPr>
    <w:rPr>
      <w:rFonts w:asciiTheme="minorHAnsi" w:eastAsiaTheme="minorHAnsi"/>
      <w:i/>
      <w:iCs/>
      <w:sz w:val="20"/>
      <w:szCs w:val="20"/>
    </w:rPr>
  </w:style>
  <w:style w:type="paragraph" w:styleId="26">
    <w:name w:val="Plain Text"/>
    <w:basedOn w:val="1"/>
    <w:link w:val="228"/>
    <w:qFormat/>
    <w:uiPriority w:val="0"/>
    <w:pPr>
      <w:widowControl/>
      <w:jc w:val="left"/>
    </w:pPr>
    <w:rPr>
      <w:rFonts w:ascii="Courier New" w:hAnsi="Courier New" w:cs="Courier New"/>
      <w:kern w:val="0"/>
      <w:sz w:val="20"/>
      <w:szCs w:val="20"/>
      <w:lang w:eastAsia="en-US"/>
    </w:rPr>
  </w:style>
  <w:style w:type="paragraph" w:styleId="27">
    <w:name w:val="toc 8"/>
    <w:basedOn w:val="1"/>
    <w:next w:val="1"/>
    <w:qFormat/>
    <w:uiPriority w:val="39"/>
    <w:pPr>
      <w:ind w:left="1470"/>
      <w:jc w:val="left"/>
    </w:pPr>
    <w:rPr>
      <w:rFonts w:asciiTheme="minorHAnsi" w:eastAsiaTheme="minorHAnsi"/>
      <w:sz w:val="18"/>
      <w:szCs w:val="18"/>
    </w:rPr>
  </w:style>
  <w:style w:type="paragraph" w:styleId="28">
    <w:name w:val="index 3"/>
    <w:basedOn w:val="1"/>
    <w:next w:val="1"/>
    <w:qFormat/>
    <w:uiPriority w:val="0"/>
    <w:pPr>
      <w:ind w:left="630" w:hanging="210"/>
      <w:jc w:val="left"/>
    </w:pPr>
    <w:rPr>
      <w:rFonts w:ascii="Calibri" w:hAnsi="Calibri"/>
      <w:sz w:val="20"/>
      <w:szCs w:val="20"/>
    </w:rPr>
  </w:style>
  <w:style w:type="paragraph" w:styleId="29">
    <w:name w:val="Date"/>
    <w:basedOn w:val="1"/>
    <w:next w:val="1"/>
    <w:link w:val="223"/>
    <w:qFormat/>
    <w:uiPriority w:val="0"/>
    <w:pPr>
      <w:widowControl/>
      <w:jc w:val="left"/>
    </w:pPr>
    <w:rPr>
      <w:rFonts w:ascii="Calibri" w:hAnsi="Calibri"/>
      <w:kern w:val="0"/>
      <w:sz w:val="22"/>
      <w:lang w:eastAsia="en-US"/>
    </w:rPr>
  </w:style>
  <w:style w:type="paragraph" w:styleId="30">
    <w:name w:val="Body Text Indent 2"/>
    <w:basedOn w:val="1"/>
    <w:link w:val="244"/>
    <w:unhideWhenUsed/>
    <w:qFormat/>
    <w:uiPriority w:val="0"/>
    <w:pPr>
      <w:widowControl/>
      <w:ind w:left="-7"/>
      <w:jc w:val="left"/>
    </w:pPr>
    <w:rPr>
      <w:rFonts w:ascii="Arial Unicode MS" w:hAnsi="Arial Unicode MS" w:eastAsia="Arial Unicode MS" w:cs="Arial Unicode MS"/>
      <w:snapToGrid w:val="0"/>
      <w:kern w:val="0"/>
      <w:szCs w:val="21"/>
    </w:rPr>
  </w:style>
  <w:style w:type="paragraph" w:styleId="31">
    <w:name w:val="endnote text"/>
    <w:basedOn w:val="1"/>
    <w:semiHidden/>
    <w:qFormat/>
    <w:uiPriority w:val="0"/>
    <w:pPr>
      <w:snapToGrid w:val="0"/>
      <w:jc w:val="left"/>
    </w:pPr>
  </w:style>
  <w:style w:type="paragraph" w:styleId="32">
    <w:name w:val="Balloon Text"/>
    <w:basedOn w:val="1"/>
    <w:link w:val="75"/>
    <w:qFormat/>
    <w:uiPriority w:val="0"/>
    <w:rPr>
      <w:sz w:val="18"/>
      <w:szCs w:val="18"/>
    </w:rPr>
  </w:style>
  <w:style w:type="paragraph" w:styleId="33">
    <w:name w:val="footer"/>
    <w:basedOn w:val="1"/>
    <w:link w:val="205"/>
    <w:qFormat/>
    <w:uiPriority w:val="99"/>
    <w:pPr>
      <w:snapToGrid w:val="0"/>
      <w:ind w:right="210" w:rightChars="100"/>
      <w:jc w:val="right"/>
    </w:pPr>
    <w:rPr>
      <w:sz w:val="18"/>
      <w:szCs w:val="18"/>
    </w:rPr>
  </w:style>
  <w:style w:type="paragraph" w:styleId="34">
    <w:name w:val="header"/>
    <w:basedOn w:val="1"/>
    <w:link w:val="76"/>
    <w:qFormat/>
    <w:uiPriority w:val="0"/>
    <w:pPr>
      <w:snapToGrid w:val="0"/>
      <w:jc w:val="left"/>
    </w:pPr>
    <w:rPr>
      <w:sz w:val="18"/>
      <w:szCs w:val="18"/>
    </w:rPr>
  </w:style>
  <w:style w:type="paragraph" w:styleId="35">
    <w:name w:val="toc 1"/>
    <w:basedOn w:val="1"/>
    <w:next w:val="1"/>
    <w:qFormat/>
    <w:uiPriority w:val="39"/>
    <w:pPr>
      <w:spacing w:before="120" w:after="120"/>
      <w:jc w:val="left"/>
    </w:pPr>
    <w:rPr>
      <w:rFonts w:asciiTheme="minorHAnsi" w:eastAsiaTheme="minorHAnsi"/>
      <w:b/>
      <w:bCs/>
      <w:caps/>
      <w:sz w:val="20"/>
      <w:szCs w:val="20"/>
    </w:rPr>
  </w:style>
  <w:style w:type="paragraph" w:styleId="36">
    <w:name w:val="toc 4"/>
    <w:basedOn w:val="1"/>
    <w:next w:val="1"/>
    <w:qFormat/>
    <w:uiPriority w:val="39"/>
    <w:pPr>
      <w:ind w:left="630"/>
      <w:jc w:val="left"/>
    </w:pPr>
    <w:rPr>
      <w:rFonts w:asciiTheme="minorHAnsi" w:eastAsiaTheme="minorHAnsi"/>
      <w:sz w:val="18"/>
      <w:szCs w:val="18"/>
    </w:rPr>
  </w:style>
  <w:style w:type="paragraph" w:styleId="37">
    <w:name w:val="index heading"/>
    <w:basedOn w:val="1"/>
    <w:next w:val="38"/>
    <w:qFormat/>
    <w:uiPriority w:val="0"/>
    <w:pPr>
      <w:spacing w:before="120" w:after="120"/>
      <w:jc w:val="center"/>
    </w:pPr>
    <w:rPr>
      <w:rFonts w:ascii="Calibri" w:hAnsi="Calibri"/>
      <w:b/>
      <w:bCs/>
      <w:iCs/>
      <w:szCs w:val="20"/>
    </w:rPr>
  </w:style>
  <w:style w:type="paragraph" w:styleId="38">
    <w:name w:val="index 1"/>
    <w:basedOn w:val="1"/>
    <w:next w:val="39"/>
    <w:qFormat/>
    <w:uiPriority w:val="0"/>
    <w:pPr>
      <w:tabs>
        <w:tab w:val="right" w:leader="dot" w:pos="9299"/>
      </w:tabs>
      <w:jc w:val="left"/>
    </w:pPr>
    <w:rPr>
      <w:rFonts w:ascii="宋体"/>
      <w:szCs w:val="21"/>
    </w:rPr>
  </w:style>
  <w:style w:type="paragraph" w:customStyle="1" w:styleId="39">
    <w:name w:val="段"/>
    <w:link w:val="77"/>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40">
    <w:name w:val="Subtitle"/>
    <w:basedOn w:val="1"/>
    <w:next w:val="1"/>
    <w:link w:val="195"/>
    <w:qFormat/>
    <w:uiPriority w:val="11"/>
    <w:pPr>
      <w:widowControl/>
      <w:jc w:val="left"/>
    </w:pPr>
    <w:rPr>
      <w:rFonts w:ascii="Cambria" w:hAnsi="Cambria"/>
      <w:i/>
      <w:iCs/>
      <w:color w:val="4F81BD"/>
      <w:spacing w:val="15"/>
      <w:kern w:val="0"/>
      <w:sz w:val="24"/>
      <w:lang w:eastAsia="en-US"/>
    </w:rPr>
  </w:style>
  <w:style w:type="paragraph" w:styleId="41">
    <w:name w:val="footnote text"/>
    <w:basedOn w:val="1"/>
    <w:link w:val="234"/>
    <w:qFormat/>
    <w:uiPriority w:val="0"/>
    <w:pPr>
      <w:numPr>
        <w:ilvl w:val="0"/>
        <w:numId w:val="4"/>
      </w:numPr>
      <w:snapToGrid w:val="0"/>
      <w:jc w:val="left"/>
    </w:pPr>
    <w:rPr>
      <w:rFonts w:ascii="宋体"/>
      <w:sz w:val="18"/>
      <w:szCs w:val="18"/>
    </w:rPr>
  </w:style>
  <w:style w:type="paragraph" w:styleId="42">
    <w:name w:val="toc 6"/>
    <w:basedOn w:val="1"/>
    <w:next w:val="1"/>
    <w:qFormat/>
    <w:uiPriority w:val="39"/>
    <w:pPr>
      <w:ind w:left="1050"/>
      <w:jc w:val="left"/>
    </w:pPr>
    <w:rPr>
      <w:rFonts w:asciiTheme="minorHAnsi" w:eastAsiaTheme="minorHAnsi"/>
      <w:sz w:val="18"/>
      <w:szCs w:val="18"/>
    </w:rPr>
  </w:style>
  <w:style w:type="paragraph" w:styleId="43">
    <w:name w:val="List 5"/>
    <w:basedOn w:val="1"/>
    <w:qFormat/>
    <w:uiPriority w:val="0"/>
    <w:pPr>
      <w:widowControl/>
      <w:ind w:left="1415" w:hanging="283"/>
      <w:contextualSpacing/>
      <w:jc w:val="left"/>
    </w:pPr>
    <w:rPr>
      <w:rFonts w:ascii="Calibri" w:hAnsi="Calibri"/>
      <w:kern w:val="0"/>
      <w:sz w:val="22"/>
      <w:lang w:eastAsia="en-US"/>
    </w:rPr>
  </w:style>
  <w:style w:type="paragraph" w:styleId="44">
    <w:name w:val="Body Text Indent 3"/>
    <w:basedOn w:val="1"/>
    <w:link w:val="250"/>
    <w:unhideWhenUsed/>
    <w:qFormat/>
    <w:uiPriority w:val="0"/>
    <w:pPr>
      <w:widowControl/>
      <w:ind w:left="141"/>
      <w:jc w:val="left"/>
    </w:pPr>
    <w:rPr>
      <w:rFonts w:ascii="Cambria" w:hAnsi="Cambria" w:cs="Cambria"/>
      <w:kern w:val="0"/>
      <w:sz w:val="20"/>
      <w:szCs w:val="20"/>
    </w:rPr>
  </w:style>
  <w:style w:type="paragraph" w:styleId="45">
    <w:name w:val="index 7"/>
    <w:basedOn w:val="1"/>
    <w:next w:val="1"/>
    <w:qFormat/>
    <w:uiPriority w:val="0"/>
    <w:pPr>
      <w:ind w:left="1470" w:hanging="210"/>
      <w:jc w:val="left"/>
    </w:pPr>
    <w:rPr>
      <w:rFonts w:ascii="Calibri" w:hAnsi="Calibri"/>
      <w:sz w:val="20"/>
      <w:szCs w:val="20"/>
    </w:rPr>
  </w:style>
  <w:style w:type="paragraph" w:styleId="46">
    <w:name w:val="index 9"/>
    <w:basedOn w:val="1"/>
    <w:next w:val="1"/>
    <w:qFormat/>
    <w:uiPriority w:val="0"/>
    <w:pPr>
      <w:ind w:left="1890" w:hanging="210"/>
      <w:jc w:val="left"/>
    </w:pPr>
    <w:rPr>
      <w:rFonts w:ascii="Calibri" w:hAnsi="Calibri"/>
      <w:sz w:val="20"/>
      <w:szCs w:val="20"/>
    </w:rPr>
  </w:style>
  <w:style w:type="paragraph" w:styleId="47">
    <w:name w:val="table of figures"/>
    <w:basedOn w:val="1"/>
    <w:next w:val="1"/>
    <w:qFormat/>
    <w:uiPriority w:val="99"/>
    <w:pPr>
      <w:ind w:left="200" w:leftChars="200" w:hanging="200" w:hangingChars="200"/>
    </w:pPr>
  </w:style>
  <w:style w:type="paragraph" w:styleId="48">
    <w:name w:val="toc 2"/>
    <w:basedOn w:val="1"/>
    <w:next w:val="1"/>
    <w:qFormat/>
    <w:uiPriority w:val="39"/>
    <w:pPr>
      <w:ind w:left="210"/>
      <w:jc w:val="left"/>
    </w:pPr>
    <w:rPr>
      <w:rFonts w:asciiTheme="minorHAnsi" w:eastAsiaTheme="minorHAnsi"/>
      <w:smallCaps/>
      <w:sz w:val="20"/>
      <w:szCs w:val="20"/>
    </w:rPr>
  </w:style>
  <w:style w:type="paragraph" w:styleId="49">
    <w:name w:val="toc 9"/>
    <w:basedOn w:val="1"/>
    <w:next w:val="1"/>
    <w:qFormat/>
    <w:uiPriority w:val="39"/>
    <w:pPr>
      <w:ind w:left="1680"/>
      <w:jc w:val="left"/>
    </w:pPr>
    <w:rPr>
      <w:rFonts w:asciiTheme="minorHAnsi" w:eastAsiaTheme="minorHAnsi"/>
      <w:sz w:val="18"/>
      <w:szCs w:val="18"/>
    </w:rPr>
  </w:style>
  <w:style w:type="paragraph" w:styleId="50">
    <w:name w:val="Body Text 2"/>
    <w:basedOn w:val="1"/>
    <w:link w:val="237"/>
    <w:unhideWhenUsed/>
    <w:qFormat/>
    <w:uiPriority w:val="0"/>
    <w:pPr>
      <w:framePr w:hSpace="180" w:wrap="around" w:vAnchor="text" w:hAnchor="margin" w:y="235"/>
      <w:widowControl/>
      <w:jc w:val="left"/>
    </w:pPr>
    <w:rPr>
      <w:rFonts w:ascii="Calibri" w:hAnsi="Calibri"/>
      <w:bCs/>
      <w:kern w:val="0"/>
      <w:sz w:val="20"/>
      <w:szCs w:val="20"/>
      <w:lang w:eastAsia="en-US"/>
    </w:rPr>
  </w:style>
  <w:style w:type="paragraph" w:styleId="51">
    <w:name w:val="HTML Preformatted"/>
    <w:basedOn w:val="1"/>
    <w:link w:val="24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szCs w:val="20"/>
      <w:lang w:val="en-IE"/>
    </w:rPr>
  </w:style>
  <w:style w:type="paragraph" w:styleId="5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53">
    <w:name w:val="index 2"/>
    <w:basedOn w:val="1"/>
    <w:next w:val="1"/>
    <w:qFormat/>
    <w:uiPriority w:val="0"/>
    <w:pPr>
      <w:ind w:left="420" w:hanging="210"/>
      <w:jc w:val="left"/>
    </w:pPr>
    <w:rPr>
      <w:rFonts w:ascii="Calibri" w:hAnsi="Calibri"/>
      <w:sz w:val="20"/>
      <w:szCs w:val="20"/>
    </w:rPr>
  </w:style>
  <w:style w:type="paragraph" w:styleId="54">
    <w:name w:val="Title"/>
    <w:basedOn w:val="1"/>
    <w:link w:val="194"/>
    <w:qFormat/>
    <w:uiPriority w:val="0"/>
    <w:pPr>
      <w:widowControl/>
      <w:spacing w:before="720" w:after="720"/>
      <w:jc w:val="left"/>
      <w:outlineLvl w:val="0"/>
    </w:pPr>
    <w:rPr>
      <w:rFonts w:ascii="Calibri" w:hAnsi="Calibri" w:cs="Arial"/>
      <w:b/>
      <w:bCs/>
      <w:color w:val="365F91"/>
      <w:kern w:val="28"/>
      <w:sz w:val="48"/>
      <w:szCs w:val="32"/>
      <w:lang w:eastAsia="en-US"/>
    </w:rPr>
  </w:style>
  <w:style w:type="paragraph" w:styleId="55">
    <w:name w:val="annotation subject"/>
    <w:basedOn w:val="18"/>
    <w:next w:val="18"/>
    <w:link w:val="78"/>
    <w:qFormat/>
    <w:uiPriority w:val="0"/>
    <w:rPr>
      <w:b/>
      <w:bCs/>
    </w:rPr>
  </w:style>
  <w:style w:type="table" w:styleId="57">
    <w:name w:val="Table Grid"/>
    <w:basedOn w:val="56"/>
    <w:qFormat/>
    <w:uiPriority w:val="59"/>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9">
    <w:name w:val="Strong"/>
    <w:qFormat/>
    <w:uiPriority w:val="22"/>
    <w:rPr>
      <w:b/>
      <w:bCs/>
    </w:rPr>
  </w:style>
  <w:style w:type="character" w:styleId="60">
    <w:name w:val="endnote reference"/>
    <w:semiHidden/>
    <w:qFormat/>
    <w:uiPriority w:val="0"/>
    <w:rPr>
      <w:vertAlign w:val="superscript"/>
    </w:rPr>
  </w:style>
  <w:style w:type="character" w:styleId="61">
    <w:name w:val="page number"/>
    <w:qFormat/>
    <w:uiPriority w:val="0"/>
    <w:rPr>
      <w:rFonts w:ascii="Times New Roman" w:hAnsi="Times New Roman" w:eastAsia="宋体"/>
      <w:sz w:val="18"/>
    </w:rPr>
  </w:style>
  <w:style w:type="character" w:styleId="62">
    <w:name w:val="FollowedHyperlink"/>
    <w:qFormat/>
    <w:uiPriority w:val="0"/>
    <w:rPr>
      <w:color w:val="800080"/>
      <w:u w:val="single"/>
    </w:rPr>
  </w:style>
  <w:style w:type="character" w:styleId="63">
    <w:name w:val="Emphasis"/>
    <w:qFormat/>
    <w:uiPriority w:val="20"/>
    <w:rPr>
      <w:color w:val="CC0000"/>
    </w:rPr>
  </w:style>
  <w:style w:type="character" w:styleId="64">
    <w:name w:val="Hyperlink"/>
    <w:qFormat/>
    <w:uiPriority w:val="99"/>
    <w:rPr>
      <w:color w:val="0000FF"/>
      <w:spacing w:val="0"/>
      <w:w w:val="100"/>
      <w:szCs w:val="21"/>
      <w:u w:val="single"/>
    </w:rPr>
  </w:style>
  <w:style w:type="character" w:styleId="65">
    <w:name w:val="annotation reference"/>
    <w:basedOn w:val="58"/>
    <w:qFormat/>
    <w:uiPriority w:val="0"/>
    <w:rPr>
      <w:sz w:val="21"/>
      <w:szCs w:val="21"/>
    </w:rPr>
  </w:style>
  <w:style w:type="character" w:styleId="66">
    <w:name w:val="footnote reference"/>
    <w:semiHidden/>
    <w:qFormat/>
    <w:uiPriority w:val="0"/>
    <w:rPr>
      <w:vertAlign w:val="superscript"/>
    </w:rPr>
  </w:style>
  <w:style w:type="character" w:customStyle="1" w:styleId="67">
    <w:name w:val="标题 1 字符"/>
    <w:link w:val="2"/>
    <w:qFormat/>
    <w:uiPriority w:val="0"/>
    <w:rPr>
      <w:rFonts w:eastAsia="黑体"/>
      <w:b/>
      <w:bCs/>
      <w:sz w:val="21"/>
      <w:szCs w:val="24"/>
      <w:lang w:val="en-GB"/>
    </w:rPr>
  </w:style>
  <w:style w:type="character" w:customStyle="1" w:styleId="68">
    <w:name w:val="标题 2 字符"/>
    <w:link w:val="3"/>
    <w:qFormat/>
    <w:uiPriority w:val="0"/>
    <w:rPr>
      <w:rFonts w:ascii="Arial" w:hAnsi="Arial" w:eastAsia="黑体"/>
      <w:b/>
      <w:bCs/>
      <w:sz w:val="21"/>
      <w:szCs w:val="32"/>
      <w:lang w:val="en-GB"/>
    </w:rPr>
  </w:style>
  <w:style w:type="character" w:customStyle="1" w:styleId="69">
    <w:name w:val="标题 3 字符"/>
    <w:link w:val="4"/>
    <w:qFormat/>
    <w:uiPriority w:val="0"/>
    <w:rPr>
      <w:rFonts w:ascii="黑体" w:eastAsia="黑体"/>
      <w:b/>
      <w:bCs/>
      <w:sz w:val="21"/>
      <w:szCs w:val="32"/>
    </w:rPr>
  </w:style>
  <w:style w:type="character" w:customStyle="1" w:styleId="70">
    <w:name w:val="标题 4 字符"/>
    <w:link w:val="5"/>
    <w:qFormat/>
    <w:uiPriority w:val="0"/>
    <w:rPr>
      <w:rFonts w:ascii="黑体" w:hAnsi="黑体" w:eastAsia="黑体"/>
      <w:b/>
      <w:bCs/>
      <w:sz w:val="21"/>
      <w:szCs w:val="32"/>
    </w:rPr>
  </w:style>
  <w:style w:type="character" w:customStyle="1" w:styleId="71">
    <w:name w:val="标题 5 字符"/>
    <w:link w:val="6"/>
    <w:qFormat/>
    <w:uiPriority w:val="0"/>
    <w:rPr>
      <w:rFonts w:ascii="Times New Roman" w:hAnsi="Times New Roman" w:eastAsia="黑体"/>
      <w:b/>
      <w:bCs/>
      <w:kern w:val="2"/>
      <w:sz w:val="21"/>
      <w:szCs w:val="28"/>
    </w:rPr>
  </w:style>
  <w:style w:type="character" w:customStyle="1" w:styleId="72">
    <w:name w:val="正文缩进 字符"/>
    <w:link w:val="13"/>
    <w:qFormat/>
    <w:uiPriority w:val="0"/>
    <w:rPr>
      <w:kern w:val="2"/>
      <w:sz w:val="21"/>
    </w:rPr>
  </w:style>
  <w:style w:type="character" w:customStyle="1" w:styleId="73">
    <w:name w:val="文档结构图 字符"/>
    <w:link w:val="17"/>
    <w:qFormat/>
    <w:uiPriority w:val="0"/>
    <w:rPr>
      <w:kern w:val="2"/>
      <w:sz w:val="21"/>
      <w:szCs w:val="24"/>
      <w:shd w:val="clear" w:color="auto" w:fill="000080"/>
    </w:rPr>
  </w:style>
  <w:style w:type="character" w:customStyle="1" w:styleId="74">
    <w:name w:val="批注文字 字符1"/>
    <w:link w:val="18"/>
    <w:qFormat/>
    <w:uiPriority w:val="0"/>
    <w:rPr>
      <w:kern w:val="2"/>
      <w:sz w:val="21"/>
      <w:szCs w:val="24"/>
    </w:rPr>
  </w:style>
  <w:style w:type="character" w:customStyle="1" w:styleId="75">
    <w:name w:val="批注框文本 字符"/>
    <w:link w:val="32"/>
    <w:qFormat/>
    <w:uiPriority w:val="0"/>
    <w:rPr>
      <w:kern w:val="2"/>
      <w:sz w:val="18"/>
      <w:szCs w:val="18"/>
    </w:rPr>
  </w:style>
  <w:style w:type="character" w:customStyle="1" w:styleId="76">
    <w:name w:val="页眉 字符"/>
    <w:link w:val="34"/>
    <w:qFormat/>
    <w:uiPriority w:val="0"/>
    <w:rPr>
      <w:kern w:val="2"/>
      <w:sz w:val="18"/>
      <w:szCs w:val="18"/>
    </w:rPr>
  </w:style>
  <w:style w:type="character" w:customStyle="1" w:styleId="77">
    <w:name w:val="段 Char"/>
    <w:link w:val="39"/>
    <w:qFormat/>
    <w:uiPriority w:val="0"/>
    <w:rPr>
      <w:rFonts w:ascii="宋体"/>
      <w:sz w:val="21"/>
      <w:lang w:val="en-US" w:eastAsia="zh-CN" w:bidi="ar-SA"/>
    </w:rPr>
  </w:style>
  <w:style w:type="character" w:customStyle="1" w:styleId="78">
    <w:name w:val="批注主题 字符"/>
    <w:link w:val="55"/>
    <w:qFormat/>
    <w:uiPriority w:val="0"/>
    <w:rPr>
      <w:b/>
      <w:bCs/>
      <w:kern w:val="2"/>
      <w:sz w:val="21"/>
      <w:szCs w:val="24"/>
    </w:rPr>
  </w:style>
  <w:style w:type="paragraph" w:customStyle="1" w:styleId="79">
    <w:name w:val="一级条标题"/>
    <w:next w:val="39"/>
    <w:link w:val="256"/>
    <w:qFormat/>
    <w:uiPriority w:val="0"/>
    <w:pPr>
      <w:numPr>
        <w:ilvl w:val="1"/>
        <w:numId w:val="5"/>
      </w:numPr>
      <w:spacing w:beforeLines="50" w:afterLines="50"/>
      <w:outlineLvl w:val="2"/>
    </w:pPr>
    <w:rPr>
      <w:rFonts w:ascii="黑体" w:hAnsi="Times New Roman" w:eastAsia="黑体" w:cs="Times New Roman"/>
      <w:sz w:val="21"/>
      <w:szCs w:val="21"/>
      <w:lang w:val="en-US" w:eastAsia="zh-CN" w:bidi="ar-SA"/>
    </w:rPr>
  </w:style>
  <w:style w:type="paragraph" w:customStyle="1" w:styleId="80">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81">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82">
    <w:name w:val="章标题"/>
    <w:next w:val="39"/>
    <w:link w:val="254"/>
    <w:qFormat/>
    <w:uiPriority w:val="0"/>
    <w:pPr>
      <w:numPr>
        <w:ilvl w:val="0"/>
        <w:numId w:val="5"/>
      </w:numPr>
      <w:spacing w:beforeLines="100" w:afterLines="100"/>
      <w:jc w:val="both"/>
      <w:outlineLvl w:val="1"/>
    </w:pPr>
    <w:rPr>
      <w:rFonts w:ascii="黑体" w:hAnsi="Times New Roman" w:eastAsia="黑体" w:cs="Times New Roman"/>
      <w:sz w:val="21"/>
      <w:lang w:val="en-US" w:eastAsia="zh-CN" w:bidi="ar-SA"/>
    </w:rPr>
  </w:style>
  <w:style w:type="paragraph" w:customStyle="1" w:styleId="83">
    <w:name w:val="二级条标题"/>
    <w:basedOn w:val="79"/>
    <w:next w:val="39"/>
    <w:qFormat/>
    <w:uiPriority w:val="0"/>
    <w:pPr>
      <w:numPr>
        <w:ilvl w:val="2"/>
      </w:numPr>
      <w:spacing w:before="50" w:after="50"/>
      <w:outlineLvl w:val="3"/>
    </w:pPr>
  </w:style>
  <w:style w:type="paragraph" w:customStyle="1" w:styleId="84">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85">
    <w:name w:val="列项——（一级）"/>
    <w:qFormat/>
    <w:uiPriority w:val="0"/>
    <w:pPr>
      <w:widowControl w:val="0"/>
      <w:numPr>
        <w:ilvl w:val="0"/>
        <w:numId w:val="6"/>
      </w:numPr>
      <w:jc w:val="both"/>
    </w:pPr>
    <w:rPr>
      <w:rFonts w:ascii="宋体" w:hAnsi="Times New Roman" w:eastAsia="宋体" w:cs="Times New Roman"/>
      <w:sz w:val="21"/>
      <w:lang w:val="en-US" w:eastAsia="zh-CN" w:bidi="ar-SA"/>
    </w:rPr>
  </w:style>
  <w:style w:type="paragraph" w:customStyle="1" w:styleId="86">
    <w:name w:val="列项●（二级）"/>
    <w:qFormat/>
    <w:uiPriority w:val="0"/>
    <w:pPr>
      <w:numPr>
        <w:ilvl w:val="1"/>
        <w:numId w:val="6"/>
      </w:numPr>
      <w:tabs>
        <w:tab w:val="left" w:pos="840"/>
      </w:tabs>
      <w:jc w:val="both"/>
    </w:pPr>
    <w:rPr>
      <w:rFonts w:ascii="宋体" w:hAnsi="Times New Roman" w:eastAsia="宋体" w:cs="Times New Roman"/>
      <w:sz w:val="21"/>
      <w:lang w:val="en-US" w:eastAsia="zh-CN" w:bidi="ar-SA"/>
    </w:rPr>
  </w:style>
  <w:style w:type="paragraph" w:customStyle="1" w:styleId="87">
    <w:name w:val="目次、标准名称标题"/>
    <w:basedOn w:val="1"/>
    <w:next w:val="39"/>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88">
    <w:name w:val="三级条标题"/>
    <w:basedOn w:val="83"/>
    <w:next w:val="39"/>
    <w:qFormat/>
    <w:uiPriority w:val="0"/>
    <w:pPr>
      <w:numPr>
        <w:ilvl w:val="0"/>
        <w:numId w:val="0"/>
      </w:numPr>
      <w:outlineLvl w:val="4"/>
    </w:pPr>
  </w:style>
  <w:style w:type="paragraph" w:customStyle="1" w:styleId="89">
    <w:name w:val="示例"/>
    <w:next w:val="90"/>
    <w:qFormat/>
    <w:uiPriority w:val="0"/>
    <w:pPr>
      <w:widowControl w:val="0"/>
      <w:numPr>
        <w:ilvl w:val="0"/>
        <w:numId w:val="7"/>
      </w:numPr>
      <w:jc w:val="both"/>
    </w:pPr>
    <w:rPr>
      <w:rFonts w:ascii="宋体" w:hAnsi="Times New Roman" w:eastAsia="宋体" w:cs="Times New Roman"/>
      <w:sz w:val="18"/>
      <w:szCs w:val="18"/>
      <w:lang w:val="en-US" w:eastAsia="zh-CN" w:bidi="ar-SA"/>
    </w:rPr>
  </w:style>
  <w:style w:type="paragraph" w:customStyle="1" w:styleId="90">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91">
    <w:name w:val="数字编号列项（二级）"/>
    <w:qFormat/>
    <w:uiPriority w:val="0"/>
    <w:pPr>
      <w:numPr>
        <w:ilvl w:val="1"/>
        <w:numId w:val="8"/>
      </w:numPr>
      <w:jc w:val="both"/>
    </w:pPr>
    <w:rPr>
      <w:rFonts w:ascii="宋体" w:hAnsi="Times New Roman" w:eastAsia="宋体" w:cs="Times New Roman"/>
      <w:sz w:val="21"/>
      <w:lang w:val="en-US" w:eastAsia="zh-CN" w:bidi="ar-SA"/>
    </w:rPr>
  </w:style>
  <w:style w:type="paragraph" w:customStyle="1" w:styleId="92">
    <w:name w:val="四级条标题"/>
    <w:basedOn w:val="88"/>
    <w:next w:val="39"/>
    <w:qFormat/>
    <w:uiPriority w:val="0"/>
    <w:pPr>
      <w:numPr>
        <w:ilvl w:val="4"/>
        <w:numId w:val="5"/>
      </w:numPr>
      <w:outlineLvl w:val="5"/>
    </w:pPr>
  </w:style>
  <w:style w:type="paragraph" w:customStyle="1" w:styleId="93">
    <w:name w:val="五级条标题"/>
    <w:basedOn w:val="92"/>
    <w:next w:val="39"/>
    <w:qFormat/>
    <w:uiPriority w:val="0"/>
    <w:pPr>
      <w:numPr>
        <w:ilvl w:val="5"/>
      </w:numPr>
      <w:outlineLvl w:val="6"/>
    </w:pPr>
  </w:style>
  <w:style w:type="paragraph" w:customStyle="1" w:styleId="94">
    <w:name w:val="注："/>
    <w:next w:val="39"/>
    <w:qFormat/>
    <w:uiPriority w:val="0"/>
    <w:pPr>
      <w:widowControl w:val="0"/>
      <w:numPr>
        <w:ilvl w:val="0"/>
        <w:numId w:val="9"/>
      </w:numPr>
      <w:autoSpaceDE w:val="0"/>
      <w:autoSpaceDN w:val="0"/>
      <w:jc w:val="both"/>
    </w:pPr>
    <w:rPr>
      <w:rFonts w:ascii="宋体" w:hAnsi="Times New Roman" w:eastAsia="宋体" w:cs="Times New Roman"/>
      <w:sz w:val="18"/>
      <w:szCs w:val="18"/>
      <w:lang w:val="en-US" w:eastAsia="zh-CN" w:bidi="ar-SA"/>
    </w:rPr>
  </w:style>
  <w:style w:type="paragraph" w:customStyle="1" w:styleId="95">
    <w:name w:val="注×："/>
    <w:qFormat/>
    <w:uiPriority w:val="0"/>
    <w:pPr>
      <w:widowControl w:val="0"/>
      <w:numPr>
        <w:ilvl w:val="0"/>
        <w:numId w:val="10"/>
      </w:numPr>
      <w:autoSpaceDE w:val="0"/>
      <w:autoSpaceDN w:val="0"/>
      <w:jc w:val="both"/>
    </w:pPr>
    <w:rPr>
      <w:rFonts w:ascii="宋体" w:hAnsi="Times New Roman" w:eastAsia="宋体" w:cs="Times New Roman"/>
      <w:sz w:val="18"/>
      <w:szCs w:val="18"/>
      <w:lang w:val="en-US" w:eastAsia="zh-CN" w:bidi="ar-SA"/>
    </w:rPr>
  </w:style>
  <w:style w:type="paragraph" w:customStyle="1" w:styleId="96">
    <w:name w:val="字母编号列项（一级）"/>
    <w:qFormat/>
    <w:uiPriority w:val="0"/>
    <w:pPr>
      <w:numPr>
        <w:ilvl w:val="0"/>
        <w:numId w:val="8"/>
      </w:numPr>
      <w:jc w:val="both"/>
    </w:pPr>
    <w:rPr>
      <w:rFonts w:ascii="宋体" w:hAnsi="Times New Roman" w:eastAsia="宋体" w:cs="Times New Roman"/>
      <w:sz w:val="21"/>
      <w:lang w:val="en-US" w:eastAsia="zh-CN" w:bidi="ar-SA"/>
    </w:rPr>
  </w:style>
  <w:style w:type="paragraph" w:customStyle="1" w:styleId="97">
    <w:name w:val="列项◆（三级）"/>
    <w:basedOn w:val="1"/>
    <w:qFormat/>
    <w:uiPriority w:val="0"/>
    <w:pPr>
      <w:numPr>
        <w:ilvl w:val="2"/>
        <w:numId w:val="6"/>
      </w:numPr>
    </w:pPr>
    <w:rPr>
      <w:rFonts w:ascii="宋体"/>
      <w:szCs w:val="21"/>
    </w:rPr>
  </w:style>
  <w:style w:type="paragraph" w:customStyle="1" w:styleId="98">
    <w:name w:val="编号列项（三级）"/>
    <w:qFormat/>
    <w:uiPriority w:val="0"/>
    <w:rPr>
      <w:rFonts w:ascii="宋体" w:hAnsi="Times New Roman" w:eastAsia="宋体" w:cs="Times New Roman"/>
      <w:sz w:val="21"/>
      <w:lang w:val="en-US" w:eastAsia="zh-CN" w:bidi="ar-SA"/>
    </w:rPr>
  </w:style>
  <w:style w:type="paragraph" w:customStyle="1" w:styleId="99">
    <w:name w:val="示例×："/>
    <w:basedOn w:val="82"/>
    <w:qFormat/>
    <w:uiPriority w:val="0"/>
    <w:pPr>
      <w:numPr>
        <w:numId w:val="11"/>
      </w:numPr>
      <w:spacing w:beforeLines="0" w:afterLines="0"/>
      <w:outlineLvl w:val="9"/>
    </w:pPr>
    <w:rPr>
      <w:rFonts w:ascii="宋体" w:eastAsia="宋体"/>
      <w:sz w:val="18"/>
      <w:szCs w:val="18"/>
    </w:rPr>
  </w:style>
  <w:style w:type="paragraph" w:customStyle="1" w:styleId="100">
    <w:name w:val="二级无"/>
    <w:basedOn w:val="83"/>
    <w:qFormat/>
    <w:uiPriority w:val="0"/>
    <w:pPr>
      <w:spacing w:beforeLines="0" w:afterLines="0"/>
    </w:pPr>
    <w:rPr>
      <w:rFonts w:ascii="宋体" w:eastAsia="宋体"/>
    </w:rPr>
  </w:style>
  <w:style w:type="paragraph" w:customStyle="1" w:styleId="101">
    <w:name w:val="注：（正文）"/>
    <w:basedOn w:val="94"/>
    <w:next w:val="39"/>
    <w:qFormat/>
    <w:uiPriority w:val="0"/>
    <w:pPr>
      <w:numPr>
        <w:ilvl w:val="0"/>
        <w:numId w:val="12"/>
      </w:numPr>
    </w:pPr>
  </w:style>
  <w:style w:type="paragraph" w:customStyle="1" w:styleId="102">
    <w:name w:val="注×：（正文）"/>
    <w:qFormat/>
    <w:uiPriority w:val="0"/>
    <w:pPr>
      <w:numPr>
        <w:ilvl w:val="0"/>
        <w:numId w:val="13"/>
      </w:numPr>
      <w:jc w:val="both"/>
    </w:pPr>
    <w:rPr>
      <w:rFonts w:ascii="宋体" w:hAnsi="Times New Roman" w:eastAsia="宋体" w:cs="Times New Roman"/>
      <w:sz w:val="18"/>
      <w:szCs w:val="18"/>
      <w:lang w:val="en-US" w:eastAsia="zh-CN" w:bidi="ar-SA"/>
    </w:rPr>
  </w:style>
  <w:style w:type="paragraph" w:customStyle="1" w:styleId="103">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04">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05">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06">
    <w:name w:val="标准书眉_偶数页"/>
    <w:basedOn w:val="81"/>
    <w:next w:val="1"/>
    <w:qFormat/>
    <w:uiPriority w:val="0"/>
    <w:pPr>
      <w:jc w:val="left"/>
    </w:pPr>
  </w:style>
  <w:style w:type="paragraph" w:customStyle="1" w:styleId="107">
    <w:name w:val="标准书眉一"/>
    <w:qFormat/>
    <w:uiPriority w:val="0"/>
    <w:pPr>
      <w:jc w:val="both"/>
    </w:pPr>
    <w:rPr>
      <w:rFonts w:ascii="Times New Roman" w:hAnsi="Times New Roman" w:eastAsia="宋体" w:cs="Times New Roman"/>
      <w:lang w:val="en-US" w:eastAsia="zh-CN" w:bidi="ar-SA"/>
    </w:rPr>
  </w:style>
  <w:style w:type="paragraph" w:customStyle="1" w:styleId="108">
    <w:name w:val="参考文献"/>
    <w:basedOn w:val="1"/>
    <w:next w:val="39"/>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09">
    <w:name w:val="参考文献、索引标题"/>
    <w:basedOn w:val="1"/>
    <w:next w:val="39"/>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110">
    <w:name w:val="发布"/>
    <w:qFormat/>
    <w:uiPriority w:val="0"/>
    <w:rPr>
      <w:rFonts w:ascii="黑体" w:eastAsia="黑体"/>
      <w:spacing w:val="85"/>
      <w:w w:val="100"/>
      <w:position w:val="3"/>
      <w:sz w:val="28"/>
      <w:szCs w:val="28"/>
    </w:rPr>
  </w:style>
  <w:style w:type="paragraph" w:customStyle="1" w:styleId="111">
    <w:name w:val="发布部门"/>
    <w:next w:val="39"/>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12">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113">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1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15">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16">
    <w:name w:val="封面标准英文名称"/>
    <w:basedOn w:val="115"/>
    <w:qFormat/>
    <w:uiPriority w:val="0"/>
    <w:pPr>
      <w:framePr w:wrap="around"/>
      <w:spacing w:before="370" w:line="400" w:lineRule="exact"/>
    </w:pPr>
    <w:rPr>
      <w:rFonts w:ascii="Times New Roman"/>
      <w:sz w:val="28"/>
      <w:szCs w:val="28"/>
    </w:rPr>
  </w:style>
  <w:style w:type="paragraph" w:customStyle="1" w:styleId="117">
    <w:name w:val="封面一致性程度标识"/>
    <w:basedOn w:val="116"/>
    <w:qFormat/>
    <w:uiPriority w:val="0"/>
    <w:pPr>
      <w:framePr w:wrap="around"/>
      <w:spacing w:before="440"/>
    </w:pPr>
    <w:rPr>
      <w:rFonts w:ascii="宋体" w:eastAsia="宋体"/>
    </w:rPr>
  </w:style>
  <w:style w:type="paragraph" w:customStyle="1" w:styleId="118">
    <w:name w:val="封面标准文稿类别"/>
    <w:basedOn w:val="117"/>
    <w:qFormat/>
    <w:uiPriority w:val="0"/>
    <w:pPr>
      <w:framePr w:wrap="around"/>
      <w:spacing w:after="160" w:line="240" w:lineRule="auto"/>
    </w:pPr>
    <w:rPr>
      <w:sz w:val="24"/>
    </w:rPr>
  </w:style>
  <w:style w:type="paragraph" w:customStyle="1" w:styleId="119">
    <w:name w:val="封面标准文稿编辑信息"/>
    <w:basedOn w:val="118"/>
    <w:qFormat/>
    <w:uiPriority w:val="0"/>
    <w:pPr>
      <w:framePr w:wrap="around"/>
      <w:spacing w:before="180" w:line="180" w:lineRule="exact"/>
    </w:pPr>
    <w:rPr>
      <w:sz w:val="21"/>
    </w:rPr>
  </w:style>
  <w:style w:type="paragraph" w:customStyle="1" w:styleId="120">
    <w:name w:val="封面正文"/>
    <w:qFormat/>
    <w:uiPriority w:val="0"/>
    <w:pPr>
      <w:jc w:val="both"/>
    </w:pPr>
    <w:rPr>
      <w:rFonts w:ascii="Times New Roman" w:hAnsi="Times New Roman" w:eastAsia="宋体" w:cs="Times New Roman"/>
      <w:lang w:val="en-US" w:eastAsia="zh-CN" w:bidi="ar-SA"/>
    </w:rPr>
  </w:style>
  <w:style w:type="paragraph" w:customStyle="1" w:styleId="121">
    <w:name w:val="附录标识"/>
    <w:basedOn w:val="1"/>
    <w:next w:val="39"/>
    <w:qFormat/>
    <w:uiPriority w:val="0"/>
    <w:pPr>
      <w:keepNext/>
      <w:widowControl/>
      <w:numPr>
        <w:ilvl w:val="0"/>
        <w:numId w:val="14"/>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22">
    <w:name w:val="附录标题"/>
    <w:basedOn w:val="39"/>
    <w:next w:val="39"/>
    <w:qFormat/>
    <w:uiPriority w:val="0"/>
    <w:pPr>
      <w:ind w:firstLine="0" w:firstLineChars="0"/>
      <w:jc w:val="center"/>
    </w:pPr>
    <w:rPr>
      <w:rFonts w:ascii="黑体" w:eastAsia="黑体"/>
    </w:rPr>
  </w:style>
  <w:style w:type="paragraph" w:customStyle="1" w:styleId="123">
    <w:name w:val="附录表标号"/>
    <w:basedOn w:val="1"/>
    <w:next w:val="39"/>
    <w:qFormat/>
    <w:uiPriority w:val="0"/>
    <w:pPr>
      <w:numPr>
        <w:ilvl w:val="0"/>
        <w:numId w:val="15"/>
      </w:numPr>
      <w:tabs>
        <w:tab w:val="clear" w:pos="0"/>
      </w:tabs>
      <w:spacing w:line="14" w:lineRule="exact"/>
      <w:ind w:left="811" w:hanging="448"/>
      <w:jc w:val="center"/>
      <w:outlineLvl w:val="0"/>
    </w:pPr>
    <w:rPr>
      <w:color w:val="FFFFFF"/>
    </w:rPr>
  </w:style>
  <w:style w:type="paragraph" w:customStyle="1" w:styleId="124">
    <w:name w:val="附录表标题"/>
    <w:basedOn w:val="1"/>
    <w:next w:val="39"/>
    <w:qFormat/>
    <w:uiPriority w:val="0"/>
    <w:pPr>
      <w:numPr>
        <w:ilvl w:val="1"/>
        <w:numId w:val="15"/>
      </w:numPr>
      <w:tabs>
        <w:tab w:val="left" w:pos="180"/>
      </w:tabs>
      <w:spacing w:beforeLines="50" w:afterLines="50"/>
      <w:ind w:left="0" w:firstLine="0"/>
      <w:jc w:val="center"/>
    </w:pPr>
    <w:rPr>
      <w:rFonts w:ascii="黑体" w:eastAsia="黑体"/>
      <w:szCs w:val="21"/>
    </w:rPr>
  </w:style>
  <w:style w:type="paragraph" w:customStyle="1" w:styleId="125">
    <w:name w:val="附录二级条标题"/>
    <w:basedOn w:val="1"/>
    <w:next w:val="39"/>
    <w:qFormat/>
    <w:uiPriority w:val="0"/>
    <w:pPr>
      <w:widowControl/>
      <w:numPr>
        <w:ilvl w:val="3"/>
        <w:numId w:val="14"/>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26">
    <w:name w:val="附录二级无"/>
    <w:basedOn w:val="125"/>
    <w:qFormat/>
    <w:uiPriority w:val="0"/>
    <w:pPr>
      <w:tabs>
        <w:tab w:val="clear" w:pos="360"/>
      </w:tabs>
      <w:spacing w:beforeLines="0" w:afterLines="0"/>
    </w:pPr>
    <w:rPr>
      <w:rFonts w:ascii="宋体" w:eastAsia="宋体"/>
      <w:szCs w:val="21"/>
    </w:rPr>
  </w:style>
  <w:style w:type="paragraph" w:customStyle="1" w:styleId="127">
    <w:name w:val="附录公式"/>
    <w:basedOn w:val="39"/>
    <w:next w:val="39"/>
    <w:link w:val="128"/>
    <w:qFormat/>
    <w:uiPriority w:val="0"/>
  </w:style>
  <w:style w:type="character" w:customStyle="1" w:styleId="128">
    <w:name w:val="附录公式 Char"/>
    <w:link w:val="127"/>
    <w:qFormat/>
    <w:uiPriority w:val="0"/>
    <w:rPr>
      <w:rFonts w:ascii="宋体"/>
      <w:sz w:val="21"/>
      <w:lang w:val="en-US" w:eastAsia="zh-CN" w:bidi="ar-SA"/>
    </w:rPr>
  </w:style>
  <w:style w:type="paragraph" w:customStyle="1" w:styleId="129">
    <w:name w:val="附录公式编号制表符"/>
    <w:basedOn w:val="1"/>
    <w:next w:val="39"/>
    <w:qFormat/>
    <w:uiPriority w:val="0"/>
    <w:pPr>
      <w:widowControl/>
      <w:tabs>
        <w:tab w:val="center" w:pos="4201"/>
        <w:tab w:val="right" w:leader="dot" w:pos="9298"/>
      </w:tabs>
      <w:autoSpaceDE w:val="0"/>
      <w:autoSpaceDN w:val="0"/>
    </w:pPr>
    <w:rPr>
      <w:rFonts w:ascii="宋体"/>
      <w:kern w:val="0"/>
      <w:szCs w:val="20"/>
    </w:rPr>
  </w:style>
  <w:style w:type="paragraph" w:customStyle="1" w:styleId="130">
    <w:name w:val="附录三级条标题"/>
    <w:basedOn w:val="125"/>
    <w:next w:val="39"/>
    <w:qFormat/>
    <w:uiPriority w:val="0"/>
    <w:pPr>
      <w:numPr>
        <w:ilvl w:val="4"/>
      </w:numPr>
      <w:outlineLvl w:val="4"/>
    </w:pPr>
  </w:style>
  <w:style w:type="paragraph" w:customStyle="1" w:styleId="131">
    <w:name w:val="附录三级无"/>
    <w:basedOn w:val="130"/>
    <w:qFormat/>
    <w:uiPriority w:val="0"/>
    <w:pPr>
      <w:tabs>
        <w:tab w:val="clear" w:pos="360"/>
      </w:tabs>
      <w:spacing w:beforeLines="0" w:afterLines="0"/>
    </w:pPr>
    <w:rPr>
      <w:rFonts w:ascii="宋体" w:eastAsia="宋体"/>
      <w:szCs w:val="21"/>
    </w:rPr>
  </w:style>
  <w:style w:type="paragraph" w:customStyle="1" w:styleId="132">
    <w:name w:val="附录数字编号列项（二级）"/>
    <w:qFormat/>
    <w:uiPriority w:val="0"/>
    <w:pPr>
      <w:numPr>
        <w:ilvl w:val="1"/>
        <w:numId w:val="16"/>
      </w:numPr>
    </w:pPr>
    <w:rPr>
      <w:rFonts w:ascii="宋体" w:hAnsi="Times New Roman" w:eastAsia="宋体" w:cs="Times New Roman"/>
      <w:sz w:val="21"/>
      <w:lang w:val="en-US" w:eastAsia="zh-CN" w:bidi="ar-SA"/>
    </w:rPr>
  </w:style>
  <w:style w:type="paragraph" w:customStyle="1" w:styleId="133">
    <w:name w:val="附录四级条标题"/>
    <w:basedOn w:val="130"/>
    <w:next w:val="39"/>
    <w:qFormat/>
    <w:uiPriority w:val="0"/>
    <w:pPr>
      <w:numPr>
        <w:ilvl w:val="5"/>
      </w:numPr>
      <w:outlineLvl w:val="5"/>
    </w:pPr>
  </w:style>
  <w:style w:type="paragraph" w:customStyle="1" w:styleId="134">
    <w:name w:val="附录四级无"/>
    <w:basedOn w:val="133"/>
    <w:qFormat/>
    <w:uiPriority w:val="0"/>
    <w:pPr>
      <w:tabs>
        <w:tab w:val="clear" w:pos="360"/>
      </w:tabs>
      <w:spacing w:beforeLines="0" w:afterLines="0"/>
    </w:pPr>
    <w:rPr>
      <w:rFonts w:ascii="宋体" w:eastAsia="宋体"/>
      <w:szCs w:val="21"/>
    </w:rPr>
  </w:style>
  <w:style w:type="paragraph" w:customStyle="1" w:styleId="135">
    <w:name w:val="附录图标号"/>
    <w:basedOn w:val="1"/>
    <w:qFormat/>
    <w:uiPriority w:val="0"/>
    <w:pPr>
      <w:keepNext/>
      <w:pageBreakBefore/>
      <w:widowControl/>
      <w:numPr>
        <w:ilvl w:val="0"/>
        <w:numId w:val="17"/>
      </w:numPr>
      <w:spacing w:line="14" w:lineRule="exact"/>
      <w:ind w:left="0" w:firstLine="363"/>
      <w:jc w:val="center"/>
      <w:outlineLvl w:val="0"/>
    </w:pPr>
    <w:rPr>
      <w:color w:val="FFFFFF"/>
    </w:rPr>
  </w:style>
  <w:style w:type="paragraph" w:customStyle="1" w:styleId="136">
    <w:name w:val="附录图标题"/>
    <w:basedOn w:val="1"/>
    <w:next w:val="39"/>
    <w:qFormat/>
    <w:uiPriority w:val="0"/>
    <w:pPr>
      <w:numPr>
        <w:ilvl w:val="1"/>
        <w:numId w:val="17"/>
      </w:numPr>
      <w:tabs>
        <w:tab w:val="left" w:pos="363"/>
      </w:tabs>
      <w:spacing w:beforeLines="50" w:afterLines="50"/>
      <w:ind w:left="0" w:firstLine="0"/>
      <w:jc w:val="center"/>
    </w:pPr>
    <w:rPr>
      <w:rFonts w:ascii="黑体" w:eastAsia="黑体"/>
      <w:szCs w:val="21"/>
    </w:rPr>
  </w:style>
  <w:style w:type="paragraph" w:customStyle="1" w:styleId="137">
    <w:name w:val="附录五级条标题"/>
    <w:basedOn w:val="133"/>
    <w:next w:val="39"/>
    <w:qFormat/>
    <w:uiPriority w:val="0"/>
    <w:pPr>
      <w:numPr>
        <w:ilvl w:val="6"/>
      </w:numPr>
      <w:outlineLvl w:val="6"/>
    </w:pPr>
  </w:style>
  <w:style w:type="paragraph" w:customStyle="1" w:styleId="138">
    <w:name w:val="附录五级无"/>
    <w:basedOn w:val="137"/>
    <w:qFormat/>
    <w:uiPriority w:val="0"/>
    <w:pPr>
      <w:tabs>
        <w:tab w:val="clear" w:pos="360"/>
      </w:tabs>
      <w:spacing w:beforeLines="0" w:afterLines="0"/>
    </w:pPr>
    <w:rPr>
      <w:rFonts w:ascii="宋体" w:eastAsia="宋体"/>
      <w:szCs w:val="21"/>
    </w:rPr>
  </w:style>
  <w:style w:type="paragraph" w:customStyle="1" w:styleId="139">
    <w:name w:val="附录章标题"/>
    <w:next w:val="39"/>
    <w:qFormat/>
    <w:uiPriority w:val="0"/>
    <w:pPr>
      <w:numPr>
        <w:ilvl w:val="1"/>
        <w:numId w:val="14"/>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40">
    <w:name w:val="附录一级条标题"/>
    <w:basedOn w:val="139"/>
    <w:next w:val="39"/>
    <w:qFormat/>
    <w:uiPriority w:val="0"/>
    <w:pPr>
      <w:numPr>
        <w:ilvl w:val="2"/>
      </w:numPr>
      <w:autoSpaceDN w:val="0"/>
      <w:spacing w:beforeLines="50" w:afterLines="50"/>
      <w:outlineLvl w:val="2"/>
    </w:pPr>
  </w:style>
  <w:style w:type="paragraph" w:customStyle="1" w:styleId="141">
    <w:name w:val="附录一级无"/>
    <w:basedOn w:val="140"/>
    <w:qFormat/>
    <w:uiPriority w:val="0"/>
    <w:pPr>
      <w:tabs>
        <w:tab w:val="clear" w:pos="360"/>
      </w:tabs>
      <w:spacing w:beforeLines="0" w:afterLines="0"/>
    </w:pPr>
    <w:rPr>
      <w:rFonts w:ascii="宋体" w:eastAsia="宋体"/>
      <w:szCs w:val="21"/>
    </w:rPr>
  </w:style>
  <w:style w:type="paragraph" w:customStyle="1" w:styleId="142">
    <w:name w:val="附录字母编号列项（一级）"/>
    <w:qFormat/>
    <w:uiPriority w:val="0"/>
    <w:pPr>
      <w:numPr>
        <w:ilvl w:val="0"/>
        <w:numId w:val="16"/>
      </w:numPr>
    </w:pPr>
    <w:rPr>
      <w:rFonts w:ascii="宋体" w:hAnsi="Times New Roman" w:eastAsia="宋体" w:cs="Times New Roman"/>
      <w:sz w:val="21"/>
      <w:lang w:val="en-US" w:eastAsia="zh-CN" w:bidi="ar-SA"/>
    </w:rPr>
  </w:style>
  <w:style w:type="paragraph" w:customStyle="1" w:styleId="143">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44">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45">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6">
    <w:name w:val="其他标准标志"/>
    <w:basedOn w:val="103"/>
    <w:qFormat/>
    <w:uiPriority w:val="0"/>
    <w:pPr>
      <w:framePr w:w="6101" w:wrap="around" w:vAnchor="page" w:hAnchor="page" w:x="4673" w:y="942"/>
    </w:pPr>
    <w:rPr>
      <w:w w:val="130"/>
    </w:rPr>
  </w:style>
  <w:style w:type="paragraph" w:customStyle="1" w:styleId="147">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48">
    <w:name w:val="其他发布部门"/>
    <w:basedOn w:val="111"/>
    <w:qFormat/>
    <w:uiPriority w:val="0"/>
    <w:pPr>
      <w:framePr w:wrap="around" w:y="15310"/>
      <w:spacing w:line="0" w:lineRule="atLeast"/>
    </w:pPr>
    <w:rPr>
      <w:rFonts w:ascii="黑体" w:eastAsia="黑体"/>
      <w:b w:val="0"/>
    </w:rPr>
  </w:style>
  <w:style w:type="paragraph" w:customStyle="1" w:styleId="149">
    <w:name w:val="前言、引言标题"/>
    <w:next w:val="39"/>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50">
    <w:name w:val="三级无"/>
    <w:basedOn w:val="88"/>
    <w:qFormat/>
    <w:uiPriority w:val="0"/>
    <w:pPr>
      <w:spacing w:beforeLines="0" w:afterLines="0"/>
    </w:pPr>
    <w:rPr>
      <w:rFonts w:ascii="宋体" w:eastAsia="宋体"/>
    </w:rPr>
  </w:style>
  <w:style w:type="paragraph" w:customStyle="1" w:styleId="151">
    <w:name w:val="实施日期"/>
    <w:basedOn w:val="112"/>
    <w:qFormat/>
    <w:uiPriority w:val="0"/>
    <w:pPr>
      <w:framePr w:wrap="around" w:vAnchor="page" w:hAnchor="text"/>
      <w:jc w:val="right"/>
    </w:pPr>
  </w:style>
  <w:style w:type="paragraph" w:customStyle="1" w:styleId="152">
    <w:name w:val="示例后文字"/>
    <w:basedOn w:val="39"/>
    <w:next w:val="39"/>
    <w:qFormat/>
    <w:uiPriority w:val="0"/>
    <w:pPr>
      <w:ind w:firstLine="360"/>
    </w:pPr>
    <w:rPr>
      <w:sz w:val="18"/>
    </w:rPr>
  </w:style>
  <w:style w:type="paragraph" w:customStyle="1" w:styleId="153">
    <w:name w:val="首示例"/>
    <w:next w:val="39"/>
    <w:link w:val="154"/>
    <w:qFormat/>
    <w:uiPriority w:val="0"/>
    <w:pPr>
      <w:numPr>
        <w:ilvl w:val="0"/>
        <w:numId w:val="18"/>
      </w:numPr>
      <w:tabs>
        <w:tab w:val="left" w:pos="360"/>
      </w:tabs>
      <w:ind w:firstLine="0"/>
    </w:pPr>
    <w:rPr>
      <w:rFonts w:ascii="宋体" w:hAnsi="宋体" w:eastAsia="宋体" w:cs="Times New Roman"/>
      <w:kern w:val="2"/>
      <w:sz w:val="18"/>
      <w:szCs w:val="18"/>
      <w:lang w:val="en-US" w:eastAsia="zh-CN" w:bidi="ar-SA"/>
    </w:rPr>
  </w:style>
  <w:style w:type="character" w:customStyle="1" w:styleId="154">
    <w:name w:val="首示例 Char"/>
    <w:link w:val="153"/>
    <w:qFormat/>
    <w:uiPriority w:val="0"/>
    <w:rPr>
      <w:rFonts w:ascii="宋体" w:hAnsi="宋体"/>
      <w:kern w:val="2"/>
      <w:sz w:val="18"/>
      <w:szCs w:val="18"/>
    </w:rPr>
  </w:style>
  <w:style w:type="paragraph" w:customStyle="1" w:styleId="155">
    <w:name w:val="四级无"/>
    <w:basedOn w:val="92"/>
    <w:qFormat/>
    <w:uiPriority w:val="0"/>
    <w:pPr>
      <w:spacing w:beforeLines="0" w:afterLines="0"/>
    </w:pPr>
    <w:rPr>
      <w:rFonts w:ascii="宋体" w:eastAsia="宋体"/>
    </w:rPr>
  </w:style>
  <w:style w:type="paragraph" w:customStyle="1" w:styleId="156">
    <w:name w:val="条文脚注"/>
    <w:basedOn w:val="41"/>
    <w:qFormat/>
    <w:uiPriority w:val="0"/>
    <w:pPr>
      <w:numPr>
        <w:numId w:val="0"/>
      </w:numPr>
      <w:jc w:val="both"/>
    </w:pPr>
  </w:style>
  <w:style w:type="paragraph" w:customStyle="1" w:styleId="157">
    <w:name w:val="图标脚注说明"/>
    <w:basedOn w:val="39"/>
    <w:qFormat/>
    <w:uiPriority w:val="0"/>
    <w:pPr>
      <w:ind w:left="840" w:hanging="420" w:firstLineChars="0"/>
    </w:pPr>
    <w:rPr>
      <w:sz w:val="18"/>
      <w:szCs w:val="18"/>
    </w:rPr>
  </w:style>
  <w:style w:type="paragraph" w:customStyle="1" w:styleId="158">
    <w:name w:val="图表脚注说明"/>
    <w:basedOn w:val="1"/>
    <w:qFormat/>
    <w:uiPriority w:val="0"/>
    <w:pPr>
      <w:numPr>
        <w:ilvl w:val="0"/>
        <w:numId w:val="19"/>
      </w:numPr>
    </w:pPr>
    <w:rPr>
      <w:rFonts w:ascii="宋体"/>
      <w:sz w:val="18"/>
      <w:szCs w:val="18"/>
    </w:rPr>
  </w:style>
  <w:style w:type="paragraph" w:customStyle="1" w:styleId="159">
    <w:name w:val="图的脚注"/>
    <w:next w:val="39"/>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60">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61">
    <w:name w:val="五级无"/>
    <w:basedOn w:val="93"/>
    <w:qFormat/>
    <w:uiPriority w:val="0"/>
    <w:pPr>
      <w:spacing w:beforeLines="0" w:afterLines="0"/>
    </w:pPr>
    <w:rPr>
      <w:rFonts w:ascii="宋体" w:eastAsia="宋体"/>
    </w:rPr>
  </w:style>
  <w:style w:type="paragraph" w:customStyle="1" w:styleId="162">
    <w:name w:val="一级无"/>
    <w:basedOn w:val="79"/>
    <w:qFormat/>
    <w:uiPriority w:val="0"/>
    <w:pPr>
      <w:spacing w:beforeLines="0" w:afterLines="0"/>
    </w:pPr>
    <w:rPr>
      <w:rFonts w:ascii="宋体" w:eastAsia="宋体"/>
    </w:rPr>
  </w:style>
  <w:style w:type="paragraph" w:customStyle="1" w:styleId="163">
    <w:name w:val="正文表标题"/>
    <w:next w:val="39"/>
    <w:qFormat/>
    <w:uiPriority w:val="0"/>
    <w:pPr>
      <w:numPr>
        <w:ilvl w:val="0"/>
        <w:numId w:val="20"/>
      </w:numPr>
      <w:spacing w:beforeLines="50" w:afterLines="50"/>
      <w:jc w:val="center"/>
    </w:pPr>
    <w:rPr>
      <w:rFonts w:ascii="黑体" w:hAnsi="Times New Roman" w:eastAsia="黑体" w:cs="Times New Roman"/>
      <w:sz w:val="21"/>
      <w:lang w:val="en-US" w:eastAsia="zh-CN" w:bidi="ar-SA"/>
    </w:rPr>
  </w:style>
  <w:style w:type="paragraph" w:customStyle="1" w:styleId="164">
    <w:name w:val="正文公式编号制表符"/>
    <w:basedOn w:val="39"/>
    <w:next w:val="39"/>
    <w:qFormat/>
    <w:uiPriority w:val="0"/>
    <w:pPr>
      <w:ind w:firstLine="0" w:firstLineChars="0"/>
    </w:pPr>
  </w:style>
  <w:style w:type="paragraph" w:customStyle="1" w:styleId="165">
    <w:name w:val="正文图标题"/>
    <w:next w:val="39"/>
    <w:qFormat/>
    <w:uiPriority w:val="0"/>
    <w:pPr>
      <w:numPr>
        <w:ilvl w:val="0"/>
        <w:numId w:val="21"/>
      </w:numPr>
      <w:spacing w:beforeLines="50" w:afterLines="50"/>
      <w:jc w:val="center"/>
    </w:pPr>
    <w:rPr>
      <w:rFonts w:ascii="黑体" w:hAnsi="Times New Roman" w:eastAsia="黑体" w:cs="Times New Roman"/>
      <w:sz w:val="21"/>
      <w:lang w:val="en-US" w:eastAsia="zh-CN" w:bidi="ar-SA"/>
    </w:rPr>
  </w:style>
  <w:style w:type="paragraph" w:customStyle="1" w:styleId="166">
    <w:name w:val="终结线"/>
    <w:basedOn w:val="1"/>
    <w:qFormat/>
    <w:uiPriority w:val="0"/>
    <w:pPr>
      <w:framePr w:hSpace="181" w:vSpace="181" w:wrap="around" w:vAnchor="text" w:hAnchor="margin" w:xAlign="center" w:y="285"/>
    </w:pPr>
  </w:style>
  <w:style w:type="paragraph" w:customStyle="1" w:styleId="167">
    <w:name w:val="其他发布日期"/>
    <w:basedOn w:val="112"/>
    <w:qFormat/>
    <w:uiPriority w:val="0"/>
    <w:pPr>
      <w:framePr w:wrap="around" w:vAnchor="page" w:hAnchor="text" w:x="1419"/>
    </w:pPr>
  </w:style>
  <w:style w:type="paragraph" w:customStyle="1" w:styleId="168">
    <w:name w:val="其他实施日期"/>
    <w:basedOn w:val="151"/>
    <w:qFormat/>
    <w:uiPriority w:val="0"/>
    <w:pPr>
      <w:framePr w:wrap="around"/>
    </w:pPr>
  </w:style>
  <w:style w:type="paragraph" w:customStyle="1" w:styleId="169">
    <w:name w:val="封面标准名称2"/>
    <w:basedOn w:val="115"/>
    <w:qFormat/>
    <w:uiPriority w:val="0"/>
    <w:pPr>
      <w:framePr w:wrap="around" w:y="4469"/>
      <w:spacing w:beforeLines="630"/>
    </w:pPr>
  </w:style>
  <w:style w:type="paragraph" w:customStyle="1" w:styleId="170">
    <w:name w:val="封面标准英文名称2"/>
    <w:basedOn w:val="116"/>
    <w:qFormat/>
    <w:uiPriority w:val="0"/>
    <w:pPr>
      <w:framePr w:wrap="around" w:y="4469"/>
    </w:pPr>
  </w:style>
  <w:style w:type="paragraph" w:customStyle="1" w:styleId="171">
    <w:name w:val="封面一致性程度标识2"/>
    <w:basedOn w:val="117"/>
    <w:qFormat/>
    <w:uiPriority w:val="0"/>
    <w:pPr>
      <w:framePr w:wrap="around" w:y="4469"/>
    </w:pPr>
  </w:style>
  <w:style w:type="paragraph" w:customStyle="1" w:styleId="172">
    <w:name w:val="封面标准文稿类别2"/>
    <w:basedOn w:val="118"/>
    <w:qFormat/>
    <w:uiPriority w:val="0"/>
    <w:pPr>
      <w:framePr w:wrap="around" w:y="4469"/>
    </w:pPr>
  </w:style>
  <w:style w:type="paragraph" w:customStyle="1" w:styleId="173">
    <w:name w:val="封面标准文稿编辑信息2"/>
    <w:basedOn w:val="119"/>
    <w:qFormat/>
    <w:uiPriority w:val="0"/>
    <w:pPr>
      <w:framePr w:wrap="around" w:y="4469"/>
    </w:pPr>
  </w:style>
  <w:style w:type="paragraph" w:customStyle="1" w:styleId="174">
    <w:name w:val="图表脚注"/>
    <w:next w:val="39"/>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75">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76">
    <w:name w:val="正文（无编号）"/>
    <w:basedOn w:val="1"/>
    <w:link w:val="177"/>
    <w:qFormat/>
    <w:uiPriority w:val="0"/>
    <w:pPr>
      <w:spacing w:line="360" w:lineRule="auto"/>
      <w:ind w:left="420" w:leftChars="200" w:firstLine="420" w:firstLineChars="200"/>
      <w:jc w:val="left"/>
    </w:pPr>
    <w:rPr>
      <w:lang w:val="en-GB"/>
    </w:rPr>
  </w:style>
  <w:style w:type="character" w:customStyle="1" w:styleId="177">
    <w:name w:val="正文（无编号） Char"/>
    <w:link w:val="176"/>
    <w:qFormat/>
    <w:uiPriority w:val="0"/>
    <w:rPr>
      <w:kern w:val="2"/>
      <w:sz w:val="21"/>
      <w:szCs w:val="24"/>
      <w:lang w:val="en-GB"/>
    </w:rPr>
  </w:style>
  <w:style w:type="paragraph" w:customStyle="1" w:styleId="178">
    <w:name w:val="p0"/>
    <w:basedOn w:val="1"/>
    <w:qFormat/>
    <w:uiPriority w:val="0"/>
    <w:pPr>
      <w:widowControl/>
    </w:pPr>
    <w:rPr>
      <w:kern w:val="0"/>
      <w:szCs w:val="21"/>
    </w:rPr>
  </w:style>
  <w:style w:type="paragraph" w:styleId="179">
    <w:name w:val="List Paragraph"/>
    <w:basedOn w:val="1"/>
    <w:link w:val="180"/>
    <w:qFormat/>
    <w:uiPriority w:val="34"/>
    <w:pPr>
      <w:ind w:firstLine="420" w:firstLineChars="200"/>
    </w:pPr>
  </w:style>
  <w:style w:type="character" w:customStyle="1" w:styleId="180">
    <w:name w:val="列表段落 字符"/>
    <w:link w:val="179"/>
    <w:qFormat/>
    <w:uiPriority w:val="34"/>
    <w:rPr>
      <w:kern w:val="2"/>
      <w:sz w:val="21"/>
      <w:szCs w:val="24"/>
    </w:rPr>
  </w:style>
  <w:style w:type="paragraph" w:customStyle="1" w:styleId="181">
    <w:name w:val="TOC 标题1"/>
    <w:basedOn w:val="2"/>
    <w:next w:val="1"/>
    <w:unhideWhenUsed/>
    <w:qFormat/>
    <w:uiPriority w:val="39"/>
    <w:pPr>
      <w:numPr>
        <w:numId w:val="0"/>
      </w:numPr>
      <w:tabs>
        <w:tab w:val="clear" w:pos="420"/>
        <w:tab w:val="clear" w:pos="794"/>
        <w:tab w:val="clear" w:pos="2127"/>
        <w:tab w:val="clear" w:pos="2410"/>
        <w:tab w:val="clear" w:pos="2921"/>
        <w:tab w:val="clear" w:pos="3261"/>
      </w:tabs>
      <w:overflowPunct/>
      <w:adjustRightInd/>
      <w:spacing w:before="480" w:line="276" w:lineRule="auto"/>
      <w:textAlignment w:val="auto"/>
      <w:outlineLvl w:val="9"/>
    </w:pPr>
    <w:rPr>
      <w:rFonts w:ascii="Calibri Light" w:hAnsi="Calibri Light" w:eastAsia="宋体"/>
      <w:color w:val="2E75B5"/>
      <w:sz w:val="28"/>
      <w:szCs w:val="28"/>
      <w:lang w:val="en-US"/>
    </w:rPr>
  </w:style>
  <w:style w:type="character" w:styleId="182">
    <w:name w:val="Placeholder Text"/>
    <w:semiHidden/>
    <w:qFormat/>
    <w:uiPriority w:val="99"/>
    <w:rPr>
      <w:color w:val="808080"/>
    </w:rPr>
  </w:style>
  <w:style w:type="paragraph" w:customStyle="1" w:styleId="183">
    <w:name w:val="正文7"/>
    <w:basedOn w:val="1"/>
    <w:qFormat/>
    <w:uiPriority w:val="0"/>
    <w:pPr>
      <w:numPr>
        <w:ilvl w:val="0"/>
        <w:numId w:val="22"/>
      </w:numPr>
      <w:spacing w:before="60" w:after="60" w:line="360" w:lineRule="auto"/>
      <w:ind w:left="1120" w:leftChars="700"/>
    </w:pPr>
    <w:rPr>
      <w:sz w:val="24"/>
    </w:rPr>
  </w:style>
  <w:style w:type="paragraph" w:customStyle="1" w:styleId="184">
    <w:name w:val="表格文本"/>
    <w:basedOn w:val="1"/>
    <w:qFormat/>
    <w:uiPriority w:val="0"/>
    <w:pPr>
      <w:tabs>
        <w:tab w:val="decimal" w:pos="0"/>
      </w:tabs>
      <w:autoSpaceDE w:val="0"/>
      <w:autoSpaceDN w:val="0"/>
      <w:adjustRightInd w:val="0"/>
      <w:jc w:val="left"/>
    </w:pPr>
    <w:rPr>
      <w:rFonts w:ascii="Arial" w:hAnsi="Arial"/>
      <w:kern w:val="0"/>
      <w:sz w:val="18"/>
      <w:szCs w:val="20"/>
    </w:rPr>
  </w:style>
  <w:style w:type="character" w:customStyle="1" w:styleId="185">
    <w:name w:val="fontstyle01"/>
    <w:qFormat/>
    <w:uiPriority w:val="0"/>
    <w:rPr>
      <w:rFonts w:ascii="TimesNewRomanPSMT" w:hAnsi="TimesNewRomanPSMT" w:eastAsia="TimesNewRomanPSMT" w:cs="TimesNewRomanPSMT"/>
      <w:color w:val="000000"/>
      <w:sz w:val="24"/>
      <w:szCs w:val="24"/>
    </w:rPr>
  </w:style>
  <w:style w:type="paragraph" w:customStyle="1" w:styleId="186">
    <w:name w:val="线"/>
    <w:basedOn w:val="1"/>
    <w:qFormat/>
    <w:uiPriority w:val="0"/>
    <w:pPr>
      <w:adjustRightInd w:val="0"/>
      <w:spacing w:before="40" w:after="40"/>
      <w:jc w:val="center"/>
    </w:pPr>
    <w:rPr>
      <w:rFonts w:ascii="Consolas" w:hAnsi="Consolas" w:cs="Tahoma"/>
      <w:sz w:val="15"/>
      <w:szCs w:val="20"/>
    </w:rPr>
  </w:style>
  <w:style w:type="character" w:customStyle="1" w:styleId="187">
    <w:name w:val="批注文字 字符"/>
    <w:qFormat/>
    <w:uiPriority w:val="0"/>
    <w:rPr>
      <w:kern w:val="2"/>
      <w:sz w:val="21"/>
      <w:szCs w:val="24"/>
    </w:rPr>
  </w:style>
  <w:style w:type="paragraph" w:customStyle="1" w:styleId="188">
    <w:name w:val="Revision1"/>
    <w:hidden/>
    <w:unhideWhenUsed/>
    <w:qFormat/>
    <w:uiPriority w:val="0"/>
    <w:rPr>
      <w:rFonts w:ascii="Times New Roman" w:hAnsi="Times New Roman" w:eastAsia="宋体" w:cs="Times New Roman"/>
      <w:kern w:val="2"/>
      <w:sz w:val="21"/>
      <w:szCs w:val="24"/>
      <w:lang w:val="en-US" w:eastAsia="zh-CN" w:bidi="ar-SA"/>
    </w:rPr>
  </w:style>
  <w:style w:type="paragraph" w:customStyle="1" w:styleId="189">
    <w:name w:val="Normal1"/>
    <w:qFormat/>
    <w:uiPriority w:val="0"/>
    <w:pPr>
      <w:jc w:val="both"/>
    </w:pPr>
    <w:rPr>
      <w:rFonts w:ascii="Times New Roman" w:hAnsi="Times New Roman" w:eastAsia="宋体" w:cs="Times New Roman"/>
      <w:kern w:val="2"/>
      <w:sz w:val="21"/>
      <w:szCs w:val="21"/>
      <w:lang w:val="en-US" w:eastAsia="zh-CN" w:bidi="ar-SA"/>
    </w:rPr>
  </w:style>
  <w:style w:type="character" w:customStyle="1" w:styleId="190">
    <w:name w:val="标题 6 字符"/>
    <w:link w:val="7"/>
    <w:qFormat/>
    <w:uiPriority w:val="0"/>
    <w:rPr>
      <w:rFonts w:ascii="Arial" w:hAnsi="Arial"/>
      <w:color w:val="7F7F7F"/>
      <w:szCs w:val="24"/>
      <w:lang w:eastAsia="en-US"/>
    </w:rPr>
  </w:style>
  <w:style w:type="character" w:customStyle="1" w:styleId="191">
    <w:name w:val="标题 7 字符"/>
    <w:link w:val="8"/>
    <w:semiHidden/>
    <w:qFormat/>
    <w:uiPriority w:val="0"/>
    <w:rPr>
      <w:rFonts w:ascii="Arial" w:hAnsi="Arial"/>
      <w:color w:val="7F7F7F"/>
      <w:szCs w:val="24"/>
      <w:lang w:eastAsia="en-US"/>
    </w:rPr>
  </w:style>
  <w:style w:type="character" w:customStyle="1" w:styleId="192">
    <w:name w:val="标题 8 字符"/>
    <w:link w:val="9"/>
    <w:semiHidden/>
    <w:qFormat/>
    <w:uiPriority w:val="0"/>
    <w:rPr>
      <w:rFonts w:ascii="Arial" w:hAnsi="Arial"/>
      <w:color w:val="7F7F7F"/>
      <w:szCs w:val="21"/>
      <w:lang w:eastAsia="en-US"/>
    </w:rPr>
  </w:style>
  <w:style w:type="character" w:customStyle="1" w:styleId="193">
    <w:name w:val="标题 9 字符"/>
    <w:link w:val="10"/>
    <w:semiHidden/>
    <w:qFormat/>
    <w:uiPriority w:val="0"/>
    <w:rPr>
      <w:rFonts w:ascii="Arial" w:hAnsi="Arial"/>
      <w:color w:val="7F7F7F"/>
      <w:szCs w:val="21"/>
      <w:lang w:eastAsia="en-US"/>
    </w:rPr>
  </w:style>
  <w:style w:type="character" w:customStyle="1" w:styleId="194">
    <w:name w:val="标题 字符"/>
    <w:link w:val="54"/>
    <w:qFormat/>
    <w:uiPriority w:val="0"/>
    <w:rPr>
      <w:rFonts w:ascii="Calibri" w:hAnsi="Calibri" w:cs="Arial"/>
      <w:b/>
      <w:bCs/>
      <w:color w:val="365F91"/>
      <w:kern w:val="28"/>
      <w:sz w:val="48"/>
      <w:szCs w:val="32"/>
      <w:lang w:eastAsia="en-US"/>
    </w:rPr>
  </w:style>
  <w:style w:type="character" w:customStyle="1" w:styleId="195">
    <w:name w:val="副标题 字符"/>
    <w:link w:val="40"/>
    <w:qFormat/>
    <w:uiPriority w:val="11"/>
    <w:rPr>
      <w:rFonts w:ascii="Cambria" w:hAnsi="Cambria"/>
      <w:i/>
      <w:iCs/>
      <w:color w:val="4F81BD"/>
      <w:spacing w:val="15"/>
      <w:sz w:val="24"/>
      <w:szCs w:val="24"/>
      <w:lang w:eastAsia="en-US"/>
    </w:rPr>
  </w:style>
  <w:style w:type="character" w:customStyle="1" w:styleId="196">
    <w:name w:val="Subtle Emphasis1"/>
    <w:qFormat/>
    <w:uiPriority w:val="19"/>
    <w:rPr>
      <w:i/>
      <w:iCs/>
      <w:color w:val="808080"/>
    </w:rPr>
  </w:style>
  <w:style w:type="character" w:customStyle="1" w:styleId="197">
    <w:name w:val="Intense Emphasis1"/>
    <w:qFormat/>
    <w:uiPriority w:val="0"/>
    <w:rPr>
      <w:i/>
      <w:iCs/>
      <w:color w:val="7F7F7F"/>
    </w:rPr>
  </w:style>
  <w:style w:type="paragraph" w:styleId="198">
    <w:name w:val="Quote"/>
    <w:basedOn w:val="1"/>
    <w:next w:val="1"/>
    <w:link w:val="199"/>
    <w:qFormat/>
    <w:uiPriority w:val="0"/>
    <w:pPr>
      <w:widowControl/>
      <w:spacing w:before="200" w:after="160"/>
      <w:ind w:left="864" w:right="864"/>
      <w:jc w:val="center"/>
    </w:pPr>
    <w:rPr>
      <w:rFonts w:ascii="Calibri" w:hAnsi="Calibri"/>
      <w:i/>
      <w:iCs/>
      <w:color w:val="404040"/>
      <w:kern w:val="0"/>
      <w:sz w:val="22"/>
      <w:lang w:eastAsia="en-US"/>
    </w:rPr>
  </w:style>
  <w:style w:type="character" w:customStyle="1" w:styleId="199">
    <w:name w:val="引用 字符"/>
    <w:link w:val="198"/>
    <w:qFormat/>
    <w:uiPriority w:val="0"/>
    <w:rPr>
      <w:rFonts w:ascii="Calibri" w:hAnsi="Calibri"/>
      <w:i/>
      <w:iCs/>
      <w:color w:val="404040"/>
      <w:sz w:val="22"/>
      <w:szCs w:val="24"/>
      <w:lang w:eastAsia="en-US"/>
    </w:rPr>
  </w:style>
  <w:style w:type="paragraph" w:styleId="200">
    <w:name w:val="Intense Quote"/>
    <w:basedOn w:val="1"/>
    <w:next w:val="1"/>
    <w:link w:val="201"/>
    <w:qFormat/>
    <w:uiPriority w:val="0"/>
    <w:pPr>
      <w:widowControl/>
      <w:pBdr>
        <w:top w:val="single" w:color="4F81BD" w:sz="4" w:space="10"/>
        <w:bottom w:val="single" w:color="4F81BD" w:sz="4" w:space="10"/>
      </w:pBdr>
      <w:spacing w:before="360" w:after="360"/>
      <w:ind w:left="864" w:right="864"/>
      <w:jc w:val="center"/>
    </w:pPr>
    <w:rPr>
      <w:rFonts w:ascii="Arial" w:hAnsi="Arial"/>
      <w:i/>
      <w:iCs/>
      <w:color w:val="7F7F7F"/>
      <w:kern w:val="0"/>
      <w:sz w:val="20"/>
      <w:lang w:eastAsia="en-US"/>
    </w:rPr>
  </w:style>
  <w:style w:type="character" w:customStyle="1" w:styleId="201">
    <w:name w:val="明显引用 字符"/>
    <w:link w:val="200"/>
    <w:qFormat/>
    <w:uiPriority w:val="0"/>
    <w:rPr>
      <w:rFonts w:ascii="Arial" w:hAnsi="Arial"/>
      <w:i/>
      <w:iCs/>
      <w:color w:val="7F7F7F"/>
      <w:szCs w:val="24"/>
      <w:lang w:eastAsia="en-US"/>
    </w:rPr>
  </w:style>
  <w:style w:type="character" w:customStyle="1" w:styleId="202">
    <w:name w:val="Subtle Reference1"/>
    <w:qFormat/>
    <w:uiPriority w:val="31"/>
    <w:rPr>
      <w:smallCaps/>
      <w:color w:val="C0504D"/>
      <w:u w:val="single"/>
    </w:rPr>
  </w:style>
  <w:style w:type="character" w:customStyle="1" w:styleId="203">
    <w:name w:val="Intense Reference1"/>
    <w:qFormat/>
    <w:uiPriority w:val="0"/>
    <w:rPr>
      <w:b/>
      <w:bCs/>
      <w:smallCaps/>
      <w:color w:val="7F7F7F"/>
      <w:spacing w:val="5"/>
    </w:rPr>
  </w:style>
  <w:style w:type="character" w:customStyle="1" w:styleId="204">
    <w:name w:val="Book Title1"/>
    <w:qFormat/>
    <w:uiPriority w:val="33"/>
    <w:rPr>
      <w:b/>
      <w:bCs/>
      <w:smallCaps/>
      <w:spacing w:val="5"/>
    </w:rPr>
  </w:style>
  <w:style w:type="character" w:customStyle="1" w:styleId="205">
    <w:name w:val="页脚 字符"/>
    <w:link w:val="33"/>
    <w:qFormat/>
    <w:uiPriority w:val="99"/>
    <w:rPr>
      <w:kern w:val="2"/>
      <w:sz w:val="18"/>
      <w:szCs w:val="18"/>
    </w:rPr>
  </w:style>
  <w:style w:type="table" w:customStyle="1" w:styleId="206">
    <w:name w:val="Scroll Warning"/>
    <w:basedOn w:val="56"/>
    <w:qFormat/>
    <w:uiPriority w:val="99"/>
    <w:pPr>
      <w:ind w:left="173" w:right="259"/>
    </w:pPr>
    <w:rPr>
      <w:sz w:val="24"/>
      <w:szCs w:val="24"/>
      <w:lang w:eastAsia="de-DE"/>
    </w:rPr>
    <w:tblPr>
      <w:tblBorders>
        <w:top w:val="single" w:color="E29898" w:sz="4" w:space="0"/>
        <w:left w:val="single" w:color="E29898" w:sz="4" w:space="0"/>
        <w:bottom w:val="single" w:color="E29898" w:sz="4" w:space="0"/>
        <w:right w:val="single" w:color="E29898" w:sz="4" w:space="0"/>
      </w:tblBorders>
      <w:tblCellMar>
        <w:top w:w="173" w:type="dxa"/>
        <w:left w:w="58" w:type="dxa"/>
        <w:bottom w:w="259" w:type="dxa"/>
        <w:right w:w="58" w:type="dxa"/>
      </w:tblCellMar>
    </w:tblPr>
    <w:tcPr>
      <w:shd w:val="clear" w:color="auto" w:fill="FFE7E7"/>
    </w:tcPr>
  </w:style>
  <w:style w:type="table" w:customStyle="1" w:styleId="207">
    <w:name w:val="Scroll Note"/>
    <w:basedOn w:val="56"/>
    <w:qFormat/>
    <w:uiPriority w:val="99"/>
    <w:pPr>
      <w:ind w:left="173" w:right="259"/>
    </w:pPr>
    <w:rPr>
      <w:sz w:val="24"/>
      <w:szCs w:val="24"/>
      <w:lang w:eastAsia="de-DE"/>
    </w:rPr>
    <w:tblPr>
      <w:tblBorders>
        <w:top w:val="single" w:color="F9DF99" w:sz="4" w:space="0"/>
        <w:left w:val="single" w:color="F9DF99" w:sz="4" w:space="0"/>
        <w:bottom w:val="single" w:color="F9DF99" w:sz="4" w:space="0"/>
        <w:right w:val="single" w:color="F9DF99" w:sz="4" w:space="0"/>
      </w:tblBorders>
      <w:tblCellMar>
        <w:top w:w="173" w:type="dxa"/>
        <w:left w:w="58" w:type="dxa"/>
        <w:bottom w:w="259" w:type="dxa"/>
        <w:right w:w="58" w:type="dxa"/>
      </w:tblCellMar>
    </w:tblPr>
    <w:tcPr>
      <w:shd w:val="clear" w:color="auto" w:fill="FFFFE0"/>
    </w:tcPr>
  </w:style>
  <w:style w:type="table" w:customStyle="1" w:styleId="208">
    <w:name w:val="Scroll Table Normal"/>
    <w:basedOn w:val="56"/>
    <w:qFormat/>
    <w:uiPriority w:val="99"/>
    <w:rPr>
      <w:sz w:val="24"/>
      <w:szCs w:val="24"/>
      <w:lang w:eastAsia="de-DE"/>
    </w:rPr>
    <w:tblPr>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Pr>
    <w:tblStylePr w:type="firstRow">
      <w:rPr>
        <w:b/>
        <w:color w:val="003366"/>
      </w:rPr>
      <w:tblPr/>
      <w:trPr>
        <w:tblHeader/>
      </w:trPr>
      <w:tcPr>
        <w:tcBorders>
          <w:top w:val="single" w:color="DDDDDD" w:sz="4" w:space="0"/>
          <w:left w:val="single" w:color="DDDDDD" w:sz="4" w:space="0"/>
          <w:bottom w:val="single" w:color="DDDDDD" w:sz="4" w:space="0"/>
          <w:right w:val="single" w:color="DDDDDD" w:sz="4" w:space="0"/>
          <w:insideH w:val="single" w:sz="4" w:space="0"/>
          <w:insideV w:val="single" w:sz="4" w:space="0"/>
          <w:tl2br w:val="nil"/>
          <w:tr2bl w:val="nil"/>
        </w:tcBorders>
        <w:shd w:val="clear" w:color="auto" w:fill="F0F0F0"/>
      </w:tcPr>
    </w:tblStylePr>
    <w:tblStylePr w:type="firstCol">
      <w:rPr>
        <w:b/>
        <w:color w:val="003263"/>
      </w:rPr>
      <w:tcPr>
        <w:shd w:val="clear" w:color="auto" w:fill="F0F0F0"/>
      </w:tcPr>
    </w:tblStylePr>
  </w:style>
  <w:style w:type="table" w:customStyle="1" w:styleId="209">
    <w:name w:val="Scroll Panel"/>
    <w:basedOn w:val="56"/>
    <w:qFormat/>
    <w:uiPriority w:val="99"/>
    <w:pPr>
      <w:ind w:left="173" w:right="259"/>
    </w:pPr>
    <w:rPr>
      <w:sz w:val="24"/>
      <w:szCs w:val="24"/>
      <w:lang w:eastAsia="de-DE"/>
    </w:rPr>
    <w:tblPr>
      <w:tblBorders>
        <w:top w:val="single" w:color="BBBBBB" w:sz="4" w:space="0"/>
        <w:left w:val="single" w:color="BBBBBB" w:sz="4" w:space="0"/>
        <w:bottom w:val="single" w:color="BBBBBB" w:sz="4" w:space="0"/>
        <w:right w:val="single" w:color="BBBBBB" w:sz="4" w:space="0"/>
      </w:tblBorders>
      <w:tblCellMar>
        <w:top w:w="173" w:type="dxa"/>
        <w:left w:w="58" w:type="dxa"/>
        <w:bottom w:w="259" w:type="dxa"/>
        <w:right w:w="58" w:type="dxa"/>
      </w:tblCellMar>
    </w:tblPr>
    <w:tcPr>
      <w:shd w:val="clear" w:color="auto" w:fill="F0F0F0"/>
    </w:tcPr>
  </w:style>
  <w:style w:type="table" w:customStyle="1" w:styleId="210">
    <w:name w:val="Scroll Info"/>
    <w:basedOn w:val="56"/>
    <w:qFormat/>
    <w:uiPriority w:val="99"/>
    <w:pPr>
      <w:ind w:left="173" w:right="259"/>
    </w:pPr>
    <w:rPr>
      <w:sz w:val="24"/>
      <w:szCs w:val="24"/>
      <w:lang w:eastAsia="de-DE"/>
    </w:rPr>
    <w:tblPr>
      <w:tblBorders>
        <w:top w:val="single" w:color="9CA6D2" w:sz="4" w:space="0"/>
        <w:left w:val="single" w:color="9CA6D2" w:sz="4" w:space="0"/>
        <w:bottom w:val="single" w:color="9CA6D2" w:sz="4" w:space="0"/>
        <w:right w:val="single" w:color="9CA6D2" w:sz="4" w:space="0"/>
      </w:tblBorders>
      <w:tblCellMar>
        <w:top w:w="173" w:type="dxa"/>
        <w:left w:w="58" w:type="dxa"/>
        <w:bottom w:w="259" w:type="dxa"/>
        <w:right w:w="58" w:type="dxa"/>
      </w:tblCellMar>
    </w:tblPr>
    <w:tcPr>
      <w:shd w:val="clear" w:color="auto" w:fill="DFEFFD"/>
    </w:tcPr>
  </w:style>
  <w:style w:type="table" w:customStyle="1" w:styleId="211">
    <w:name w:val="Scroll Tip"/>
    <w:basedOn w:val="56"/>
    <w:qFormat/>
    <w:uiPriority w:val="99"/>
    <w:pPr>
      <w:ind w:left="173" w:right="259"/>
    </w:pPr>
    <w:rPr>
      <w:sz w:val="24"/>
      <w:szCs w:val="24"/>
      <w:lang w:eastAsia="de-DE"/>
    </w:rPr>
    <w:tblPr>
      <w:tblBorders>
        <w:top w:val="single" w:color="9CC4A2" w:sz="4" w:space="0"/>
        <w:left w:val="single" w:color="9CC4A2" w:sz="4" w:space="0"/>
        <w:bottom w:val="single" w:color="9CC4A2" w:sz="4" w:space="0"/>
        <w:right w:val="single" w:color="9CC4A2" w:sz="4" w:space="0"/>
      </w:tblBorders>
      <w:tblCellMar>
        <w:top w:w="173" w:type="dxa"/>
        <w:left w:w="58" w:type="dxa"/>
        <w:bottom w:w="259" w:type="dxa"/>
        <w:right w:w="58" w:type="dxa"/>
      </w:tblCellMar>
    </w:tblPr>
    <w:tcPr>
      <w:shd w:val="clear" w:color="auto" w:fill="DEFAE0"/>
    </w:tcPr>
  </w:style>
  <w:style w:type="table" w:customStyle="1" w:styleId="212">
    <w:name w:val="Scroll Section Column"/>
    <w:basedOn w:val="56"/>
    <w:qFormat/>
    <w:uiPriority w:val="99"/>
    <w:rPr>
      <w:sz w:val="24"/>
      <w:szCs w:val="24"/>
      <w:lang w:eastAsia="de-DE"/>
    </w:rPr>
  </w:style>
  <w:style w:type="table" w:customStyle="1" w:styleId="213">
    <w:name w:val="Scroll Code"/>
    <w:basedOn w:val="56"/>
    <w:qFormat/>
    <w:uiPriority w:val="99"/>
    <w:pPr>
      <w:ind w:left="173" w:right="259"/>
    </w:pPr>
    <w:rPr>
      <w:rFonts w:ascii="Courier New" w:hAnsi="Courier New"/>
      <w:sz w:val="18"/>
      <w:szCs w:val="24"/>
      <w:lang w:eastAsia="de-DE"/>
    </w:rPr>
    <w:tblPr>
      <w:tblCellSpacing w:w="0" w:type="dxa"/>
      <w:tblBorders>
        <w:top w:val="dashed" w:color="6199C9" w:sz="4" w:space="0"/>
        <w:left w:val="dashed" w:color="6199C9" w:sz="4" w:space="0"/>
        <w:bottom w:val="dashed" w:color="6199C9" w:sz="4" w:space="0"/>
        <w:right w:val="dashed" w:color="6199C9" w:sz="4" w:space="0"/>
      </w:tblBorders>
      <w:tblCellMar>
        <w:top w:w="173" w:type="dxa"/>
        <w:left w:w="58" w:type="dxa"/>
        <w:bottom w:w="259" w:type="dxa"/>
        <w:right w:w="58" w:type="dxa"/>
      </w:tblCellMar>
    </w:tblPr>
    <w:trPr>
      <w:tblCellSpacing w:w="0" w:type="dxa"/>
    </w:trPr>
  </w:style>
  <w:style w:type="table" w:customStyle="1" w:styleId="214">
    <w:name w:val="Scroll Quote"/>
    <w:basedOn w:val="56"/>
    <w:qFormat/>
    <w:uiPriority w:val="99"/>
    <w:pPr>
      <w:ind w:left="173" w:right="259"/>
    </w:pPr>
    <w:rPr>
      <w:i/>
      <w:sz w:val="24"/>
      <w:szCs w:val="24"/>
      <w:lang w:eastAsia="de-DE"/>
    </w:rPr>
    <w:tblPr>
      <w:tblCellMar>
        <w:left w:w="58" w:type="dxa"/>
        <w:right w:w="58" w:type="dxa"/>
      </w:tblCellMar>
    </w:tblPr>
    <w:tblStylePr w:type="firstCol">
      <w:tcPr>
        <w:tcBorders>
          <w:left w:val="single" w:color="6199C9" w:sz="4" w:space="0"/>
        </w:tcBorders>
      </w:tcPr>
    </w:tblStylePr>
  </w:style>
  <w:style w:type="paragraph" w:customStyle="1" w:styleId="215">
    <w:name w:val="Cover copyright"/>
    <w:basedOn w:val="1"/>
    <w:qFormat/>
    <w:uiPriority w:val="0"/>
    <w:pPr>
      <w:spacing w:before="240"/>
      <w:jc w:val="center"/>
    </w:pPr>
    <w:rPr>
      <w:rFonts w:ascii="Calibri" w:hAnsi="Calibri" w:eastAsia="MS Mincho"/>
      <w:spacing w:val="-5"/>
      <w:kern w:val="0"/>
      <w:sz w:val="22"/>
      <w:szCs w:val="20"/>
      <w:lang w:eastAsia="en-US"/>
    </w:rPr>
  </w:style>
  <w:style w:type="paragraph" w:customStyle="1" w:styleId="216">
    <w:name w:val="Heading 1 - no num"/>
    <w:basedOn w:val="2"/>
    <w:qFormat/>
    <w:uiPriority w:val="99"/>
    <w:pPr>
      <w:pageBreakBefore/>
      <w:numPr>
        <w:numId w:val="0"/>
      </w:numPr>
      <w:tabs>
        <w:tab w:val="clear" w:pos="420"/>
        <w:tab w:val="clear" w:pos="794"/>
        <w:tab w:val="clear" w:pos="2127"/>
        <w:tab w:val="clear" w:pos="2410"/>
        <w:tab w:val="clear" w:pos="2921"/>
        <w:tab w:val="clear" w:pos="3261"/>
      </w:tabs>
      <w:overflowPunct/>
      <w:adjustRightInd/>
      <w:spacing w:before="480" w:line="240" w:lineRule="atLeast"/>
      <w:textAlignment w:val="auto"/>
    </w:pPr>
    <w:rPr>
      <w:rFonts w:ascii="宋体" w:hAnsi="宋体" w:eastAsia="宋体"/>
      <w:b w:val="0"/>
      <w:bCs w:val="0"/>
      <w:color w:val="FF0000"/>
      <w:spacing w:val="-10"/>
      <w:kern w:val="20"/>
      <w:position w:val="8"/>
      <w:sz w:val="40"/>
      <w:szCs w:val="20"/>
      <w:lang w:val="en-US" w:eastAsia="en-US"/>
    </w:rPr>
  </w:style>
  <w:style w:type="paragraph" w:customStyle="1" w:styleId="217">
    <w:name w:val="TOC Heading1"/>
    <w:basedOn w:val="2"/>
    <w:next w:val="1"/>
    <w:unhideWhenUsed/>
    <w:qFormat/>
    <w:uiPriority w:val="39"/>
    <w:pPr>
      <w:numPr>
        <w:numId w:val="0"/>
      </w:numPr>
      <w:tabs>
        <w:tab w:val="clear" w:pos="420"/>
        <w:tab w:val="clear" w:pos="794"/>
        <w:tab w:val="clear" w:pos="2127"/>
        <w:tab w:val="clear" w:pos="2410"/>
        <w:tab w:val="clear" w:pos="2921"/>
        <w:tab w:val="clear" w:pos="3261"/>
      </w:tabs>
      <w:overflowPunct/>
      <w:adjustRightInd/>
      <w:spacing w:before="240" w:line="259" w:lineRule="auto"/>
      <w:textAlignment w:val="auto"/>
      <w:outlineLvl w:val="9"/>
    </w:pPr>
    <w:rPr>
      <w:rFonts w:ascii="Cambria" w:hAnsi="Cambria" w:eastAsia="宋体"/>
      <w:bCs w:val="0"/>
      <w:color w:val="365F91"/>
      <w:sz w:val="40"/>
      <w:szCs w:val="32"/>
      <w:lang w:val="en-US" w:eastAsia="en-US"/>
    </w:rPr>
  </w:style>
  <w:style w:type="character" w:customStyle="1" w:styleId="218">
    <w:name w:val="apple-converted-space"/>
    <w:qFormat/>
    <w:uiPriority w:val="0"/>
  </w:style>
  <w:style w:type="paragraph" w:customStyle="1" w:styleId="219">
    <w:name w:val="Title subtitle"/>
    <w:basedOn w:val="1"/>
    <w:qFormat/>
    <w:uiPriority w:val="0"/>
    <w:pPr>
      <w:widowControl/>
      <w:tabs>
        <w:tab w:val="right" w:pos="9360"/>
      </w:tabs>
      <w:spacing w:before="120"/>
      <w:ind w:left="-835"/>
    </w:pPr>
    <w:rPr>
      <w:rFonts w:ascii="Calibri" w:hAnsi="Calibri"/>
      <w:i/>
      <w:color w:val="000080"/>
      <w:spacing w:val="-5"/>
      <w:kern w:val="0"/>
      <w:sz w:val="36"/>
      <w:szCs w:val="20"/>
      <w:lang w:eastAsia="en-US"/>
    </w:rPr>
  </w:style>
  <w:style w:type="paragraph" w:customStyle="1" w:styleId="220">
    <w:name w:val="1"/>
    <w:basedOn w:val="2"/>
    <w:link w:val="221"/>
    <w:qFormat/>
    <w:uiPriority w:val="0"/>
    <w:pPr>
      <w:numPr>
        <w:numId w:val="0"/>
      </w:numPr>
      <w:tabs>
        <w:tab w:val="clear" w:pos="420"/>
        <w:tab w:val="clear" w:pos="794"/>
        <w:tab w:val="clear" w:pos="2127"/>
        <w:tab w:val="clear" w:pos="2410"/>
        <w:tab w:val="clear" w:pos="2921"/>
        <w:tab w:val="clear" w:pos="3261"/>
      </w:tabs>
      <w:overflowPunct/>
      <w:adjustRightInd/>
      <w:spacing w:before="720" w:after="720" w:line="240" w:lineRule="atLeast"/>
      <w:textAlignment w:val="auto"/>
    </w:pPr>
    <w:rPr>
      <w:rFonts w:ascii="Antique Olive" w:hAnsi="Antique Olive" w:eastAsia="宋体" w:cs="宋体"/>
      <w:b w:val="0"/>
      <w:bCs w:val="0"/>
      <w:color w:val="0000FF"/>
      <w:spacing w:val="-10"/>
      <w:kern w:val="20"/>
      <w:position w:val="8"/>
      <w:sz w:val="36"/>
      <w:szCs w:val="36"/>
      <w:lang w:val="en-US" w:eastAsia="en-US"/>
    </w:rPr>
  </w:style>
  <w:style w:type="character" w:customStyle="1" w:styleId="221">
    <w:name w:val="1 Char"/>
    <w:link w:val="220"/>
    <w:qFormat/>
    <w:uiPriority w:val="0"/>
    <w:rPr>
      <w:rFonts w:ascii="Antique Olive" w:hAnsi="Antique Olive" w:cs="宋体"/>
      <w:color w:val="0000FF"/>
      <w:spacing w:val="-10"/>
      <w:kern w:val="20"/>
      <w:position w:val="8"/>
      <w:sz w:val="36"/>
      <w:szCs w:val="36"/>
      <w:lang w:eastAsia="en-US"/>
    </w:rPr>
  </w:style>
  <w:style w:type="character" w:customStyle="1" w:styleId="222">
    <w:name w:val="Unresolved Mention1"/>
    <w:qFormat/>
    <w:uiPriority w:val="0"/>
    <w:rPr>
      <w:color w:val="605E5C"/>
      <w:shd w:val="clear" w:color="auto" w:fill="E1DFDD"/>
    </w:rPr>
  </w:style>
  <w:style w:type="character" w:customStyle="1" w:styleId="223">
    <w:name w:val="日期 字符"/>
    <w:link w:val="29"/>
    <w:qFormat/>
    <w:uiPriority w:val="0"/>
    <w:rPr>
      <w:rFonts w:ascii="Calibri" w:hAnsi="Calibri"/>
      <w:sz w:val="22"/>
      <w:szCs w:val="24"/>
      <w:lang w:eastAsia="en-US"/>
    </w:rPr>
  </w:style>
  <w:style w:type="paragraph" w:customStyle="1" w:styleId="224">
    <w:name w:val="Item List Text"/>
    <w:link w:val="225"/>
    <w:qFormat/>
    <w:uiPriority w:val="0"/>
    <w:pPr>
      <w:adjustRightInd w:val="0"/>
      <w:snapToGrid w:val="0"/>
      <w:spacing w:before="80" w:after="80" w:line="240" w:lineRule="atLeast"/>
      <w:ind w:left="992"/>
    </w:pPr>
    <w:rPr>
      <w:rFonts w:ascii="Arial" w:hAnsi="Arial" w:eastAsia="微软雅黑" w:cs="Times New Roman"/>
      <w:kern w:val="2"/>
      <w:sz w:val="21"/>
      <w:szCs w:val="21"/>
      <w:lang w:val="en-US" w:eastAsia="zh-CN" w:bidi="ar-SA"/>
    </w:rPr>
  </w:style>
  <w:style w:type="character" w:customStyle="1" w:styleId="225">
    <w:name w:val="Item List Text Char"/>
    <w:link w:val="224"/>
    <w:qFormat/>
    <w:uiPriority w:val="0"/>
    <w:rPr>
      <w:rFonts w:ascii="Arial" w:hAnsi="Arial" w:eastAsia="微软雅黑"/>
      <w:kern w:val="2"/>
      <w:sz w:val="21"/>
      <w:szCs w:val="21"/>
    </w:rPr>
  </w:style>
  <w:style w:type="character" w:customStyle="1" w:styleId="226">
    <w:name w:val="resultitem"/>
    <w:qFormat/>
    <w:uiPriority w:val="0"/>
  </w:style>
  <w:style w:type="character" w:customStyle="1" w:styleId="227">
    <w:name w:val="srcitem1"/>
    <w:qFormat/>
    <w:uiPriority w:val="0"/>
    <w:rPr>
      <w:color w:val="4285F4"/>
    </w:rPr>
  </w:style>
  <w:style w:type="character" w:customStyle="1" w:styleId="228">
    <w:name w:val="纯文本 字符"/>
    <w:link w:val="26"/>
    <w:qFormat/>
    <w:uiPriority w:val="0"/>
    <w:rPr>
      <w:rFonts w:ascii="Courier New" w:hAnsi="Courier New" w:cs="Courier New"/>
      <w:lang w:eastAsia="en-US"/>
    </w:rPr>
  </w:style>
  <w:style w:type="paragraph" w:customStyle="1" w:styleId="229">
    <w:name w:val="Subline Header"/>
    <w:basedOn w:val="54"/>
    <w:qFormat/>
    <w:uiPriority w:val="0"/>
    <w:pPr>
      <w:spacing w:before="120" w:after="120"/>
      <w:jc w:val="center"/>
    </w:pPr>
    <w:rPr>
      <w:rFonts w:ascii="Arial" w:hAnsi="Arial"/>
      <w:b w:val="0"/>
      <w:bCs w:val="0"/>
      <w:color w:val="68BE5C"/>
      <w:sz w:val="28"/>
      <w:shd w:val="clear" w:color="auto" w:fill="FFFFFF"/>
    </w:rPr>
  </w:style>
  <w:style w:type="paragraph" w:customStyle="1" w:styleId="230">
    <w:name w:val="SublineHeader Level2"/>
    <w:basedOn w:val="229"/>
    <w:qFormat/>
    <w:uiPriority w:val="0"/>
    <w:rPr>
      <w:sz w:val="24"/>
      <w:szCs w:val="24"/>
    </w:rPr>
  </w:style>
  <w:style w:type="table" w:customStyle="1" w:styleId="231">
    <w:name w:val="Plain Table 11"/>
    <w:basedOn w:val="56"/>
    <w:qFormat/>
    <w:uiPriority w:val="0"/>
    <w:rPr>
      <w:sz w:val="24"/>
      <w:szCs w:val="24"/>
      <w:lang w:eastAsia="en-US"/>
    </w:rPr>
    <w:tblPr>
      <w:tblBorders>
        <w:top w:val="single" w:color="85CB7B" w:sz="4" w:space="0"/>
        <w:left w:val="single" w:color="85CB7B" w:sz="4" w:space="0"/>
        <w:bottom w:val="single" w:color="85CB7B" w:sz="4" w:space="0"/>
        <w:right w:val="single" w:color="85CB7B" w:sz="4" w:space="0"/>
        <w:insideH w:val="single" w:color="85CB7B" w:sz="4" w:space="0"/>
        <w:insideV w:val="single" w:color="85CB7B" w:sz="4" w:space="0"/>
      </w:tblBorders>
    </w:tblPr>
    <w:tblStylePr w:type="firstRow">
      <w:rPr>
        <w:b/>
        <w:bCs/>
      </w:rPr>
    </w:tblStylePr>
    <w:tblStylePr w:type="lastRow">
      <w:rPr>
        <w:b/>
        <w:bCs/>
      </w:rPr>
      <w:tcPr>
        <w:tcBorders>
          <w:top w:val="double" w:color="85CB7B" w:sz="4" w:space="0"/>
        </w:tcBorders>
      </w:tcPr>
    </w:tblStylePr>
    <w:tblStylePr w:type="firstCol">
      <w:rPr>
        <w:b/>
        <w:bCs/>
      </w:rPr>
    </w:tblStylePr>
    <w:tblStylePr w:type="lastCol">
      <w:rPr>
        <w:b/>
        <w:bCs/>
      </w:rPr>
    </w:tblStylePr>
    <w:tblStylePr w:type="band1Vert">
      <w:tcPr>
        <w:shd w:val="clear" w:color="auto" w:fill="BFE3BA"/>
      </w:tcPr>
    </w:tblStylePr>
    <w:tblStylePr w:type="band1Horz">
      <w:tcPr>
        <w:shd w:val="clear" w:color="auto" w:fill="BFE3BA"/>
      </w:tcPr>
    </w:tblStylePr>
  </w:style>
  <w:style w:type="table" w:customStyle="1" w:styleId="232">
    <w:name w:val="Plain Table 21"/>
    <w:basedOn w:val="56"/>
    <w:qFormat/>
    <w:uiPriority w:val="0"/>
    <w:rPr>
      <w:sz w:val="24"/>
      <w:szCs w:val="24"/>
      <w:lang w:eastAsia="en-US"/>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233">
    <w:name w:val="Style1"/>
    <w:basedOn w:val="56"/>
    <w:qFormat/>
    <w:uiPriority w:val="99"/>
    <w:rPr>
      <w:sz w:val="24"/>
      <w:szCs w:val="24"/>
      <w:lang w:eastAsia="en-US"/>
    </w:rPr>
  </w:style>
  <w:style w:type="character" w:customStyle="1" w:styleId="234">
    <w:name w:val="脚注文本 字符"/>
    <w:link w:val="41"/>
    <w:qFormat/>
    <w:uiPriority w:val="0"/>
    <w:rPr>
      <w:rFonts w:ascii="宋体"/>
      <w:kern w:val="2"/>
      <w:sz w:val="18"/>
      <w:szCs w:val="18"/>
    </w:rPr>
  </w:style>
  <w:style w:type="character" w:customStyle="1" w:styleId="235">
    <w:name w:val="正文文本 字符"/>
    <w:link w:val="21"/>
    <w:qFormat/>
    <w:uiPriority w:val="0"/>
    <w:rPr>
      <w:rFonts w:ascii="Calibri" w:hAnsi="Calibri" w:cs="Calibri"/>
      <w:b/>
      <w:bCs/>
      <w:color w:val="404040"/>
      <w:spacing w:val="-16"/>
      <w:kern w:val="28"/>
      <w:sz w:val="64"/>
      <w:szCs w:val="64"/>
      <w:lang w:eastAsia="en-US"/>
    </w:rPr>
  </w:style>
  <w:style w:type="character" w:customStyle="1" w:styleId="236">
    <w:name w:val="plugin_pagetree_children_span"/>
    <w:qFormat/>
    <w:uiPriority w:val="0"/>
  </w:style>
  <w:style w:type="character" w:customStyle="1" w:styleId="237">
    <w:name w:val="正文文本 2 字符"/>
    <w:link w:val="50"/>
    <w:qFormat/>
    <w:uiPriority w:val="0"/>
    <w:rPr>
      <w:rFonts w:ascii="Calibri" w:hAnsi="Calibri"/>
      <w:bCs/>
      <w:lang w:eastAsia="en-US"/>
    </w:rPr>
  </w:style>
  <w:style w:type="character" w:customStyle="1" w:styleId="238">
    <w:name w:val="正文文本 3 字符"/>
    <w:link w:val="20"/>
    <w:qFormat/>
    <w:uiPriority w:val="0"/>
    <w:rPr>
      <w:rFonts w:ascii="Calibri" w:hAnsi="Calibri"/>
      <w:sz w:val="22"/>
      <w:szCs w:val="24"/>
      <w:lang w:eastAsia="en-US"/>
    </w:rPr>
  </w:style>
  <w:style w:type="paragraph" w:customStyle="1" w:styleId="239">
    <w:name w:val="Body Text Keep"/>
    <w:basedOn w:val="1"/>
    <w:qFormat/>
    <w:uiPriority w:val="0"/>
    <w:pPr>
      <w:widowControl/>
      <w:spacing w:before="120"/>
      <w:ind w:left="1440"/>
    </w:pPr>
    <w:rPr>
      <w:rFonts w:ascii="Calibri" w:hAnsi="Calibri"/>
      <w:color w:val="000000"/>
      <w:spacing w:val="-5"/>
      <w:kern w:val="0"/>
      <w:sz w:val="22"/>
      <w:lang w:eastAsia="en-US"/>
    </w:rPr>
  </w:style>
  <w:style w:type="paragraph" w:customStyle="1" w:styleId="240">
    <w:name w:val="number cascade"/>
    <w:basedOn w:val="239"/>
    <w:qFormat/>
    <w:uiPriority w:val="0"/>
    <w:pPr>
      <w:numPr>
        <w:ilvl w:val="0"/>
        <w:numId w:val="23"/>
      </w:numPr>
      <w:tabs>
        <w:tab w:val="left" w:pos="360"/>
        <w:tab w:val="clear" w:pos="1800"/>
      </w:tabs>
      <w:ind w:left="1440" w:firstLine="0"/>
    </w:pPr>
    <w:rPr>
      <w:spacing w:val="0"/>
    </w:rPr>
  </w:style>
  <w:style w:type="paragraph" w:customStyle="1" w:styleId="241">
    <w:name w:val="Medium Grid 1 - Accent 21"/>
    <w:basedOn w:val="1"/>
    <w:qFormat/>
    <w:uiPriority w:val="34"/>
    <w:pPr>
      <w:widowControl/>
      <w:ind w:left="720"/>
      <w:jc w:val="left"/>
    </w:pPr>
    <w:rPr>
      <w:rFonts w:ascii="Calibri" w:hAnsi="Calibri" w:eastAsia="Calibri" w:cs="Calibri"/>
      <w:color w:val="000000"/>
      <w:kern w:val="0"/>
      <w:sz w:val="22"/>
      <w:szCs w:val="22"/>
      <w:lang w:eastAsia="en-US"/>
    </w:rPr>
  </w:style>
  <w:style w:type="character" w:customStyle="1" w:styleId="242">
    <w:name w:val="HTML 预设格式 字符"/>
    <w:link w:val="51"/>
    <w:semiHidden/>
    <w:qFormat/>
    <w:uiPriority w:val="99"/>
    <w:rPr>
      <w:rFonts w:ascii="Courier New" w:hAnsi="Courier New" w:eastAsia="Times New Roman" w:cs="Courier New"/>
      <w:lang w:val="en-IE"/>
    </w:rPr>
  </w:style>
  <w:style w:type="character" w:customStyle="1" w:styleId="243">
    <w:name w:val="正文文本缩进 字符"/>
    <w:link w:val="22"/>
    <w:qFormat/>
    <w:uiPriority w:val="0"/>
    <w:rPr>
      <w:rFonts w:ascii="宋体" w:hAnsi="宋体" w:cs="宋体"/>
      <w:bCs/>
      <w:sz w:val="22"/>
      <w:szCs w:val="24"/>
      <w:lang w:eastAsia="en-US"/>
    </w:rPr>
  </w:style>
  <w:style w:type="character" w:customStyle="1" w:styleId="244">
    <w:name w:val="正文文本缩进 2 字符"/>
    <w:link w:val="30"/>
    <w:qFormat/>
    <w:uiPriority w:val="0"/>
    <w:rPr>
      <w:rFonts w:ascii="Arial Unicode MS" w:hAnsi="Arial Unicode MS" w:eastAsia="Arial Unicode MS" w:cs="Arial Unicode MS"/>
      <w:snapToGrid w:val="0"/>
      <w:sz w:val="21"/>
      <w:szCs w:val="21"/>
    </w:rPr>
  </w:style>
  <w:style w:type="paragraph" w:customStyle="1" w:styleId="245">
    <w:name w:val="B1"/>
    <w:basedOn w:val="1"/>
    <w:link w:val="246"/>
    <w:qFormat/>
    <w:uiPriority w:val="0"/>
    <w:pPr>
      <w:widowControl/>
      <w:spacing w:after="180"/>
      <w:ind w:left="568" w:hanging="284"/>
      <w:jc w:val="left"/>
    </w:pPr>
    <w:rPr>
      <w:rFonts w:ascii="宋体" w:hAnsi="宋体" w:cs="宋体"/>
      <w:kern w:val="0"/>
      <w:sz w:val="20"/>
      <w:szCs w:val="20"/>
      <w:lang w:val="en-GB" w:eastAsia="en-US"/>
    </w:rPr>
  </w:style>
  <w:style w:type="character" w:customStyle="1" w:styleId="246">
    <w:name w:val="B1 Char"/>
    <w:link w:val="245"/>
    <w:qFormat/>
    <w:uiPriority w:val="0"/>
    <w:rPr>
      <w:rFonts w:ascii="宋体" w:hAnsi="宋体" w:cs="宋体"/>
      <w:lang w:val="en-GB" w:eastAsia="en-US"/>
    </w:rPr>
  </w:style>
  <w:style w:type="table" w:customStyle="1" w:styleId="247">
    <w:name w:val="Grid Table 1 Light1"/>
    <w:basedOn w:val="56"/>
    <w:qFormat/>
    <w:uiPriority w:val="46"/>
    <w:rPr>
      <w:sz w:val="24"/>
      <w:szCs w:val="24"/>
      <w:lang w:eastAsia="de-DE"/>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248">
    <w:name w:val="Table Grid Light1"/>
    <w:basedOn w:val="56"/>
    <w:qFormat/>
    <w:uiPriority w:val="40"/>
    <w:rPr>
      <w:sz w:val="24"/>
      <w:szCs w:val="24"/>
      <w:lang w:eastAsia="de-DE"/>
    </w:rPr>
    <w:tblPr>
      <w:tblBorders>
        <w:top w:val="single" w:color="85CB7B" w:sz="4" w:space="0"/>
        <w:left w:val="single" w:color="85CB7B" w:sz="4" w:space="0"/>
        <w:bottom w:val="single" w:color="85CB7B" w:sz="4" w:space="0"/>
        <w:right w:val="single" w:color="85CB7B" w:sz="4" w:space="0"/>
        <w:insideH w:val="single" w:color="85CB7B" w:sz="4" w:space="0"/>
        <w:insideV w:val="single" w:color="85CB7B" w:sz="4" w:space="0"/>
      </w:tblBorders>
    </w:tblPr>
  </w:style>
  <w:style w:type="table" w:customStyle="1" w:styleId="249">
    <w:name w:val="Table Grid1"/>
    <w:basedOn w:val="56"/>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0">
    <w:name w:val="正文文本缩进 3 字符"/>
    <w:link w:val="44"/>
    <w:qFormat/>
    <w:uiPriority w:val="0"/>
    <w:rPr>
      <w:rFonts w:ascii="Cambria" w:hAnsi="Cambria" w:cs="Cambria"/>
    </w:rPr>
  </w:style>
  <w:style w:type="paragraph" w:customStyle="1" w:styleId="251">
    <w:name w:val="Table Paragraph"/>
    <w:basedOn w:val="1"/>
    <w:qFormat/>
    <w:uiPriority w:val="1"/>
    <w:pPr>
      <w:autoSpaceDE w:val="0"/>
      <w:autoSpaceDN w:val="0"/>
      <w:ind w:left="216"/>
      <w:jc w:val="left"/>
    </w:pPr>
    <w:rPr>
      <w:rFonts w:ascii="Arial Unicode MS" w:hAnsi="Arial Unicode MS" w:eastAsia="Arial Unicode MS" w:cs="Arial Unicode MS"/>
      <w:kern w:val="0"/>
      <w:sz w:val="22"/>
      <w:szCs w:val="22"/>
      <w:lang w:eastAsia="en-US"/>
    </w:rPr>
  </w:style>
  <w:style w:type="character" w:customStyle="1" w:styleId="252">
    <w:name w:val="Unresolved Mention2"/>
    <w:semiHidden/>
    <w:unhideWhenUsed/>
    <w:qFormat/>
    <w:uiPriority w:val="99"/>
    <w:rPr>
      <w:color w:val="605E5C"/>
      <w:shd w:val="clear" w:color="auto" w:fill="E1DFDD"/>
    </w:rPr>
  </w:style>
  <w:style w:type="paragraph" w:customStyle="1" w:styleId="253">
    <w:name w:val="图号"/>
    <w:basedOn w:val="1"/>
    <w:qFormat/>
    <w:uiPriority w:val="0"/>
    <w:pPr>
      <w:numPr>
        <w:ilvl w:val="0"/>
        <w:numId w:val="24"/>
      </w:numPr>
      <w:autoSpaceDE w:val="0"/>
      <w:autoSpaceDN w:val="0"/>
      <w:adjustRightInd w:val="0"/>
      <w:spacing w:before="105" w:line="360" w:lineRule="auto"/>
      <w:jc w:val="center"/>
    </w:pPr>
    <w:rPr>
      <w:rFonts w:ascii="宋体"/>
      <w:kern w:val="0"/>
      <w:szCs w:val="20"/>
    </w:rPr>
  </w:style>
  <w:style w:type="character" w:customStyle="1" w:styleId="254">
    <w:name w:val="章标题 Char"/>
    <w:link w:val="82"/>
    <w:qFormat/>
    <w:uiPriority w:val="0"/>
    <w:rPr>
      <w:rFonts w:ascii="黑体" w:eastAsia="黑体"/>
      <w:sz w:val="21"/>
    </w:rPr>
  </w:style>
  <w:style w:type="paragraph" w:customStyle="1" w:styleId="255">
    <w:name w:val="样式3"/>
    <w:basedOn w:val="83"/>
    <w:qFormat/>
    <w:uiPriority w:val="0"/>
    <w:pPr>
      <w:numPr>
        <w:ilvl w:val="0"/>
        <w:numId w:val="0"/>
      </w:numPr>
      <w:spacing w:before="156" w:after="156"/>
    </w:pPr>
  </w:style>
  <w:style w:type="character" w:customStyle="1" w:styleId="256">
    <w:name w:val="一级条标题 字符"/>
    <w:link w:val="79"/>
    <w:qFormat/>
    <w:uiPriority w:val="0"/>
    <w:rPr>
      <w:rFonts w:ascii="黑体" w:eastAsia="黑体"/>
      <w:sz w:val="21"/>
      <w:szCs w:val="21"/>
    </w:rPr>
  </w:style>
  <w:style w:type="paragraph" w:customStyle="1" w:styleId="257">
    <w:name w:val="表格内容"/>
    <w:basedOn w:val="1"/>
    <w:qFormat/>
    <w:uiPriority w:val="0"/>
    <w:pPr>
      <w:keepNext/>
      <w:keepLines/>
      <w:adjustRightInd w:val="0"/>
      <w:spacing w:line="240" w:lineRule="atLeast"/>
      <w:jc w:val="left"/>
      <w:textAlignment w:val="baseline"/>
    </w:pPr>
    <w:rPr>
      <w:rFonts w:ascii="宋体"/>
      <w:kern w:val="0"/>
      <w:szCs w:val="20"/>
    </w:rPr>
  </w:style>
  <w:style w:type="paragraph" w:customStyle="1" w:styleId="258">
    <w:name w:val="QB标题4"/>
    <w:basedOn w:val="1"/>
    <w:qFormat/>
    <w:uiPriority w:val="0"/>
    <w:pPr>
      <w:keepNext/>
      <w:keepLines/>
      <w:widowControl/>
      <w:tabs>
        <w:tab w:val="left" w:pos="0"/>
        <w:tab w:val="left" w:pos="567"/>
        <w:tab w:val="left" w:pos="709"/>
      </w:tabs>
      <w:spacing w:before="260" w:after="260" w:line="360" w:lineRule="auto"/>
      <w:ind w:left="496" w:hanging="496" w:hangingChars="236"/>
      <w:outlineLvl w:val="3"/>
    </w:pPr>
    <w:rPr>
      <w:rFonts w:ascii="黑体" w:hAnsi="黑体" w:eastAsia="黑体"/>
      <w:color w:val="000000"/>
      <w:szCs w:val="21"/>
      <w:lang w:val="nl-NL"/>
    </w:rPr>
  </w:style>
  <w:style w:type="paragraph" w:customStyle="1" w:styleId="259">
    <w:name w:val="标题6-NEW"/>
    <w:basedOn w:val="7"/>
    <w:qFormat/>
    <w:uiPriority w:val="0"/>
    <w:pPr>
      <w:keepNext w:val="0"/>
      <w:keepLines w:val="0"/>
      <w:spacing w:before="156" w:after="156"/>
      <w:ind w:left="0" w:firstLine="0"/>
      <w:outlineLvl w:val="6"/>
    </w:pPr>
    <w:rPr>
      <w:rFonts w:ascii="黑体" w:hAnsi="Times New Roman" w:eastAsia="黑体"/>
      <w:color w:val="auto"/>
      <w:sz w:val="21"/>
      <w:szCs w:val="21"/>
      <w:lang w:val="sv-SE" w:eastAsia="zh-CN"/>
    </w:rPr>
  </w:style>
  <w:style w:type="paragraph" w:customStyle="1" w:styleId="260">
    <w:name w:val="样式 章标题 + 段前: 0.5 行 段后: 0.5 行"/>
    <w:basedOn w:val="82"/>
    <w:qFormat/>
    <w:uiPriority w:val="0"/>
    <w:pPr>
      <w:spacing w:before="156" w:beforeLines="50" w:after="156" w:afterLines="50"/>
      <w:outlineLvl w:val="0"/>
    </w:pPr>
    <w:rPr>
      <w:rFonts w:cs="宋体"/>
    </w:rPr>
  </w:style>
  <w:style w:type="character" w:customStyle="1" w:styleId="261">
    <w:name w:val="QB正文 Char"/>
    <w:link w:val="262"/>
    <w:qFormat/>
    <w:uiPriority w:val="0"/>
    <w:rPr>
      <w:rFonts w:ascii="宋体"/>
      <w:sz w:val="21"/>
    </w:rPr>
  </w:style>
  <w:style w:type="paragraph" w:customStyle="1" w:styleId="262">
    <w:name w:val="QB正文"/>
    <w:basedOn w:val="39"/>
    <w:link w:val="261"/>
    <w:qFormat/>
    <w:uiPriority w:val="0"/>
    <w:pPr>
      <w:tabs>
        <w:tab w:val="clear" w:pos="4201"/>
        <w:tab w:val="clear" w:pos="9298"/>
      </w:tabs>
      <w:ind w:firstLine="200"/>
    </w:pPr>
  </w:style>
  <w:style w:type="paragraph" w:customStyle="1" w:styleId="263">
    <w:name w:val="CM正文缩进"/>
    <w:basedOn w:val="1"/>
    <w:link w:val="264"/>
    <w:qFormat/>
    <w:uiPriority w:val="0"/>
    <w:pPr>
      <w:spacing w:before="50" w:beforeLines="50" w:after="50" w:afterLines="50" w:line="480" w:lineRule="exact"/>
      <w:ind w:firstLine="200" w:firstLineChars="200"/>
    </w:pPr>
    <w:rPr>
      <w:rFonts w:ascii="Calibri" w:hAnsi="Calibri"/>
      <w:sz w:val="24"/>
      <w:szCs w:val="22"/>
    </w:rPr>
  </w:style>
  <w:style w:type="character" w:customStyle="1" w:styleId="264">
    <w:name w:val="CM正文缩进 Char"/>
    <w:link w:val="263"/>
    <w:qFormat/>
    <w:uiPriority w:val="0"/>
    <w:rPr>
      <w:rFonts w:ascii="Calibri" w:hAnsi="Calibri"/>
      <w:kern w:val="2"/>
      <w:sz w:val="24"/>
      <w:szCs w:val="22"/>
    </w:rPr>
  </w:style>
  <w:style w:type="paragraph" w:customStyle="1" w:styleId="265">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266">
    <w:name w:val="TH"/>
    <w:basedOn w:val="267"/>
    <w:next w:val="267"/>
    <w:qFormat/>
    <w:uiPriority w:val="0"/>
    <w:pPr>
      <w:widowControl/>
      <w:overflowPunct w:val="0"/>
      <w:autoSpaceDE w:val="0"/>
      <w:autoSpaceDN w:val="0"/>
      <w:adjustRightInd w:val="0"/>
      <w:spacing w:after="180"/>
      <w:textAlignment w:val="baseline"/>
    </w:pPr>
    <w:rPr>
      <w:kern w:val="0"/>
      <w:sz w:val="20"/>
      <w:szCs w:val="20"/>
    </w:rPr>
  </w:style>
  <w:style w:type="paragraph" w:customStyle="1" w:styleId="267">
    <w:name w:val="FL"/>
    <w:basedOn w:val="1"/>
    <w:qFormat/>
    <w:uiPriority w:val="0"/>
    <w:pPr>
      <w:keepNext/>
      <w:keepLines/>
      <w:spacing w:before="60"/>
      <w:jc w:val="center"/>
    </w:pPr>
    <w:rPr>
      <w:rFonts w:ascii="Arial" w:hAnsi="Arial"/>
      <w:b/>
    </w:rPr>
  </w:style>
  <w:style w:type="character" w:customStyle="1" w:styleId="268">
    <w:name w:val="15"/>
    <w:basedOn w:val="58"/>
    <w:qFormat/>
    <w:uiPriority w:val="0"/>
    <w:rPr>
      <w:rFonts w:hint="default" w:ascii="Times New Roman" w:hAnsi="Times New Roman" w:cs="Times New Roman"/>
      <w:sz w:val="21"/>
      <w:szCs w:val="21"/>
    </w:rPr>
  </w:style>
  <w:style w:type="paragraph" w:customStyle="1" w:styleId="269">
    <w:name w:val="TAL"/>
    <w:basedOn w:val="1"/>
    <w:qFormat/>
    <w:uiPriority w:val="0"/>
    <w:pPr>
      <w:keepNext/>
      <w:keepLines/>
      <w:widowControl/>
      <w:overflowPunct w:val="0"/>
      <w:autoSpaceDE w:val="0"/>
      <w:autoSpaceDN w:val="0"/>
      <w:adjustRightInd w:val="0"/>
      <w:spacing w:before="40" w:after="40"/>
      <w:jc w:val="left"/>
      <w:textAlignment w:val="baseline"/>
    </w:pPr>
    <w:rPr>
      <w:rFonts w:ascii="Arial" w:hAnsi="Arial"/>
      <w:kern w:val="0"/>
      <w:sz w:val="18"/>
      <w:szCs w:val="18"/>
    </w:rPr>
  </w:style>
  <w:style w:type="character" w:customStyle="1" w:styleId="270">
    <w:name w:val="10"/>
    <w:basedOn w:val="58"/>
    <w:qFormat/>
    <w:uiPriority w:val="0"/>
    <w:rPr>
      <w:rFonts w:hint="default" w:ascii="Times New Roman" w:hAnsi="Times New Roman" w:cs="Times New Roman"/>
    </w:rPr>
  </w:style>
  <w:style w:type="paragraph" w:customStyle="1" w:styleId="271">
    <w:name w:val="TAH"/>
    <w:basedOn w:val="272"/>
    <w:qFormat/>
    <w:uiPriority w:val="0"/>
    <w:rPr>
      <w:b/>
    </w:rPr>
  </w:style>
  <w:style w:type="paragraph" w:customStyle="1" w:styleId="272">
    <w:name w:val="TAC"/>
    <w:basedOn w:val="269"/>
    <w:qFormat/>
    <w:uiPriority w:val="0"/>
    <w:pPr>
      <w:jc w:val="center"/>
    </w:pPr>
  </w:style>
  <w:style w:type="character" w:customStyle="1" w:styleId="273">
    <w:name w:val="正文 Char"/>
    <w:qFormat/>
    <w:uiPriority w:val="0"/>
    <w:rPr>
      <w:rFonts w:ascii="Times New Roman" w:hAnsi="Times New Roman" w:eastAsia="宋体" w:cs="Times New Roman"/>
      <w:kern w:val="2"/>
      <w:sz w:val="21"/>
      <w:szCs w:val="24"/>
      <w:lang w:val="en-US" w:eastAsia="zh-CN" w:bidi="ar-SA"/>
    </w:rPr>
  </w:style>
  <w:style w:type="paragraph" w:customStyle="1" w:styleId="274">
    <w:name w:val="WPSOffice手动目录 1"/>
    <w:qFormat/>
    <w:uiPriority w:val="0"/>
    <w:rPr>
      <w:rFonts w:ascii="Times New Roman" w:hAnsi="Times New Roman" w:eastAsia="宋体" w:cs="Times New Roman"/>
      <w:lang w:val="en-US" w:eastAsia="zh-CN" w:bidi="ar-SA"/>
    </w:rPr>
  </w:style>
  <w:style w:type="paragraph" w:customStyle="1" w:styleId="27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7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77">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78">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279">
    <w:name w:val="TOC 标题2"/>
    <w:basedOn w:val="2"/>
    <w:next w:val="1"/>
    <w:unhideWhenUsed/>
    <w:qFormat/>
    <w:uiPriority w:val="39"/>
    <w:pPr>
      <w:numPr>
        <w:numId w:val="0"/>
      </w:numPr>
      <w:tabs>
        <w:tab w:val="clear" w:pos="420"/>
        <w:tab w:val="clear" w:pos="794"/>
        <w:tab w:val="clear" w:pos="2127"/>
        <w:tab w:val="clear" w:pos="2410"/>
        <w:tab w:val="clear" w:pos="2921"/>
        <w:tab w:val="clear" w:pos="3261"/>
      </w:tabs>
      <w:overflowPunct/>
      <w:adjustRightInd/>
      <w:spacing w:before="240" w:beforeLines="0" w:line="259" w:lineRule="auto"/>
      <w:textAlignment w:val="auto"/>
      <w:outlineLvl w:val="9"/>
    </w:pPr>
    <w:rPr>
      <w:rFonts w:asciiTheme="majorHAnsi" w:hAnsiTheme="majorHAnsi" w:eastAsiaTheme="majorEastAsia" w:cstheme="majorBidi"/>
      <w:b w:val="0"/>
      <w:bCs w:val="0"/>
      <w:color w:val="2F5597" w:themeColor="accent1" w:themeShade="BF"/>
      <w:sz w:val="32"/>
      <w:szCs w:val="32"/>
      <w:lang w:val="en-US"/>
    </w:rPr>
  </w:style>
  <w:style w:type="character" w:customStyle="1" w:styleId="280">
    <w:name w:val="正文 Char1"/>
    <w:qFormat/>
    <w:uiPriority w:val="0"/>
    <w:rPr>
      <w:rFonts w:ascii="Times New Roman" w:hAnsi="Times New Roman" w:eastAsia="宋体" w:cs="Times New Roman"/>
      <w:kern w:val="2"/>
      <w:sz w:val="21"/>
      <w:szCs w:val="24"/>
      <w:lang w:val="en-US" w:eastAsia="zh-CN" w:bidi="ar-SA"/>
    </w:rPr>
  </w:style>
  <w:style w:type="paragraph" w:customStyle="1" w:styleId="281">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282">
    <w:name w:val="修订4"/>
    <w:hidden/>
    <w:unhideWhenUsed/>
    <w:qFormat/>
    <w:uiPriority w:val="99"/>
    <w:rPr>
      <w:rFonts w:ascii="Times New Roman" w:hAnsi="Times New Roman" w:eastAsia="宋体" w:cs="Times New Roman"/>
      <w:kern w:val="2"/>
      <w:sz w:val="21"/>
      <w:szCs w:val="24"/>
      <w:lang w:val="en-US" w:eastAsia="zh-CN"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microsoft.com/office/2006/relationships/keyMapCustomizations" Target="customizations.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Huawei Technologies Co., Ltd.</Company>
  <Pages>49</Pages>
  <Words>2036</Words>
  <Characters>2529</Characters>
  <Lines>313</Lines>
  <Paragraphs>88</Paragraphs>
  <TotalTime>10</TotalTime>
  <ScaleCrop>false</ScaleCrop>
  <LinksUpToDate>false</LinksUpToDate>
  <CharactersWithSpaces>2702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2025-02-06T11:23:00Z</dcterms:created>
  <dc:creator>coolcoolxu</dc:creator>
  <cp:lastModifiedBy>CMCC-0926</cp:lastModifiedBy>
  <cp:lastPrinted>2022-06-22T07:59:00Z</cp:lastPrinted>
  <dcterms:modified xsi:type="dcterms:W3CDTF">2025-10-20T06:37:44Z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0EEB20D97F48461A9BF748C7D6109A83_13</vt:lpwstr>
  </property>
  <property fmtid="{D5CDD505-2E9C-101B-9397-08002B2CF9AE}" pid="4" name="_2015_ms_pID_725343">
    <vt:lpwstr>(3)2rWOZnE5dQMBKLl6bQ1VAF7Tgmu7DkRyvqs75Az3sZnVwXm1/5gzIAtf5lX0/7IGiR5FKz84
AuNIFHZ9HC5Je/FtxY4VXgzKPVuighxaI1BtevnxKx312Tdf/q3xwJ5pK3F5KbuMeR1e+OfQ
oCHb5yMawR1ZU9nhBICWFIt1GDzcP4TQth5Zh5ggePjvsHrVOmnKpvOBOQ12M5JUvxXLef6Y
F06hHtbMU4YcuRODqD</vt:lpwstr>
  </property>
  <property fmtid="{D5CDD505-2E9C-101B-9397-08002B2CF9AE}" pid="5" name="_2015_ms_pID_7253431">
    <vt:lpwstr>wBpqcndRb2RvVNDqjQhvtMXIsgKSHCuIurWZj7HNMFQSF4BwRRWtj0
6JY2Lz72xNU6q3toRYp5FY/osB5clGrJLI/HadTz3MA29+3rjr7+mBXNEnKSMqukQ9J2bIaQ
TrZY+TpCzBMZWcGS/ODnfoTwHB5zdWp/9+AFz/SHY/CoobEx7pBDAVakf8lCg11HrKUIQniq
zK2Iop6195FNdlaBvuekL8BKfk6mx5Lxccj+</vt:lpwstr>
  </property>
  <property fmtid="{D5CDD505-2E9C-101B-9397-08002B2CF9AE}" pid="6" name="_2015_ms_pID_7253432">
    <vt:lpwstr>mQ==</vt:lpwstr>
  </property>
  <property fmtid="{D5CDD505-2E9C-101B-9397-08002B2CF9AE}" pid="7" name="KSOTemplateDocerSaveRecord">
    <vt:lpwstr>eyJoZGlkIjoiNzAxYzkyYjlmZTkxZWE5MzM5NjZjOWY4OWQ3OGMxMTEiLCJ1c2VySWQiOiIxNjkwMzU3NDIxIn0=</vt:lpwstr>
  </property>
</Properties>
</file>