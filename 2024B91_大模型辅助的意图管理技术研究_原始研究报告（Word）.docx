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7"/>
        <w:tblW w:w="7842" w:type="dxa"/>
        <w:jc w:val="center"/>
        <w:tblLayout w:type="fixed"/>
        <w:tblCellMar>
          <w:top w:w="0" w:type="dxa"/>
          <w:left w:w="108" w:type="dxa"/>
          <w:bottom w:w="0" w:type="dxa"/>
          <w:right w:w="108" w:type="dxa"/>
        </w:tblCellMar>
      </w:tblPr>
      <w:tblGrid>
        <w:gridCol w:w="1728"/>
        <w:gridCol w:w="6114"/>
      </w:tblGrid>
      <w:tr w14:paraId="7A9A821E">
        <w:tblPrEx>
          <w:tblCellMar>
            <w:top w:w="0" w:type="dxa"/>
            <w:left w:w="108" w:type="dxa"/>
            <w:bottom w:w="0" w:type="dxa"/>
            <w:right w:w="108" w:type="dxa"/>
          </w:tblCellMar>
        </w:tblPrEx>
        <w:trPr>
          <w:trHeight w:val="1620" w:hRule="atLeast"/>
          <w:jc w:val="center"/>
        </w:trPr>
        <w:tc>
          <w:tcPr>
            <w:tcW w:w="1728" w:type="dxa"/>
            <w:noWrap w:val="0"/>
            <w:vAlign w:val="top"/>
          </w:tcPr>
          <w:p w14:paraId="11F838A4">
            <w:pPr>
              <w:pStyle w:val="35"/>
              <w:keepNext w:val="0"/>
              <w:keepLines w:val="0"/>
              <w:suppressLineNumbers w:val="0"/>
              <w:pBdr>
                <w:bottom w:val="none" w:color="auto" w:sz="0" w:space="0"/>
              </w:pBdr>
              <w:tabs>
                <w:tab w:val="center" w:pos="4153"/>
                <w:tab w:val="right" w:pos="8306"/>
              </w:tabs>
              <w:spacing w:before="0" w:beforeAutospacing="0" w:after="0" w:afterAutospacing="0"/>
              <w:ind w:left="0" w:right="0"/>
              <w:jc w:val="both"/>
              <w:rPr>
                <w:rFonts w:hint="default" w:ascii="Times New Roman" w:hAnsi="Times New Roman" w:cs="Times New Roman"/>
                <w:sz w:val="21"/>
              </w:rPr>
            </w:pPr>
            <w:bookmarkStart w:id="0" w:name="SectionMark0"/>
            <w:bookmarkStart w:id="1" w:name="_Toc4312"/>
            <w:bookmarkStart w:id="2" w:name="_Toc21364"/>
            <w:bookmarkStart w:id="3" w:name="_Toc1545225109"/>
            <w:bookmarkStart w:id="4" w:name="_Toc17315"/>
            <w:bookmarkStart w:id="5" w:name="_Toc83215472"/>
            <w:bookmarkStart w:id="6" w:name="_Toc25325"/>
            <w:bookmarkStart w:id="7" w:name="_Toc20017"/>
            <w:bookmarkStart w:id="8" w:name="_Toc106201046"/>
          </w:p>
          <w:p w14:paraId="79EF5A46">
            <w:pPr>
              <w:pStyle w:val="35"/>
              <w:keepNext w:val="0"/>
              <w:keepLines w:val="0"/>
              <w:suppressLineNumbers w:val="0"/>
              <w:pBdr>
                <w:bottom w:val="none" w:color="auto" w:sz="0" w:space="0"/>
              </w:pBdr>
              <w:tabs>
                <w:tab w:val="center" w:pos="4153"/>
                <w:tab w:val="right" w:pos="8306"/>
              </w:tabs>
              <w:spacing w:before="0" w:beforeAutospacing="0" w:after="0" w:afterAutospacing="0"/>
              <w:ind w:left="0" w:right="0" w:firstLine="560"/>
              <w:jc w:val="both"/>
              <w:rPr>
                <w:rFonts w:hint="default" w:ascii="Times New Roman" w:hAnsi="Times New Roman" w:cs="Times New Roman"/>
                <w:sz w:val="28"/>
              </w:rPr>
            </w:pPr>
            <w:r>
              <w:rPr>
                <w:rFonts w:hint="default" w:ascii="Times New Roman" w:hAnsi="Times New Roman" w:cs="Times New Roman"/>
                <w:sz w:val="28"/>
              </w:rPr>
              <w:t xml:space="preserve">                                     </w:t>
            </w:r>
            <w:r>
              <w:rPr>
                <w:rFonts w:hint="default" w:ascii="Times New Roman" w:hAnsi="Times New Roman" w:cs="Times New Roman"/>
                <w:sz w:val="28"/>
              </w:rPr>
              <w:drawing>
                <wp:inline distT="0" distB="0" distL="114300" distR="114300">
                  <wp:extent cx="915035" cy="866775"/>
                  <wp:effectExtent l="0" t="0" r="12065" b="9525"/>
                  <wp:docPr id="4" name="图片 2"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con"/>
                          <pic:cNvPicPr>
                            <a:picLocks noChangeAspect="1"/>
                          </pic:cNvPicPr>
                        </pic:nvPicPr>
                        <pic:blipFill>
                          <a:blip r:embed="rId12"/>
                          <a:stretch>
                            <a:fillRect/>
                          </a:stretch>
                        </pic:blipFill>
                        <pic:spPr>
                          <a:xfrm>
                            <a:off x="0" y="0"/>
                            <a:ext cx="915035" cy="866775"/>
                          </a:xfrm>
                          <a:prstGeom prst="rect">
                            <a:avLst/>
                          </a:prstGeom>
                          <a:noFill/>
                          <a:ln>
                            <a:noFill/>
                          </a:ln>
                        </pic:spPr>
                      </pic:pic>
                    </a:graphicData>
                  </a:graphic>
                </wp:inline>
              </w:drawing>
            </w:r>
          </w:p>
        </w:tc>
        <w:tc>
          <w:tcPr>
            <w:tcW w:w="6114" w:type="dxa"/>
            <w:noWrap w:val="0"/>
            <w:vAlign w:val="center"/>
          </w:tcPr>
          <w:p w14:paraId="0893EA99">
            <w:pPr>
              <w:keepNext w:val="0"/>
              <w:keepLines w:val="0"/>
              <w:suppressLineNumbers w:val="0"/>
              <w:spacing w:before="0" w:beforeAutospacing="0" w:after="0" w:afterAutospacing="0" w:line="920" w:lineRule="exact"/>
              <w:ind w:left="0" w:right="0"/>
              <w:jc w:val="center"/>
              <w:rPr>
                <w:rFonts w:hint="default" w:ascii="Times New Roman" w:hAnsi="Times New Roman" w:cs="Times New Roman"/>
                <w:b/>
                <w:bCs/>
                <w:sz w:val="32"/>
              </w:rPr>
            </w:pPr>
            <w:r>
              <w:rPr>
                <w:rFonts w:hint="default" w:ascii="Times New Roman" w:hAnsi="Times New Roman" w:cs="Times New Roman"/>
                <w:b/>
                <w:bCs/>
                <w:sz w:val="32"/>
              </w:rPr>
              <w:t>中国通信标准化协会</w:t>
            </w:r>
          </w:p>
        </w:tc>
      </w:tr>
    </w:tbl>
    <w:p w14:paraId="52F1562B">
      <w:pPr>
        <w:spacing w:line="400" w:lineRule="exact"/>
        <w:rPr>
          <w:rFonts w:hint="default" w:ascii="Times New Roman" w:hAnsi="Times New Roman" w:cs="Times New Roman"/>
          <w:b/>
          <w:sz w:val="24"/>
        </w:rPr>
      </w:pPr>
    </w:p>
    <w:p w14:paraId="13C88666">
      <w:pPr>
        <w:tabs>
          <w:tab w:val="left" w:pos="5220"/>
        </w:tabs>
        <w:spacing w:line="400" w:lineRule="exact"/>
        <w:rPr>
          <w:rFonts w:hint="default" w:ascii="Times New Roman" w:hAnsi="Times New Roman" w:eastAsia="宋体" w:cs="Times New Roman"/>
          <w:b/>
          <w:bCs/>
          <w:sz w:val="24"/>
          <w:lang w:val="en-US" w:eastAsia="zh-CN"/>
        </w:rPr>
      </w:pPr>
      <w:r>
        <w:rPr>
          <w:rFonts w:hint="default" w:ascii="Times New Roman" w:hAnsi="Times New Roman" w:cs="Times New Roman"/>
          <w:b/>
          <w:bCs/>
          <w:sz w:val="24"/>
        </w:rPr>
        <w:t>课题编号：</w:t>
      </w:r>
      <w:r>
        <w:rPr>
          <w:rFonts w:hint="eastAsia" w:ascii="宋体" w:hAnsi="宋体" w:cs="宋体"/>
          <w:b/>
          <w:bCs/>
          <w:sz w:val="24"/>
          <w:lang w:val="en-US" w:eastAsia="zh-CN"/>
        </w:rPr>
        <w:t>2024B91</w:t>
      </w:r>
    </w:p>
    <w:p w14:paraId="3D84BDE7">
      <w:pPr>
        <w:spacing w:line="400" w:lineRule="exact"/>
        <w:rPr>
          <w:rFonts w:hint="default" w:ascii="Times New Roman" w:hAnsi="Times New Roman" w:cs="Times New Roman"/>
          <w:sz w:val="24"/>
        </w:rPr>
      </w:pPr>
    </w:p>
    <w:p w14:paraId="0D0E8476">
      <w:pPr>
        <w:spacing w:line="400" w:lineRule="exact"/>
        <w:jc w:val="center"/>
        <w:rPr>
          <w:rFonts w:hint="default" w:ascii="Times New Roman" w:hAnsi="Times New Roman" w:cs="Times New Roman"/>
          <w:b/>
          <w:sz w:val="24"/>
        </w:rPr>
      </w:pPr>
    </w:p>
    <w:p w14:paraId="5665B1D8">
      <w:pPr>
        <w:spacing w:line="400" w:lineRule="exact"/>
        <w:jc w:val="center"/>
        <w:rPr>
          <w:rFonts w:hint="default" w:ascii="Times New Roman" w:hAnsi="Times New Roman" w:cs="Times New Roman"/>
          <w:b/>
          <w:sz w:val="24"/>
        </w:rPr>
      </w:pPr>
    </w:p>
    <w:p w14:paraId="1205A9CB">
      <w:pPr>
        <w:spacing w:line="360" w:lineRule="auto"/>
        <w:jc w:val="center"/>
        <w:rPr>
          <w:rFonts w:hint="eastAsia" w:ascii="Times New Roman" w:hAnsi="Times New Roman" w:cs="Times New Roman"/>
          <w:b/>
          <w:color w:val="000000"/>
          <w:sz w:val="48"/>
          <w:szCs w:val="48"/>
        </w:rPr>
      </w:pPr>
      <w:r>
        <w:rPr>
          <w:rFonts w:hint="eastAsia" w:ascii="宋体" w:hAnsi="宋体" w:cs="宋体"/>
          <w:b/>
          <w:bCs/>
          <w:color w:val="000000"/>
          <w:sz w:val="48"/>
          <w:szCs w:val="48"/>
        </w:rPr>
        <w:t>大模型辅助的意图管理技术研究</w:t>
      </w:r>
    </w:p>
    <w:p w14:paraId="58FE240A">
      <w:pPr>
        <w:spacing w:line="360" w:lineRule="auto"/>
        <w:jc w:val="center"/>
        <w:rPr>
          <w:rFonts w:hint="eastAsia" w:ascii="黑体" w:hAnsi="黑体" w:eastAsia="黑体" w:cs="黑体"/>
          <w:b w:val="0"/>
          <w:kern w:val="0"/>
          <w:sz w:val="28"/>
          <w:szCs w:val="28"/>
        </w:rPr>
      </w:pPr>
    </w:p>
    <w:p w14:paraId="29076A6E">
      <w:pPr>
        <w:spacing w:line="360" w:lineRule="auto"/>
        <w:jc w:val="center"/>
        <w:rPr>
          <w:rFonts w:hint="eastAsia" w:ascii="黑体" w:hAnsi="黑体" w:eastAsia="黑体" w:cs="黑体"/>
          <w:b w:val="0"/>
          <w:kern w:val="0"/>
          <w:sz w:val="28"/>
          <w:szCs w:val="28"/>
        </w:rPr>
      </w:pPr>
    </w:p>
    <w:p w14:paraId="17F0E49C">
      <w:pPr>
        <w:spacing w:line="360" w:lineRule="auto"/>
        <w:jc w:val="center"/>
        <w:rPr>
          <w:del w:id="43" w:author="CMCC-0926" w:date="2025-09-28T09:45:53Z"/>
          <w:rFonts w:hint="default" w:ascii="Times New Roman" w:hAnsi="Times New Roman" w:cs="Times New Roman"/>
          <w:b/>
          <w:color w:val="000000"/>
          <w:sz w:val="48"/>
          <w:szCs w:val="48"/>
          <w:highlight w:val="yellow"/>
        </w:rPr>
      </w:pPr>
      <w:del w:id="44" w:author="CMCC-0926" w:date="2025-09-28T09:45:53Z">
        <w:r>
          <w:rPr>
            <w:rFonts w:hint="eastAsia" w:ascii="黑体" w:hAnsi="黑体" w:eastAsia="黑体" w:cs="黑体"/>
            <w:b w:val="0"/>
            <w:color w:val="auto"/>
            <w:kern w:val="0"/>
            <w:sz w:val="28"/>
            <w:szCs w:val="28"/>
            <w:highlight w:val="yellow"/>
          </w:rPr>
          <w:delText>Research on large model assisted intent management</w:delText>
        </w:r>
      </w:del>
      <w:del w:id="45" w:author="CMCC-0926" w:date="2025-09-28T09:45:53Z">
        <w:r>
          <w:rPr>
            <w:rFonts w:hint="default" w:ascii="Times New Roman" w:hAnsi="Times New Roman" w:cs="Times New Roman"/>
            <w:b w:val="0"/>
            <w:bCs w:val="0"/>
            <w:color w:val="000000"/>
            <w:sz w:val="48"/>
            <w:szCs w:val="48"/>
            <w:highlight w:val="yellow"/>
            <w:u w:val="none"/>
          </w:rPr>
          <w:delText xml:space="preserve"> </w:delText>
        </w:r>
      </w:del>
    </w:p>
    <w:p w14:paraId="75D9818D">
      <w:pPr>
        <w:keepNext w:val="0"/>
        <w:keepLines w:val="0"/>
        <w:widowControl/>
        <w:suppressLineNumbers w:val="0"/>
        <w:jc w:val="center"/>
        <w:rPr>
          <w:del w:id="46" w:author="CMCC-0926" w:date="2025-09-28T09:45:53Z"/>
          <w:rFonts w:hint="eastAsia" w:ascii="黑体" w:hAnsi="黑体" w:eastAsia="黑体" w:cs="黑体"/>
          <w:sz w:val="28"/>
          <w:szCs w:val="28"/>
          <w:highlight w:val="yellow"/>
        </w:rPr>
      </w:pPr>
      <w:del w:id="47" w:author="CMCC-0926" w:date="2025-09-28T09:45:53Z">
        <w:r>
          <w:rPr>
            <w:rFonts w:hint="eastAsia" w:ascii="黑体" w:hAnsi="黑体" w:eastAsia="黑体" w:cs="黑体"/>
            <w:kern w:val="0"/>
            <w:sz w:val="28"/>
            <w:szCs w:val="28"/>
            <w:highlight w:val="yellow"/>
            <w:lang w:val="en-US" w:eastAsia="zh-CN" w:bidi="ar"/>
          </w:rPr>
          <w:delText>（</w:delText>
        </w:r>
      </w:del>
      <w:del w:id="48" w:author="CMCC-0926" w:date="2025-09-28T09:45:53Z">
        <w:r>
          <w:rPr>
            <w:rFonts w:hint="eastAsia" w:ascii="黑体" w:hAnsi="黑体" w:eastAsia="黑体" w:cs="黑体"/>
            <w:kern w:val="0"/>
            <w:sz w:val="28"/>
            <w:szCs w:val="28"/>
            <w:highlight w:val="yellow"/>
            <w:lang w:val="en-US" w:eastAsia="zh" w:bidi="ar"/>
          </w:rPr>
          <w:delText>结项</w:delText>
        </w:r>
      </w:del>
      <w:del w:id="49" w:author="CMCC-0926" w:date="2025-09-28T09:45:53Z">
        <w:r>
          <w:rPr>
            <w:rFonts w:hint="eastAsia" w:ascii="黑体" w:hAnsi="黑体" w:eastAsia="黑体" w:cs="黑体"/>
            <w:kern w:val="0"/>
            <w:sz w:val="28"/>
            <w:szCs w:val="28"/>
            <w:highlight w:val="yellow"/>
            <w:lang w:val="en-US" w:eastAsia="zh-CN" w:bidi="ar"/>
          </w:rPr>
          <w:delText>稿）</w:delText>
        </w:r>
      </w:del>
    </w:p>
    <w:p w14:paraId="773DF944">
      <w:pPr>
        <w:spacing w:line="400" w:lineRule="exact"/>
        <w:jc w:val="center"/>
        <w:rPr>
          <w:rFonts w:hint="default" w:ascii="Times New Roman" w:hAnsi="Times New Roman" w:cs="Times New Roman"/>
          <w:b/>
          <w:sz w:val="24"/>
        </w:rPr>
      </w:pPr>
    </w:p>
    <w:p w14:paraId="624A1814">
      <w:pPr>
        <w:spacing w:line="400" w:lineRule="exact"/>
        <w:jc w:val="center"/>
        <w:rPr>
          <w:rFonts w:hint="default" w:ascii="Times New Roman" w:hAnsi="Times New Roman" w:cs="Times New Roman"/>
          <w:b/>
          <w:sz w:val="24"/>
        </w:rPr>
      </w:pPr>
    </w:p>
    <w:p w14:paraId="56BDD90B">
      <w:pPr>
        <w:spacing w:line="400" w:lineRule="exact"/>
        <w:jc w:val="center"/>
        <w:rPr>
          <w:rFonts w:hint="default" w:ascii="Times New Roman" w:hAnsi="Times New Roman" w:cs="Times New Roman"/>
          <w:b/>
          <w:sz w:val="24"/>
        </w:rPr>
      </w:pPr>
    </w:p>
    <w:p w14:paraId="0D6AE4E7">
      <w:pPr>
        <w:spacing w:line="400" w:lineRule="exact"/>
        <w:jc w:val="center"/>
        <w:rPr>
          <w:rFonts w:hint="default" w:ascii="Times New Roman" w:hAnsi="Times New Roman" w:cs="Times New Roman"/>
          <w:b/>
          <w:sz w:val="24"/>
        </w:rPr>
      </w:pPr>
    </w:p>
    <w:p w14:paraId="10466BF5">
      <w:pPr>
        <w:spacing w:line="400" w:lineRule="exact"/>
        <w:jc w:val="center"/>
        <w:rPr>
          <w:rFonts w:hint="default" w:ascii="Times New Roman" w:hAnsi="Times New Roman" w:cs="Times New Roman"/>
          <w:b/>
          <w:sz w:val="24"/>
        </w:rPr>
      </w:pPr>
    </w:p>
    <w:p w14:paraId="2FD07D7F">
      <w:pPr>
        <w:spacing w:line="400" w:lineRule="exact"/>
        <w:jc w:val="center"/>
        <w:rPr>
          <w:rFonts w:hint="default" w:ascii="Times New Roman" w:hAnsi="Times New Roman" w:cs="Times New Roman"/>
          <w:b/>
          <w:sz w:val="24"/>
        </w:rPr>
      </w:pPr>
    </w:p>
    <w:p w14:paraId="5AB98282">
      <w:pPr>
        <w:spacing w:line="400" w:lineRule="exact"/>
        <w:jc w:val="center"/>
        <w:rPr>
          <w:rFonts w:hint="default" w:ascii="Times New Roman" w:hAnsi="Times New Roman" w:cs="Times New Roman"/>
          <w:b/>
          <w:sz w:val="24"/>
        </w:rPr>
      </w:pPr>
    </w:p>
    <w:p w14:paraId="71541AB7">
      <w:pPr>
        <w:spacing w:line="400" w:lineRule="exact"/>
        <w:jc w:val="center"/>
        <w:rPr>
          <w:rFonts w:hint="default" w:ascii="Times New Roman" w:hAnsi="Times New Roman" w:cs="Times New Roman"/>
          <w:b/>
          <w:sz w:val="24"/>
        </w:rPr>
      </w:pPr>
    </w:p>
    <w:p w14:paraId="74854CA6">
      <w:pPr>
        <w:spacing w:line="400" w:lineRule="exact"/>
        <w:jc w:val="center"/>
        <w:rPr>
          <w:rFonts w:hint="default" w:ascii="Times New Roman" w:hAnsi="Times New Roman" w:cs="Times New Roman"/>
          <w:b/>
          <w:sz w:val="24"/>
        </w:rPr>
      </w:pPr>
    </w:p>
    <w:p w14:paraId="1D2C739D">
      <w:pPr>
        <w:spacing w:line="400" w:lineRule="exact"/>
        <w:jc w:val="center"/>
        <w:rPr>
          <w:rFonts w:hint="default" w:ascii="Times New Roman" w:hAnsi="Times New Roman" w:cs="Times New Roman"/>
          <w:b/>
          <w:sz w:val="24"/>
        </w:rPr>
      </w:pPr>
    </w:p>
    <w:p w14:paraId="76091AAF">
      <w:pPr>
        <w:tabs>
          <w:tab w:val="left" w:pos="540"/>
        </w:tabs>
        <w:spacing w:line="400" w:lineRule="exact"/>
        <w:jc w:val="center"/>
        <w:rPr>
          <w:bCs/>
          <w:sz w:val="28"/>
        </w:rPr>
      </w:pPr>
      <w:r>
        <w:rPr>
          <w:b/>
          <w:sz w:val="28"/>
        </w:rPr>
        <w:t>202</w:t>
      </w:r>
      <w:r>
        <w:rPr>
          <w:rFonts w:hint="eastAsia"/>
          <w:b/>
          <w:sz w:val="28"/>
        </w:rPr>
        <w:t>5</w:t>
      </w:r>
      <w:r>
        <w:rPr>
          <w:b/>
          <w:sz w:val="28"/>
        </w:rPr>
        <w:t>年</w:t>
      </w:r>
      <w:r>
        <w:rPr>
          <w:rFonts w:hint="eastAsia"/>
          <w:b/>
          <w:sz w:val="28"/>
        </w:rPr>
        <w:t xml:space="preserve"> </w:t>
      </w:r>
      <w:r>
        <w:rPr>
          <w:rFonts w:hint="eastAsia"/>
          <w:b/>
          <w:sz w:val="28"/>
          <w:lang w:val="en-US" w:eastAsia="zh-CN"/>
        </w:rPr>
        <w:t>7</w:t>
      </w:r>
      <w:r>
        <w:rPr>
          <w:b/>
          <w:sz w:val="28"/>
        </w:rPr>
        <w:t>月</w:t>
      </w:r>
    </w:p>
    <w:p w14:paraId="417D1786">
      <w:pPr>
        <w:spacing w:line="400" w:lineRule="exact"/>
        <w:jc w:val="center"/>
        <w:rPr>
          <w:rFonts w:hint="default" w:ascii="Times New Roman" w:hAnsi="Times New Roman" w:cs="Times New Roman"/>
          <w:b/>
          <w:sz w:val="24"/>
        </w:rPr>
      </w:pPr>
    </w:p>
    <w:p w14:paraId="610153E0">
      <w:pPr>
        <w:spacing w:line="400" w:lineRule="exact"/>
        <w:jc w:val="center"/>
        <w:rPr>
          <w:rFonts w:hint="default" w:ascii="Times New Roman" w:hAnsi="Times New Roman" w:cs="Times New Roman"/>
          <w:b/>
          <w:sz w:val="24"/>
        </w:rPr>
      </w:pPr>
    </w:p>
    <w:p w14:paraId="3B8D8A48">
      <w:pPr>
        <w:spacing w:line="400" w:lineRule="exact"/>
        <w:jc w:val="center"/>
        <w:rPr>
          <w:rFonts w:hint="default" w:ascii="Times New Roman" w:hAnsi="Times New Roman" w:cs="Times New Roman"/>
          <w:b/>
          <w:sz w:val="24"/>
        </w:rPr>
      </w:pPr>
    </w:p>
    <w:p w14:paraId="3B546D5D">
      <w:pPr>
        <w:spacing w:line="400" w:lineRule="exact"/>
        <w:jc w:val="center"/>
        <w:rPr>
          <w:rFonts w:hint="default" w:ascii="Times New Roman" w:hAnsi="Times New Roman" w:cs="Times New Roman"/>
          <w:b/>
          <w:sz w:val="24"/>
        </w:rPr>
      </w:pPr>
    </w:p>
    <w:p w14:paraId="5B4CB45F">
      <w:pPr>
        <w:spacing w:before="0" w:after="0" w:line="240" w:lineRule="auto"/>
        <w:ind w:left="420" w:leftChars="200"/>
        <w:jc w:val="left"/>
        <w:rPr>
          <w:rFonts w:ascii="Times New Roman"/>
        </w:rPr>
      </w:pPr>
      <w:r>
        <w:rPr>
          <w:rFonts w:hint="default" w:ascii="Times New Roman" w:hAnsi="Times New Roman" w:cs="Times New Roman"/>
          <w:b/>
          <w:sz w:val="24"/>
        </w:rPr>
        <w:br w:type="page"/>
      </w:r>
      <w:bookmarkEnd w:id="0"/>
      <w:bookmarkStart w:id="9" w:name="_Toc7670"/>
      <w:bookmarkStart w:id="10" w:name="_Toc14911"/>
      <w:bookmarkStart w:id="11" w:name="_Toc27453"/>
      <w:bookmarkStart w:id="12" w:name="_Toc1344"/>
      <w:bookmarkStart w:id="13" w:name="_Toc30113"/>
      <w:bookmarkStart w:id="14" w:name="_Toc25755"/>
      <w:bookmarkStart w:id="15" w:name="_Toc146400892"/>
      <w:bookmarkStart w:id="16" w:name="_Toc8819"/>
      <w:bookmarkStart w:id="17" w:name="_Toc32364"/>
      <w:bookmarkStart w:id="18" w:name="_Toc1083437837"/>
    </w:p>
    <w:p w14:paraId="5A599715">
      <w:pPr>
        <w:spacing w:line="400" w:lineRule="exact"/>
        <w:jc w:val="center"/>
        <w:rPr>
          <w:rFonts w:hint="eastAsia" w:ascii="宋体" w:hAnsi="宋体" w:eastAsia="宋体" w:cs="宋体"/>
          <w:b/>
          <w:bCs w:val="0"/>
          <w:sz w:val="36"/>
          <w:szCs w:val="36"/>
          <w:rPrChange w:id="50" w:author="吴泽宇" w:date="2025-09-26T09:05:13Z">
            <w:rPr>
              <w:rFonts w:hint="eastAsia" w:ascii="黑体" w:hAnsi="黑体" w:eastAsia="黑体" w:cs="黑体"/>
              <w:b w:val="0"/>
              <w:bCs/>
              <w:sz w:val="36"/>
            </w:rPr>
          </w:rPrChange>
        </w:rPr>
      </w:pPr>
      <w:r>
        <w:rPr>
          <w:rFonts w:hint="eastAsia" w:ascii="宋体" w:hAnsi="宋体" w:eastAsia="宋体" w:cs="宋体"/>
          <w:b/>
          <w:bCs w:val="0"/>
          <w:sz w:val="36"/>
          <w:szCs w:val="36"/>
          <w:rPrChange w:id="51" w:author="吴泽宇" w:date="2025-09-26T09:05:13Z">
            <w:rPr>
              <w:rFonts w:hint="eastAsia" w:ascii="黑体" w:hAnsi="黑体" w:eastAsia="黑体" w:cs="黑体"/>
              <w:b w:val="0"/>
              <w:bCs/>
              <w:sz w:val="36"/>
            </w:rPr>
          </w:rPrChange>
        </w:rPr>
        <w:t>研 究 报 告 要 点</w:t>
      </w:r>
    </w:p>
    <w:p w14:paraId="060B037B">
      <w:pPr>
        <w:spacing w:line="400" w:lineRule="exact"/>
        <w:jc w:val="center"/>
        <w:rPr>
          <w:rFonts w:hint="eastAsia" w:ascii="宋体" w:hAnsi="宋体" w:cs="宋体"/>
          <w:b/>
          <w:sz w:val="36"/>
          <w:szCs w:val="36"/>
          <w:rPrChange w:id="52" w:author="吴泽宇" w:date="2025-09-26T09:05:05Z">
            <w:rPr>
              <w:b/>
              <w:sz w:val="24"/>
            </w:rPr>
          </w:rPrChange>
        </w:rPr>
      </w:pPr>
    </w:p>
    <w:p w14:paraId="491BE78F">
      <w:pPr>
        <w:spacing w:line="400" w:lineRule="exact"/>
        <w:rPr>
          <w:rFonts w:hint="eastAsia" w:ascii="宋体" w:hAnsi="宋体" w:cs="宋体"/>
          <w:b/>
          <w:sz w:val="36"/>
          <w:szCs w:val="36"/>
          <w:rPrChange w:id="53" w:author="吴泽宇" w:date="2025-09-26T09:05:05Z">
            <w:rPr>
              <w:b/>
              <w:sz w:val="24"/>
            </w:rPr>
          </w:rPrChange>
        </w:rPr>
      </w:pPr>
    </w:p>
    <w:p w14:paraId="24790A1B">
      <w:pPr>
        <w:spacing w:line="400" w:lineRule="exact"/>
        <w:rPr>
          <w:rFonts w:hint="eastAsia" w:ascii="宋体" w:hAnsi="宋体" w:cs="宋体"/>
          <w:b/>
          <w:sz w:val="36"/>
          <w:szCs w:val="36"/>
          <w:rPrChange w:id="54" w:author="吴泽宇" w:date="2025-09-26T09:05:05Z">
            <w:rPr>
              <w:b/>
              <w:sz w:val="24"/>
            </w:rPr>
          </w:rPrChange>
        </w:rPr>
      </w:pPr>
    </w:p>
    <w:p w14:paraId="394C9D20">
      <w:pPr>
        <w:spacing w:line="360" w:lineRule="exact"/>
        <w:ind w:firstLine="723" w:firstLineChars="200"/>
        <w:rPr>
          <w:rFonts w:hint="eastAsia" w:ascii="宋体" w:hAnsi="宋体" w:cs="宋体"/>
          <w:b/>
          <w:bCs w:val="0"/>
          <w:sz w:val="36"/>
          <w:szCs w:val="36"/>
          <w:rPrChange w:id="55" w:author="吴泽宇" w:date="2025-09-26T09:05:13Z">
            <w:rPr>
              <w:b w:val="0"/>
              <w:bCs/>
              <w:sz w:val="24"/>
            </w:rPr>
          </w:rPrChange>
        </w:rPr>
      </w:pPr>
      <w:r>
        <w:rPr>
          <w:rFonts w:hint="eastAsia" w:ascii="宋体" w:hAnsi="宋体" w:cs="宋体"/>
          <w:b/>
          <w:bCs w:val="0"/>
          <w:sz w:val="36"/>
          <w:szCs w:val="36"/>
          <w:rPrChange w:id="56" w:author="吴泽宇" w:date="2025-09-26T09:05:13Z">
            <w:rPr>
              <w:b w:val="0"/>
              <w:bCs/>
              <w:sz w:val="24"/>
            </w:rPr>
          </w:rPrChange>
        </w:rPr>
        <w:t>本研究</w:t>
      </w:r>
      <w:r>
        <w:rPr>
          <w:rFonts w:hint="eastAsia" w:ascii="宋体" w:hAnsi="宋体" w:cs="宋体"/>
          <w:b/>
          <w:bCs w:val="0"/>
          <w:sz w:val="36"/>
          <w:szCs w:val="36"/>
          <w:rPrChange w:id="57" w:author="吴泽宇" w:date="2025-09-26T09:05:13Z">
            <w:rPr>
              <w:rFonts w:hint="eastAsia"/>
              <w:b w:val="0"/>
              <w:bCs/>
              <w:sz w:val="24"/>
            </w:rPr>
          </w:rPrChange>
        </w:rPr>
        <w:t>报告</w:t>
      </w:r>
      <w:r>
        <w:rPr>
          <w:rFonts w:hint="eastAsia" w:ascii="宋体" w:hAnsi="宋体" w:cs="宋体"/>
          <w:b/>
          <w:bCs w:val="0"/>
          <w:sz w:val="36"/>
          <w:szCs w:val="36"/>
          <w:rPrChange w:id="58" w:author="吴泽宇" w:date="2025-09-26T09:05:13Z">
            <w:rPr>
              <w:b w:val="0"/>
              <w:bCs/>
              <w:sz w:val="24"/>
            </w:rPr>
          </w:rPrChange>
        </w:rPr>
        <w:t>针对大模型在意图管理</w:t>
      </w:r>
      <w:r>
        <w:rPr>
          <w:rFonts w:hint="eastAsia" w:ascii="宋体" w:hAnsi="宋体" w:cs="宋体"/>
          <w:b/>
          <w:bCs w:val="0"/>
          <w:sz w:val="36"/>
          <w:szCs w:val="36"/>
          <w:lang w:val="en-US" w:eastAsia="zh-CN"/>
          <w:rPrChange w:id="59" w:author="吴泽宇" w:date="2025-09-26T09:05:13Z">
            <w:rPr>
              <w:rFonts w:hint="eastAsia"/>
              <w:b w:val="0"/>
              <w:bCs/>
              <w:sz w:val="24"/>
              <w:lang w:val="en-US" w:eastAsia="zh-CN"/>
            </w:rPr>
          </w:rPrChange>
        </w:rPr>
        <w:t>中</w:t>
      </w:r>
      <w:r>
        <w:rPr>
          <w:rFonts w:hint="eastAsia" w:ascii="宋体" w:hAnsi="宋体" w:cs="宋体"/>
          <w:b/>
          <w:bCs w:val="0"/>
          <w:sz w:val="36"/>
          <w:szCs w:val="36"/>
          <w:rPrChange w:id="60" w:author="吴泽宇" w:date="2025-09-26T09:05:13Z">
            <w:rPr>
              <w:b w:val="0"/>
              <w:bCs/>
              <w:sz w:val="24"/>
            </w:rPr>
          </w:rPrChange>
        </w:rPr>
        <w:t>的应用展开研究，</w:t>
      </w:r>
      <w:r>
        <w:rPr>
          <w:rFonts w:hint="eastAsia" w:ascii="宋体" w:hAnsi="宋体" w:cs="宋体"/>
          <w:b/>
          <w:bCs w:val="0"/>
          <w:sz w:val="36"/>
          <w:szCs w:val="36"/>
          <w:lang w:val="en-US" w:eastAsia="zh-CN"/>
          <w:rPrChange w:id="61" w:author="吴泽宇" w:date="2025-09-26T09:05:13Z">
            <w:rPr>
              <w:rFonts w:hint="eastAsia"/>
              <w:b w:val="0"/>
              <w:bCs/>
              <w:sz w:val="24"/>
              <w:lang w:val="en-US" w:eastAsia="zh-CN"/>
            </w:rPr>
          </w:rPrChange>
        </w:rPr>
        <w:t>提出针对意图管理相关</w:t>
      </w:r>
      <w:r>
        <w:rPr>
          <w:rFonts w:hint="eastAsia" w:ascii="宋体" w:hAnsi="宋体" w:cs="宋体"/>
          <w:b/>
          <w:bCs w:val="0"/>
          <w:sz w:val="36"/>
          <w:szCs w:val="36"/>
          <w:rPrChange w:id="62" w:author="吴泽宇" w:date="2025-09-26T09:05:13Z">
            <w:rPr>
              <w:b w:val="0"/>
              <w:bCs/>
              <w:sz w:val="24"/>
            </w:rPr>
          </w:rPrChange>
        </w:rPr>
        <w:t>标准</w:t>
      </w:r>
      <w:r>
        <w:rPr>
          <w:rFonts w:hint="eastAsia" w:ascii="宋体" w:hAnsi="宋体" w:cs="宋体"/>
          <w:b/>
          <w:bCs w:val="0"/>
          <w:sz w:val="36"/>
          <w:szCs w:val="36"/>
          <w:lang w:eastAsia="zh"/>
          <w:rPrChange w:id="63" w:author="吴泽宇" w:date="2025-09-26T09:05:13Z">
            <w:rPr>
              <w:rFonts w:hint="eastAsia"/>
              <w:b w:val="0"/>
              <w:bCs/>
              <w:sz w:val="24"/>
              <w:lang w:eastAsia="zh"/>
            </w:rPr>
          </w:rPrChange>
        </w:rPr>
        <w:t>和网络运营管理</w:t>
      </w:r>
      <w:r>
        <w:rPr>
          <w:rFonts w:hint="eastAsia" w:ascii="宋体" w:hAnsi="宋体" w:cs="宋体"/>
          <w:b/>
          <w:bCs w:val="0"/>
          <w:sz w:val="36"/>
          <w:szCs w:val="36"/>
          <w:lang w:val="en-US" w:eastAsia="zh-CN"/>
          <w:rPrChange w:id="64" w:author="吴泽宇" w:date="2025-09-26T09:05:13Z">
            <w:rPr>
              <w:rFonts w:hint="eastAsia"/>
              <w:b w:val="0"/>
              <w:bCs/>
              <w:sz w:val="24"/>
              <w:lang w:val="en-US" w:eastAsia="zh-CN"/>
            </w:rPr>
          </w:rPrChange>
        </w:rPr>
        <w:t>大模型系列标准的标准化建议</w:t>
      </w:r>
      <w:r>
        <w:rPr>
          <w:rFonts w:hint="eastAsia" w:ascii="宋体" w:hAnsi="宋体" w:cs="宋体"/>
          <w:b/>
          <w:bCs w:val="0"/>
          <w:sz w:val="36"/>
          <w:szCs w:val="36"/>
          <w:rPrChange w:id="65" w:author="吴泽宇" w:date="2025-09-26T09:05:13Z">
            <w:rPr>
              <w:b w:val="0"/>
              <w:bCs/>
              <w:sz w:val="24"/>
            </w:rPr>
          </w:rPrChange>
        </w:rPr>
        <w:t>。</w:t>
      </w:r>
      <w:r>
        <w:commentReference w:id="0"/>
      </w:r>
    </w:p>
    <w:p w14:paraId="03EA3EAE">
      <w:pPr>
        <w:spacing w:line="360" w:lineRule="exact"/>
        <w:rPr>
          <w:b/>
          <w:sz w:val="24"/>
        </w:rPr>
      </w:pPr>
    </w:p>
    <w:p w14:paraId="67CDA87E">
      <w:pPr>
        <w:spacing w:line="360" w:lineRule="exact"/>
        <w:rPr>
          <w:b/>
          <w:sz w:val="24"/>
        </w:rPr>
      </w:pPr>
    </w:p>
    <w:p w14:paraId="4FA3E6F5">
      <w:pPr>
        <w:spacing w:line="360" w:lineRule="exact"/>
        <w:jc w:val="center"/>
        <w:rPr>
          <w:b/>
          <w:sz w:val="24"/>
        </w:rPr>
      </w:pPr>
    </w:p>
    <w:p w14:paraId="652A072E">
      <w:pPr>
        <w:spacing w:line="360" w:lineRule="exact"/>
        <w:jc w:val="center"/>
        <w:rPr>
          <w:b/>
          <w:sz w:val="24"/>
        </w:rPr>
      </w:pPr>
    </w:p>
    <w:p w14:paraId="028D8E89">
      <w:pPr>
        <w:spacing w:line="360" w:lineRule="exact"/>
        <w:jc w:val="center"/>
        <w:rPr>
          <w:b/>
          <w:sz w:val="24"/>
        </w:rPr>
      </w:pPr>
    </w:p>
    <w:p w14:paraId="14037A7F">
      <w:pPr>
        <w:spacing w:line="360" w:lineRule="exact"/>
        <w:jc w:val="center"/>
        <w:rPr>
          <w:b/>
          <w:sz w:val="24"/>
        </w:rPr>
      </w:pPr>
    </w:p>
    <w:p w14:paraId="569F7C77">
      <w:pPr>
        <w:spacing w:line="360" w:lineRule="exact"/>
        <w:jc w:val="center"/>
        <w:rPr>
          <w:b/>
          <w:sz w:val="24"/>
        </w:rPr>
      </w:pPr>
    </w:p>
    <w:p w14:paraId="2237F467">
      <w:pPr>
        <w:spacing w:line="360" w:lineRule="exact"/>
        <w:jc w:val="center"/>
        <w:rPr>
          <w:b/>
          <w:sz w:val="24"/>
        </w:rPr>
      </w:pPr>
    </w:p>
    <w:p w14:paraId="29B31C7A">
      <w:pPr>
        <w:spacing w:line="360" w:lineRule="exact"/>
        <w:jc w:val="center"/>
        <w:rPr>
          <w:b/>
          <w:sz w:val="24"/>
        </w:rPr>
      </w:pPr>
    </w:p>
    <w:p w14:paraId="44B307C2">
      <w:pPr>
        <w:spacing w:line="360" w:lineRule="exact"/>
        <w:jc w:val="center"/>
        <w:rPr>
          <w:b/>
          <w:sz w:val="24"/>
        </w:rPr>
      </w:pPr>
    </w:p>
    <w:p w14:paraId="6D046361">
      <w:pPr>
        <w:spacing w:line="360" w:lineRule="exact"/>
        <w:jc w:val="center"/>
        <w:rPr>
          <w:b/>
          <w:sz w:val="24"/>
        </w:rPr>
      </w:pPr>
    </w:p>
    <w:p w14:paraId="3DD1DFE6">
      <w:pPr>
        <w:spacing w:line="360" w:lineRule="exact"/>
        <w:jc w:val="center"/>
        <w:rPr>
          <w:b/>
          <w:sz w:val="24"/>
        </w:rPr>
      </w:pPr>
    </w:p>
    <w:p w14:paraId="3730A08A">
      <w:pPr>
        <w:spacing w:line="360" w:lineRule="exact"/>
        <w:jc w:val="center"/>
        <w:rPr>
          <w:b/>
          <w:sz w:val="24"/>
        </w:rPr>
      </w:pPr>
    </w:p>
    <w:p w14:paraId="6F2AB485">
      <w:pPr>
        <w:spacing w:line="360" w:lineRule="exact"/>
        <w:jc w:val="center"/>
        <w:rPr>
          <w:b/>
          <w:sz w:val="24"/>
        </w:rPr>
      </w:pPr>
    </w:p>
    <w:p w14:paraId="5E7CA4C0">
      <w:pPr>
        <w:spacing w:line="360" w:lineRule="exact"/>
        <w:jc w:val="center"/>
        <w:rPr>
          <w:b/>
          <w:sz w:val="24"/>
        </w:rPr>
      </w:pPr>
    </w:p>
    <w:p w14:paraId="062BE70D">
      <w:pPr>
        <w:spacing w:line="360" w:lineRule="exact"/>
        <w:jc w:val="center"/>
        <w:rPr>
          <w:b/>
          <w:sz w:val="24"/>
        </w:rPr>
      </w:pPr>
    </w:p>
    <w:p w14:paraId="7EF814C4">
      <w:pPr>
        <w:spacing w:line="360" w:lineRule="exact"/>
        <w:jc w:val="center"/>
        <w:rPr>
          <w:b/>
          <w:sz w:val="24"/>
        </w:rPr>
      </w:pPr>
    </w:p>
    <w:p w14:paraId="32AF0218">
      <w:pPr>
        <w:spacing w:line="360" w:lineRule="exact"/>
        <w:rPr>
          <w:b/>
          <w:sz w:val="24"/>
        </w:rPr>
      </w:pPr>
    </w:p>
    <w:p w14:paraId="3AA0737D">
      <w:pPr>
        <w:spacing w:line="360" w:lineRule="exact"/>
        <w:rPr>
          <w:rFonts w:hint="eastAsia" w:ascii="宋体" w:hAnsi="宋体" w:cs="宋体"/>
          <w:b/>
          <w:bCs w:val="0"/>
          <w:sz w:val="24"/>
          <w:rPrChange w:id="66" w:author="吴泽宇" w:date="2025-09-26T09:05:33Z">
            <w:rPr>
              <w:rFonts w:hint="eastAsia" w:ascii="宋体" w:hAnsi="宋体" w:cs="宋体"/>
              <w:b w:val="0"/>
              <w:bCs/>
              <w:sz w:val="24"/>
            </w:rPr>
          </w:rPrChange>
        </w:rPr>
      </w:pPr>
      <w:r>
        <w:rPr>
          <w:rFonts w:hint="eastAsia" w:ascii="宋体" w:hAnsi="宋体" w:cs="宋体"/>
          <w:b/>
          <w:bCs w:val="0"/>
          <w:sz w:val="24"/>
          <w:szCs w:val="24"/>
          <w:rPrChange w:id="67" w:author="吴泽宇" w:date="2025-09-26T09:05:33Z">
            <w:rPr>
              <w:rFonts w:hint="eastAsia" w:ascii="宋体" w:hAnsi="宋体" w:cs="宋体"/>
              <w:b w:val="0"/>
              <w:bCs/>
              <w:sz w:val="24"/>
              <w:szCs w:val="24"/>
            </w:rPr>
          </w:rPrChange>
        </w:rPr>
        <w:t>TC7网络管理与运营支撑技术委员会</w:t>
      </w:r>
      <w:r>
        <w:commentReference w:id="1"/>
      </w:r>
    </w:p>
    <w:p w14:paraId="72C8A555">
      <w:pPr>
        <w:spacing w:line="360" w:lineRule="exact"/>
        <w:rPr>
          <w:rFonts w:hint="eastAsia" w:ascii="宋体" w:hAnsi="宋体" w:cs="宋体"/>
          <w:b/>
          <w:bCs w:val="0"/>
          <w:sz w:val="24"/>
          <w:rPrChange w:id="68" w:author="吴泽宇" w:date="2025-09-26T09:05:33Z">
            <w:rPr>
              <w:rFonts w:hint="eastAsia" w:ascii="宋体" w:hAnsi="宋体" w:cs="宋体"/>
              <w:b w:val="0"/>
              <w:bCs/>
              <w:sz w:val="24"/>
            </w:rPr>
          </w:rPrChange>
        </w:rPr>
      </w:pPr>
      <w:r>
        <w:rPr>
          <w:rFonts w:hint="eastAsia" w:ascii="宋体" w:hAnsi="宋体" w:cs="宋体"/>
          <w:b/>
          <w:bCs w:val="0"/>
          <w:sz w:val="24"/>
          <w:rPrChange w:id="69" w:author="吴泽宇" w:date="2025-09-26T09:05:33Z">
            <w:rPr>
              <w:rFonts w:hint="eastAsia" w:ascii="宋体" w:hAnsi="宋体" w:cs="宋体"/>
              <w:b w:val="0"/>
              <w:bCs/>
              <w:sz w:val="24"/>
            </w:rPr>
          </w:rPrChange>
        </w:rPr>
        <w:t>研究单位：中国移动通信集团有限公司、华为技术有限公司</w:t>
      </w:r>
      <w:r>
        <w:rPr>
          <w:rFonts w:hint="eastAsia" w:ascii="宋体" w:hAnsi="宋体" w:cs="宋体"/>
          <w:b/>
          <w:bCs w:val="0"/>
          <w:sz w:val="24"/>
          <w:lang w:eastAsia="zh-CN"/>
          <w:rPrChange w:id="70" w:author="吴泽宇" w:date="2025-09-26T09:05:33Z">
            <w:rPr>
              <w:rFonts w:hint="eastAsia" w:ascii="宋体" w:hAnsi="宋体" w:cs="宋体"/>
              <w:b w:val="0"/>
              <w:bCs/>
              <w:sz w:val="24"/>
              <w:lang w:eastAsia="zh-CN"/>
            </w:rPr>
          </w:rPrChange>
        </w:rPr>
        <w:t>、</w:t>
      </w:r>
      <w:r>
        <w:rPr>
          <w:rFonts w:hint="eastAsia" w:ascii="宋体" w:hAnsi="宋体" w:cs="宋体"/>
          <w:b/>
          <w:bCs w:val="0"/>
          <w:sz w:val="24"/>
          <w:rPrChange w:id="71" w:author="吴泽宇" w:date="2025-09-26T09:05:33Z">
            <w:rPr>
              <w:rFonts w:hint="eastAsia" w:ascii="宋体" w:hAnsi="宋体" w:cs="宋体"/>
              <w:b w:val="0"/>
              <w:bCs/>
              <w:sz w:val="24"/>
            </w:rPr>
          </w:rPrChange>
        </w:rPr>
        <w:t>中兴通讯股份有限公司、</w:t>
      </w:r>
      <w:r>
        <w:rPr>
          <w:rFonts w:hint="eastAsia" w:ascii="宋体" w:hAnsi="宋体" w:eastAsia="宋体" w:cs="宋体"/>
          <w:b/>
          <w:bCs w:val="0"/>
          <w:i w:val="0"/>
          <w:iCs w:val="0"/>
          <w:caps w:val="0"/>
          <w:color w:val="auto"/>
          <w:spacing w:val="0"/>
          <w:sz w:val="24"/>
          <w:szCs w:val="24"/>
          <w:shd w:val="clear" w:fill="auto"/>
          <w:rPrChange w:id="72" w:author="吴泽宇" w:date="2025-09-26T09:05:33Z">
            <w:rPr>
              <w:rFonts w:hint="eastAsia" w:ascii="宋体" w:hAnsi="宋体" w:eastAsia="宋体" w:cs="宋体"/>
              <w:b w:val="0"/>
              <w:bCs/>
              <w:i w:val="0"/>
              <w:iCs w:val="0"/>
              <w:caps w:val="0"/>
              <w:color w:val="auto"/>
              <w:spacing w:val="0"/>
              <w:sz w:val="24"/>
              <w:szCs w:val="24"/>
              <w:shd w:val="clear" w:fill="auto"/>
            </w:rPr>
          </w:rPrChange>
        </w:rPr>
        <w:t>浪潮通信信息系统有限公司、</w:t>
      </w:r>
      <w:r>
        <w:rPr>
          <w:rFonts w:hint="eastAsia" w:ascii="宋体" w:hAnsi="宋体" w:cs="宋体"/>
          <w:b/>
          <w:bCs w:val="0"/>
          <w:sz w:val="24"/>
          <w:rPrChange w:id="73" w:author="吴泽宇" w:date="2025-09-26T09:05:33Z">
            <w:rPr>
              <w:rFonts w:hint="eastAsia" w:ascii="宋体" w:hAnsi="宋体" w:cs="宋体"/>
              <w:b w:val="0"/>
              <w:bCs/>
              <w:sz w:val="24"/>
            </w:rPr>
          </w:rPrChange>
        </w:rPr>
        <w:t>上海诺基亚贝尔股份有限公司、中国信息通信研究院</w:t>
      </w:r>
    </w:p>
    <w:p w14:paraId="205910AF">
      <w:pPr>
        <w:spacing w:line="360" w:lineRule="exact"/>
        <w:rPr>
          <w:rFonts w:hint="eastAsia" w:ascii="宋体" w:hAnsi="宋体" w:cs="宋体"/>
          <w:b/>
          <w:bCs w:val="0"/>
          <w:sz w:val="24"/>
          <w:rPrChange w:id="74" w:author="吴泽宇" w:date="2025-09-26T09:05:33Z">
            <w:rPr>
              <w:rFonts w:hint="eastAsia" w:ascii="宋体" w:hAnsi="宋体" w:cs="宋体"/>
              <w:b w:val="0"/>
              <w:bCs/>
              <w:sz w:val="24"/>
            </w:rPr>
          </w:rPrChange>
        </w:rPr>
      </w:pPr>
      <w:r>
        <w:rPr>
          <w:rFonts w:hint="eastAsia" w:ascii="宋体" w:hAnsi="宋体" w:cs="宋体"/>
          <w:b/>
          <w:bCs w:val="0"/>
          <w:sz w:val="24"/>
          <w:rPrChange w:id="75" w:author="吴泽宇" w:date="2025-09-26T09:05:33Z">
            <w:rPr>
              <w:rFonts w:hint="eastAsia" w:ascii="宋体" w:hAnsi="宋体" w:cs="宋体"/>
              <w:b w:val="0"/>
              <w:bCs/>
              <w:sz w:val="24"/>
            </w:rPr>
          </w:rPrChange>
        </w:rPr>
        <w:t>项目负责人：</w:t>
      </w:r>
      <w:r>
        <w:rPr>
          <w:rFonts w:hint="eastAsia" w:ascii="宋体" w:hAnsi="宋体" w:eastAsia="宋体" w:cs="宋体"/>
          <w:b/>
          <w:bCs w:val="0"/>
          <w:sz w:val="24"/>
          <w:szCs w:val="24"/>
          <w:lang w:val="en-US" w:eastAsia="zh-CN"/>
          <w:rPrChange w:id="76" w:author="吴泽宇" w:date="2025-09-26T09:05:33Z">
            <w:rPr>
              <w:rFonts w:hint="eastAsia" w:ascii="宋体" w:hAnsi="宋体" w:eastAsia="宋体" w:cs="宋体"/>
              <w:b w:val="0"/>
              <w:bCs/>
              <w:sz w:val="24"/>
              <w:szCs w:val="24"/>
              <w:lang w:val="en-US" w:eastAsia="zh-CN"/>
            </w:rPr>
          </w:rPrChange>
        </w:rPr>
        <w:t>邓灵莉</w:t>
      </w:r>
      <w:r>
        <w:rPr>
          <w:rFonts w:hint="eastAsia" w:ascii="宋体" w:hAnsi="宋体" w:cs="宋体"/>
          <w:b/>
          <w:bCs w:val="0"/>
          <w:sz w:val="24"/>
          <w:szCs w:val="24"/>
          <w:lang w:val="en-US" w:eastAsia="zh-CN"/>
          <w:rPrChange w:id="77" w:author="吴泽宇" w:date="2025-09-26T09:05:33Z">
            <w:rPr>
              <w:rFonts w:hint="eastAsia" w:ascii="宋体" w:hAnsi="宋体" w:cs="宋体"/>
              <w:b w:val="0"/>
              <w:bCs/>
              <w:sz w:val="24"/>
              <w:szCs w:val="24"/>
              <w:lang w:val="en-US" w:eastAsia="zh-CN"/>
            </w:rPr>
          </w:rPrChange>
        </w:rPr>
        <w:t>、</w:t>
      </w:r>
      <w:r>
        <w:rPr>
          <w:rFonts w:hint="eastAsia" w:ascii="宋体" w:hAnsi="宋体" w:eastAsia="宋体" w:cs="宋体"/>
          <w:b/>
          <w:bCs w:val="0"/>
          <w:sz w:val="24"/>
          <w:szCs w:val="24"/>
          <w:lang w:val="en-US" w:eastAsia="zh-CN"/>
          <w:rPrChange w:id="78" w:author="吴泽宇" w:date="2025-09-26T09:05:33Z">
            <w:rPr>
              <w:rFonts w:hint="eastAsia" w:ascii="宋体" w:hAnsi="宋体" w:eastAsia="宋体" w:cs="宋体"/>
              <w:b w:val="0"/>
              <w:bCs/>
              <w:sz w:val="24"/>
              <w:szCs w:val="24"/>
              <w:lang w:val="en-US" w:eastAsia="zh-CN"/>
            </w:rPr>
          </w:rPrChange>
        </w:rPr>
        <w:t>何克光</w:t>
      </w:r>
      <w:r>
        <w:rPr>
          <w:rFonts w:hint="eastAsia" w:ascii="宋体" w:hAnsi="宋体" w:cs="宋体"/>
          <w:b/>
          <w:bCs w:val="0"/>
          <w:sz w:val="24"/>
          <w:rPrChange w:id="79" w:author="吴泽宇" w:date="2025-09-26T09:05:33Z">
            <w:rPr>
              <w:rFonts w:hint="eastAsia" w:ascii="宋体" w:hAnsi="宋体" w:cs="宋体"/>
              <w:b w:val="0"/>
              <w:bCs/>
              <w:sz w:val="24"/>
            </w:rPr>
          </w:rPrChange>
        </w:rPr>
        <w:t xml:space="preserve">              </w:t>
      </w:r>
    </w:p>
    <w:p w14:paraId="6E39CBCB">
      <w:pPr>
        <w:spacing w:before="0" w:after="0" w:line="360" w:lineRule="exact"/>
        <w:ind w:left="0" w:leftChars="0"/>
        <w:rPr>
          <w:rFonts w:hint="eastAsia" w:ascii="宋体" w:hAnsi="宋体" w:cs="宋体"/>
          <w:b/>
          <w:bCs w:val="0"/>
          <w:sz w:val="24"/>
          <w:rPrChange w:id="80" w:author="吴泽宇" w:date="2025-09-26T09:05:33Z">
            <w:rPr>
              <w:rFonts w:hint="eastAsia" w:ascii="宋体" w:hAnsi="宋体" w:cs="宋体"/>
              <w:b w:val="0"/>
              <w:bCs/>
              <w:sz w:val="24"/>
            </w:rPr>
          </w:rPrChange>
        </w:rPr>
      </w:pPr>
      <w:r>
        <w:rPr>
          <w:rFonts w:hint="eastAsia" w:ascii="宋体" w:hAnsi="宋体" w:cs="宋体"/>
          <w:b/>
          <w:bCs w:val="0"/>
          <w:sz w:val="24"/>
          <w:rPrChange w:id="81" w:author="吴泽宇" w:date="2025-09-26T09:05:33Z">
            <w:rPr>
              <w:rFonts w:hint="eastAsia" w:ascii="宋体" w:hAnsi="宋体" w:cs="宋体"/>
              <w:b w:val="0"/>
              <w:bCs/>
              <w:sz w:val="24"/>
            </w:rPr>
          </w:rPrChange>
        </w:rPr>
        <w:t>项目参加人：</w:t>
      </w:r>
      <w:r>
        <w:rPr>
          <w:rFonts w:hint="eastAsia" w:ascii="宋体" w:hAnsi="宋体" w:cs="宋体"/>
          <w:b/>
          <w:sz w:val="24"/>
          <w:rPrChange w:id="82" w:author="吴泽宇" w:date="2025-09-26T09:05:33Z">
            <w:rPr>
              <w:rFonts w:hint="eastAsia" w:ascii="宋体" w:hAnsi="宋体" w:cs="宋体"/>
              <w:sz w:val="24"/>
            </w:rPr>
          </w:rPrChange>
        </w:rPr>
        <w:t>谢园、巨满昌、肖红梅、</w:t>
      </w:r>
      <w:r>
        <w:rPr>
          <w:rFonts w:hint="eastAsia" w:ascii="宋体" w:hAnsi="宋体" w:cs="宋体"/>
          <w:b/>
          <w:sz w:val="24"/>
          <w:lang w:val="en-US" w:eastAsia="zh-CN"/>
          <w:rPrChange w:id="83" w:author="吴泽宇" w:date="2025-09-26T09:05:33Z">
            <w:rPr>
              <w:rFonts w:hint="eastAsia" w:ascii="宋体" w:hAnsi="宋体" w:cs="宋体"/>
              <w:sz w:val="24"/>
              <w:lang w:val="en-US" w:eastAsia="zh-CN"/>
            </w:rPr>
          </w:rPrChange>
        </w:rPr>
        <w:t>孙书强、徐云斌</w:t>
      </w:r>
      <w:r>
        <w:rPr>
          <w:rFonts w:hint="eastAsia" w:ascii="宋体" w:hAnsi="宋体" w:cs="宋体"/>
          <w:b/>
          <w:bCs w:val="0"/>
          <w:sz w:val="24"/>
          <w:rPrChange w:id="84" w:author="吴泽宇" w:date="2025-09-26T09:05:33Z">
            <w:rPr>
              <w:rFonts w:hint="eastAsia" w:ascii="宋体" w:hAnsi="宋体" w:cs="宋体"/>
              <w:b w:val="0"/>
              <w:bCs/>
              <w:sz w:val="24"/>
            </w:rPr>
          </w:rPrChange>
        </w:rPr>
        <w:t xml:space="preserve">      </w:t>
      </w:r>
    </w:p>
    <w:p w14:paraId="6D10B4DB">
      <w:pPr>
        <w:spacing w:before="0" w:after="0" w:line="360" w:lineRule="exact"/>
        <w:ind w:left="0" w:leftChars="0"/>
        <w:rPr>
          <w:rFonts w:hint="eastAsia" w:ascii="宋体" w:hAnsi="宋体" w:cs="宋体"/>
          <w:b/>
          <w:bCs w:val="0"/>
          <w:sz w:val="24"/>
          <w:rPrChange w:id="85" w:author="吴泽宇" w:date="2025-09-26T09:05:33Z">
            <w:rPr>
              <w:rFonts w:hint="eastAsia" w:ascii="宋体" w:hAnsi="宋体" w:cs="宋体"/>
              <w:b w:val="0"/>
              <w:bCs/>
              <w:sz w:val="24"/>
            </w:rPr>
          </w:rPrChange>
        </w:rPr>
      </w:pPr>
      <w:r>
        <w:rPr>
          <w:rFonts w:hint="eastAsia" w:ascii="宋体" w:hAnsi="宋体" w:cs="宋体"/>
          <w:b/>
          <w:bCs w:val="0"/>
          <w:sz w:val="24"/>
          <w:rPrChange w:id="86" w:author="吴泽宇" w:date="2025-09-26T09:05:33Z">
            <w:rPr>
              <w:rFonts w:hint="eastAsia" w:ascii="宋体" w:hAnsi="宋体" w:cs="宋体"/>
              <w:b w:val="0"/>
              <w:bCs/>
              <w:sz w:val="24"/>
            </w:rPr>
          </w:rPrChange>
        </w:rPr>
        <w:t xml:space="preserve">完成日期： </w:t>
      </w:r>
      <w:r>
        <w:rPr>
          <w:rFonts w:hint="eastAsia" w:ascii="宋体" w:hAnsi="宋体" w:eastAsia="宋体" w:cs="宋体"/>
          <w:b/>
          <w:bCs w:val="0"/>
          <w:sz w:val="24"/>
          <w:szCs w:val="24"/>
          <w:lang w:val="en-US" w:eastAsia="zh-CN"/>
          <w:rPrChange w:id="87" w:author="吴泽宇" w:date="2025-09-26T09:05:33Z">
            <w:rPr>
              <w:rFonts w:hint="eastAsia" w:ascii="宋体" w:hAnsi="宋体" w:eastAsia="宋体" w:cs="宋体"/>
              <w:b w:val="0"/>
              <w:bCs/>
              <w:sz w:val="24"/>
              <w:szCs w:val="24"/>
              <w:lang w:val="en-US" w:eastAsia="zh-CN"/>
            </w:rPr>
          </w:rPrChange>
        </w:rPr>
        <w:t>2025</w:t>
      </w:r>
      <w:r>
        <w:rPr>
          <w:rFonts w:hint="eastAsia" w:ascii="宋体" w:hAnsi="宋体" w:cs="宋体"/>
          <w:b/>
          <w:bCs w:val="0"/>
          <w:sz w:val="24"/>
          <w:rPrChange w:id="88" w:author="吴泽宇" w:date="2025-09-26T09:05:33Z">
            <w:rPr>
              <w:rFonts w:hint="eastAsia" w:ascii="宋体" w:hAnsi="宋体" w:cs="宋体"/>
              <w:b w:val="0"/>
              <w:bCs/>
              <w:sz w:val="24"/>
            </w:rPr>
          </w:rPrChange>
        </w:rPr>
        <w:t>年</w:t>
      </w:r>
      <w:r>
        <w:rPr>
          <w:rFonts w:hint="eastAsia" w:ascii="宋体" w:hAnsi="宋体" w:eastAsia="宋体" w:cs="宋体"/>
          <w:b/>
          <w:bCs w:val="0"/>
          <w:sz w:val="24"/>
          <w:szCs w:val="24"/>
          <w:lang w:val="en-US" w:eastAsia="zh-CN"/>
          <w:rPrChange w:id="89" w:author="吴泽宇" w:date="2025-09-26T09:05:33Z">
            <w:rPr>
              <w:rFonts w:hint="eastAsia" w:ascii="宋体" w:hAnsi="宋体" w:eastAsia="宋体" w:cs="宋体"/>
              <w:b w:val="0"/>
              <w:bCs/>
              <w:sz w:val="24"/>
              <w:szCs w:val="24"/>
              <w:lang w:val="en-US" w:eastAsia="zh-CN"/>
            </w:rPr>
          </w:rPrChange>
        </w:rPr>
        <w:t xml:space="preserve"> 6</w:t>
      </w:r>
      <w:r>
        <w:rPr>
          <w:rFonts w:hint="eastAsia" w:ascii="宋体" w:hAnsi="宋体" w:cs="宋体"/>
          <w:b/>
          <w:bCs w:val="0"/>
          <w:sz w:val="24"/>
          <w:rPrChange w:id="90" w:author="吴泽宇" w:date="2025-09-26T09:05:33Z">
            <w:rPr>
              <w:rFonts w:hint="eastAsia" w:ascii="宋体" w:hAnsi="宋体" w:cs="宋体"/>
              <w:b w:val="0"/>
              <w:bCs/>
              <w:sz w:val="24"/>
            </w:rPr>
          </w:rPrChange>
        </w:rPr>
        <w:t>月</w:t>
      </w:r>
      <w:r>
        <w:rPr>
          <w:rFonts w:hint="eastAsia" w:ascii="宋体" w:hAnsi="宋体" w:eastAsia="宋体" w:cs="宋体"/>
          <w:b/>
          <w:bCs w:val="0"/>
          <w:sz w:val="24"/>
          <w:szCs w:val="24"/>
          <w:lang w:val="en-US" w:eastAsia="zh-CN"/>
          <w:rPrChange w:id="91" w:author="吴泽宇" w:date="2025-09-26T09:05:33Z">
            <w:rPr>
              <w:rFonts w:hint="eastAsia" w:ascii="宋体" w:hAnsi="宋体" w:eastAsia="宋体" w:cs="宋体"/>
              <w:b w:val="0"/>
              <w:bCs/>
              <w:sz w:val="24"/>
              <w:szCs w:val="24"/>
              <w:lang w:val="en-US" w:eastAsia="zh-CN"/>
            </w:rPr>
          </w:rPrChange>
        </w:rPr>
        <w:t xml:space="preserve"> 15</w:t>
      </w:r>
      <w:r>
        <w:rPr>
          <w:rFonts w:hint="eastAsia" w:ascii="宋体" w:hAnsi="宋体" w:cs="宋体"/>
          <w:b/>
          <w:bCs w:val="0"/>
          <w:sz w:val="24"/>
          <w:rPrChange w:id="92" w:author="吴泽宇" w:date="2025-09-26T09:05:33Z">
            <w:rPr>
              <w:rFonts w:hint="eastAsia" w:ascii="宋体" w:hAnsi="宋体" w:cs="宋体"/>
              <w:b w:val="0"/>
              <w:bCs/>
              <w:sz w:val="24"/>
            </w:rPr>
          </w:rPrChange>
        </w:rPr>
        <w:t>日</w:t>
      </w:r>
    </w:p>
    <w:p w14:paraId="0D7715FC">
      <w:pPr>
        <w:pStyle w:val="88"/>
        <w:spacing w:before="0" w:after="0" w:line="288" w:lineRule="auto"/>
        <w:ind w:left="0" w:leftChars="0"/>
        <w:rPr>
          <w:rFonts w:hint="eastAsia" w:ascii="宋体" w:hAnsi="宋体" w:eastAsia="宋体" w:cs="宋体"/>
          <w:sz w:val="24"/>
          <w:rPrChange w:id="93" w:author="吴泽宇" w:date="2025-09-26T09:06:03Z">
            <w:rPr>
              <w:rFonts w:hint="eastAsia" w:ascii="宋体" w:hAnsi="宋体" w:eastAsia="宋体" w:cs="宋体"/>
            </w:rPr>
          </w:rPrChange>
        </w:rPr>
      </w:pPr>
      <w:bookmarkStart w:id="19" w:name="_Toc22069"/>
      <w:bookmarkStart w:id="20" w:name="_Toc27117"/>
      <w:bookmarkStart w:id="21" w:name="_Toc11138"/>
      <w:bookmarkStart w:id="22" w:name="_Toc26103"/>
      <w:bookmarkStart w:id="23" w:name="_Toc24932"/>
      <w:bookmarkStart w:id="24" w:name="_Toc5030"/>
      <w:bookmarkStart w:id="25" w:name="_Toc2915"/>
      <w:bookmarkStart w:id="26" w:name="_Toc4972"/>
      <w:bookmarkStart w:id="27" w:name="_Toc22288"/>
      <w:bookmarkStart w:id="28" w:name="_Toc29746"/>
      <w:bookmarkStart w:id="29" w:name="_Toc25780"/>
      <w:r>
        <w:rPr>
          <w:rFonts w:hint="eastAsia" w:ascii="宋体" w:hAnsi="宋体" w:eastAsia="宋体" w:cs="宋体"/>
          <w:sz w:val="24"/>
          <w:szCs w:val="32"/>
          <w:rPrChange w:id="94" w:author="吴泽宇" w:date="2025-09-26T09:06:03Z">
            <w:rPr>
              <w:rFonts w:hint="eastAsia" w:ascii="宋体" w:hAnsi="宋体" w:eastAsia="宋体" w:cs="宋体"/>
              <w:szCs w:val="32"/>
            </w:rPr>
          </w:rPrChange>
        </w:rPr>
        <w:t xml:space="preserve">目 </w:t>
      </w:r>
      <w:bookmarkEnd w:id="1"/>
      <w:bookmarkEnd w:id="2"/>
      <w:bookmarkEnd w:id="3"/>
      <w:bookmarkEnd w:id="4"/>
      <w:bookmarkEnd w:id="5"/>
      <w:bookmarkEnd w:id="6"/>
      <w:bookmarkEnd w:id="7"/>
      <w:bookmarkEnd w:id="8"/>
      <w:r>
        <w:rPr>
          <w:rFonts w:hint="eastAsia" w:ascii="宋体" w:hAnsi="宋体" w:eastAsia="宋体" w:cs="宋体"/>
          <w:sz w:val="24"/>
          <w:szCs w:val="32"/>
          <w:lang w:eastAsia="zh"/>
          <w:rPrChange w:id="95" w:author="吴泽宇" w:date="2025-09-26T09:06:03Z">
            <w:rPr>
              <w:rFonts w:hint="eastAsia" w:ascii="宋体" w:hAnsi="宋体" w:eastAsia="宋体" w:cs="宋体"/>
              <w:szCs w:val="32"/>
              <w:lang w:eastAsia="zh"/>
            </w:rPr>
          </w:rPrChange>
        </w:rPr>
        <w:t>录</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sdt>
      <w:sdtPr>
        <w:rPr>
          <w:rFonts w:ascii="宋体" w:hAnsi="宋体" w:eastAsia="宋体" w:cs="Times New Roman"/>
          <w:kern w:val="2"/>
          <w:sz w:val="24"/>
          <w:szCs w:val="24"/>
          <w:lang w:val="en-US" w:eastAsia="zh-CN" w:bidi="ar-SA"/>
          <w:rPrChange w:id="96" w:author="吴泽宇" w:date="2025-09-26T09:06:03Z">
            <w:rPr>
              <w:rFonts w:ascii="宋体" w:hAnsi="宋体" w:eastAsia="宋体" w:cs="Times New Roman"/>
              <w:kern w:val="2"/>
              <w:sz w:val="21"/>
              <w:szCs w:val="24"/>
              <w:lang w:val="en-US" w:eastAsia="zh-CN" w:bidi="ar-SA"/>
            </w:rPr>
          </w:rPrChange>
        </w:rPr>
        <w:id w:val="147467907"/>
        <w15:color w:val="DBDBDB"/>
        <w:docPartObj>
          <w:docPartGallery w:val="Table of Contents"/>
          <w:docPartUnique/>
        </w:docPartObj>
      </w:sdtPr>
      <w:sdtEndPr>
        <w:rPr>
          <w:rFonts w:ascii="宋体" w:hAnsi="宋体" w:eastAsia="宋体" w:cs="Times New Roman"/>
          <w:kern w:val="2"/>
          <w:sz w:val="21"/>
          <w:szCs w:val="24"/>
          <w:lang w:val="en-US" w:eastAsia="zh-CN" w:bidi="ar-SA"/>
          <w:rPrChange w:id="97" w:author="吴泽宇" w:date="2025-09-26T09:06:03Z">
            <w:rPr>
              <w:rFonts w:ascii="宋体" w:hAnsi="宋体" w:eastAsia="宋体" w:cs="Times New Roman"/>
              <w:kern w:val="2"/>
              <w:sz w:val="21"/>
              <w:szCs w:val="24"/>
              <w:lang w:val="en-US" w:eastAsia="zh-CN" w:bidi="ar-SA"/>
            </w:rPr>
          </w:rPrChange>
        </w:rPr>
      </w:sdtEndPr>
      <w:sdtContent>
        <w:p w14:paraId="4FA8EC59">
          <w:pPr>
            <w:spacing w:beforeLines="0" w:afterLines="0"/>
            <w:jc w:val="center"/>
            <w:rPr>
              <w:sz w:val="24"/>
              <w:rPrChange w:id="98" w:author="吴泽宇" w:date="2025-09-26T09:06:03Z">
                <w:rPr/>
              </w:rPrChange>
            </w:rPr>
          </w:pPr>
          <w:r>
            <w:rPr>
              <w:b/>
              <w:sz w:val="24"/>
              <w:rPrChange w:id="100" w:author="吴泽宇" w:date="2025-09-26T09:06:03Z">
                <w:rPr>
                  <w:b/>
                </w:rPr>
              </w:rPrChange>
            </w:rPr>
            <w:fldChar w:fldCharType="begin"/>
          </w:r>
          <w:r>
            <w:rPr>
              <w:b/>
              <w:sz w:val="24"/>
              <w:rPrChange w:id="101" w:author="吴泽宇" w:date="2025-09-26T09:06:03Z">
                <w:rPr>
                  <w:b/>
                </w:rPr>
              </w:rPrChange>
            </w:rPr>
            <w:instrText xml:space="preserve">TOC \o "1-3" \h \u </w:instrText>
          </w:r>
          <w:r>
            <w:rPr>
              <w:b/>
              <w:sz w:val="24"/>
              <w:rPrChange w:id="102" w:author="吴泽宇" w:date="2025-09-26T09:06:03Z">
                <w:rPr>
                  <w:b/>
                </w:rPr>
              </w:rPrChange>
            </w:rPr>
            <w:fldChar w:fldCharType="separate"/>
          </w:r>
        </w:p>
        <w:p w14:paraId="789C12A5">
          <w:pPr>
            <w:pStyle w:val="36"/>
            <w:tabs>
              <w:tab w:val="right" w:leader="dot" w:pos="8497"/>
              <w:tab w:val="clear" w:pos="9241"/>
            </w:tabs>
            <w:spacing w:line="240" w:lineRule="auto"/>
            <w:rPr>
              <w:rFonts w:hint="eastAsia" w:hAnsi="宋体" w:cs="宋体"/>
              <w:b w:val="0"/>
              <w:bCs w:val="0"/>
              <w:sz w:val="24"/>
              <w:rPrChange w:id="103" w:author="吴泽宇" w:date="2025-09-26T09:06:03Z">
                <w:rPr>
                  <w:rFonts w:hint="eastAsia" w:hAnsi="宋体" w:cs="宋体"/>
                  <w:b w:val="0"/>
                  <w:bCs w:val="0"/>
                </w:rPr>
              </w:rPrChange>
            </w:rPr>
          </w:pPr>
          <w:r>
            <w:rPr>
              <w:rFonts w:hint="eastAsia" w:hAnsi="宋体" w:cs="宋体"/>
              <w:b w:val="0"/>
              <w:bCs w:val="0"/>
              <w:sz w:val="24"/>
              <w:rPrChange w:id="104" w:author="吴泽宇" w:date="2025-09-26T09:06:03Z">
                <w:rPr>
                  <w:rFonts w:hint="eastAsia" w:hAnsi="宋体" w:cs="宋体"/>
                  <w:b w:val="0"/>
                  <w:bCs w:val="0"/>
                </w:rPr>
              </w:rPrChange>
            </w:rPr>
            <w:fldChar w:fldCharType="begin"/>
          </w:r>
          <w:r>
            <w:rPr>
              <w:rFonts w:hint="eastAsia" w:hAnsi="宋体" w:cs="宋体"/>
              <w:b w:val="0"/>
              <w:bCs w:val="0"/>
              <w:sz w:val="24"/>
              <w:rPrChange w:id="105" w:author="吴泽宇" w:date="2025-09-26T09:06:03Z">
                <w:rPr>
                  <w:rFonts w:hint="eastAsia" w:hAnsi="宋体" w:cs="宋体"/>
                  <w:b w:val="0"/>
                  <w:bCs w:val="0"/>
                </w:rPr>
              </w:rPrChange>
            </w:rPr>
            <w:instrText xml:space="preserve"> HYPERLINK \l _Toc9736 </w:instrText>
          </w:r>
          <w:r>
            <w:rPr>
              <w:rFonts w:hint="eastAsia" w:hAnsi="宋体" w:cs="宋体"/>
              <w:b w:val="0"/>
              <w:bCs w:val="0"/>
              <w:sz w:val="24"/>
              <w:rPrChange w:id="106" w:author="吴泽宇" w:date="2025-09-26T09:06:03Z">
                <w:rPr>
                  <w:rFonts w:hint="eastAsia" w:hAnsi="宋体" w:cs="宋体"/>
                  <w:b w:val="0"/>
                  <w:bCs w:val="0"/>
                </w:rPr>
              </w:rPrChange>
            </w:rPr>
            <w:fldChar w:fldCharType="separate"/>
          </w:r>
          <w:r>
            <w:rPr>
              <w:rFonts w:hint="eastAsia" w:hAnsi="宋体" w:cs="宋体"/>
              <w:b w:val="0"/>
              <w:bCs w:val="0"/>
              <w:sz w:val="24"/>
              <w:rPrChange w:id="107" w:author="吴泽宇" w:date="2025-09-26T09:06:03Z">
                <w:rPr>
                  <w:rFonts w:hint="eastAsia" w:hAnsi="宋体" w:cs="宋体"/>
                  <w:b w:val="0"/>
                  <w:bCs w:val="0"/>
                </w:rPr>
              </w:rPrChange>
            </w:rPr>
            <w:t>1 范围</w:t>
          </w:r>
          <w:r>
            <w:rPr>
              <w:rFonts w:hint="eastAsia" w:hAnsi="宋体" w:cs="宋体"/>
              <w:b w:val="0"/>
              <w:bCs w:val="0"/>
              <w:sz w:val="24"/>
              <w:rPrChange w:id="108" w:author="吴泽宇" w:date="2025-09-26T09:06:03Z">
                <w:rPr>
                  <w:rFonts w:hint="eastAsia" w:hAnsi="宋体" w:cs="宋体"/>
                  <w:b w:val="0"/>
                  <w:bCs w:val="0"/>
                </w:rPr>
              </w:rPrChange>
            </w:rPr>
            <w:tab/>
          </w:r>
          <w:r>
            <w:rPr>
              <w:rFonts w:hint="eastAsia" w:hAnsi="宋体" w:cs="宋体"/>
              <w:b w:val="0"/>
              <w:bCs w:val="0"/>
              <w:sz w:val="24"/>
              <w:rPrChange w:id="109" w:author="吴泽宇" w:date="2025-09-26T09:06:03Z">
                <w:rPr>
                  <w:rFonts w:hint="eastAsia" w:hAnsi="宋体" w:cs="宋体"/>
                  <w:b w:val="0"/>
                  <w:bCs w:val="0"/>
                </w:rPr>
              </w:rPrChange>
            </w:rPr>
            <w:fldChar w:fldCharType="begin"/>
          </w:r>
          <w:r>
            <w:rPr>
              <w:rFonts w:hint="eastAsia" w:hAnsi="宋体" w:cs="宋体"/>
              <w:b w:val="0"/>
              <w:bCs w:val="0"/>
              <w:sz w:val="24"/>
              <w:rPrChange w:id="110" w:author="吴泽宇" w:date="2025-09-26T09:06:03Z">
                <w:rPr>
                  <w:rFonts w:hint="eastAsia" w:hAnsi="宋体" w:cs="宋体"/>
                  <w:b w:val="0"/>
                  <w:bCs w:val="0"/>
                </w:rPr>
              </w:rPrChange>
            </w:rPr>
            <w:instrText xml:space="preserve"> PAGEREF _Toc9736 \h </w:instrText>
          </w:r>
          <w:r>
            <w:rPr>
              <w:rFonts w:hint="eastAsia" w:hAnsi="宋体" w:cs="宋体"/>
              <w:b w:val="0"/>
              <w:bCs w:val="0"/>
              <w:sz w:val="24"/>
              <w:rPrChange w:id="111" w:author="吴泽宇" w:date="2025-09-26T09:06:03Z">
                <w:rPr>
                  <w:rFonts w:hint="eastAsia" w:hAnsi="宋体" w:cs="宋体"/>
                  <w:b w:val="0"/>
                  <w:bCs w:val="0"/>
                </w:rPr>
              </w:rPrChange>
            </w:rPr>
            <w:fldChar w:fldCharType="separate"/>
          </w:r>
          <w:ins w:id="112" w:author="CMCC-0926" w:date="2025-09-28T15:22:33Z">
            <w:r>
              <w:rPr>
                <w:rFonts w:hint="eastAsia" w:hAnsi="宋体" w:cs="宋体"/>
                <w:b w:val="0"/>
                <w:bCs w:val="0"/>
                <w:sz w:val="24"/>
              </w:rPr>
              <w:t>1</w:t>
            </w:r>
          </w:ins>
          <w:del w:id="113" w:author="CMCC-0926" w:date="2025-09-28T15:22:33Z">
            <w:r>
              <w:rPr>
                <w:rFonts w:hint="eastAsia" w:hAnsi="宋体" w:cs="宋体"/>
                <w:b w:val="0"/>
                <w:bCs w:val="0"/>
                <w:sz w:val="24"/>
                <w:rPrChange w:id="114" w:author="吴泽宇" w:date="2025-09-26T09:06:03Z">
                  <w:rPr>
                    <w:rFonts w:hint="eastAsia" w:hAnsi="宋体" w:cs="宋体"/>
                    <w:b w:val="0"/>
                    <w:bCs w:val="0"/>
                  </w:rPr>
                </w:rPrChange>
              </w:rPr>
              <w:delText>4</w:delText>
            </w:r>
          </w:del>
          <w:r>
            <w:rPr>
              <w:rFonts w:hint="eastAsia" w:hAnsi="宋体" w:cs="宋体"/>
              <w:b w:val="0"/>
              <w:bCs w:val="0"/>
              <w:sz w:val="24"/>
              <w:rPrChange w:id="116" w:author="吴泽宇" w:date="2025-09-26T09:06:03Z">
                <w:rPr>
                  <w:rFonts w:hint="eastAsia" w:hAnsi="宋体" w:cs="宋体"/>
                  <w:b w:val="0"/>
                  <w:bCs w:val="0"/>
                </w:rPr>
              </w:rPrChange>
            </w:rPr>
            <w:fldChar w:fldCharType="end"/>
          </w:r>
          <w:r>
            <w:rPr>
              <w:rFonts w:hint="eastAsia" w:hAnsi="宋体" w:cs="宋体"/>
              <w:b w:val="0"/>
              <w:bCs w:val="0"/>
              <w:sz w:val="24"/>
              <w:rPrChange w:id="117" w:author="吴泽宇" w:date="2025-09-26T09:06:03Z">
                <w:rPr>
                  <w:rFonts w:hint="eastAsia" w:hAnsi="宋体" w:cs="宋体"/>
                  <w:b w:val="0"/>
                  <w:bCs w:val="0"/>
                </w:rPr>
              </w:rPrChange>
            </w:rPr>
            <w:fldChar w:fldCharType="end"/>
          </w:r>
        </w:p>
        <w:p w14:paraId="59FC1F15">
          <w:pPr>
            <w:pStyle w:val="36"/>
            <w:tabs>
              <w:tab w:val="right" w:leader="dot" w:pos="8497"/>
              <w:tab w:val="clear" w:pos="9241"/>
            </w:tabs>
            <w:spacing w:line="240" w:lineRule="auto"/>
            <w:rPr>
              <w:rFonts w:hint="eastAsia" w:hAnsi="宋体" w:cs="宋体"/>
              <w:b w:val="0"/>
              <w:bCs w:val="0"/>
              <w:sz w:val="24"/>
              <w:rPrChange w:id="118" w:author="吴泽宇" w:date="2025-09-26T09:06:03Z">
                <w:rPr>
                  <w:rFonts w:hint="eastAsia" w:hAnsi="宋体" w:cs="宋体"/>
                  <w:b w:val="0"/>
                  <w:bCs w:val="0"/>
                </w:rPr>
              </w:rPrChange>
            </w:rPr>
          </w:pPr>
          <w:r>
            <w:rPr>
              <w:rFonts w:hint="eastAsia" w:hAnsi="宋体" w:cs="宋体"/>
              <w:b w:val="0"/>
              <w:bCs w:val="0"/>
              <w:sz w:val="24"/>
              <w:rPrChange w:id="119" w:author="吴泽宇" w:date="2025-09-26T09:06:03Z">
                <w:rPr>
                  <w:rFonts w:hint="eastAsia" w:hAnsi="宋体" w:cs="宋体"/>
                  <w:b w:val="0"/>
                  <w:bCs w:val="0"/>
                </w:rPr>
              </w:rPrChange>
            </w:rPr>
            <w:fldChar w:fldCharType="begin"/>
          </w:r>
          <w:r>
            <w:rPr>
              <w:rFonts w:hint="eastAsia" w:hAnsi="宋体" w:cs="宋体"/>
              <w:b w:val="0"/>
              <w:bCs w:val="0"/>
              <w:sz w:val="24"/>
              <w:rPrChange w:id="120" w:author="吴泽宇" w:date="2025-09-26T09:06:03Z">
                <w:rPr>
                  <w:rFonts w:hint="eastAsia" w:hAnsi="宋体" w:cs="宋体"/>
                  <w:b w:val="0"/>
                  <w:bCs w:val="0"/>
                </w:rPr>
              </w:rPrChange>
            </w:rPr>
            <w:instrText xml:space="preserve"> HYPERLINK \l _Toc21612 </w:instrText>
          </w:r>
          <w:r>
            <w:rPr>
              <w:rFonts w:hint="eastAsia" w:hAnsi="宋体" w:cs="宋体"/>
              <w:b w:val="0"/>
              <w:bCs w:val="0"/>
              <w:sz w:val="24"/>
              <w:rPrChange w:id="121" w:author="吴泽宇" w:date="2025-09-26T09:06:03Z">
                <w:rPr>
                  <w:rFonts w:hint="eastAsia" w:hAnsi="宋体" w:cs="宋体"/>
                  <w:b w:val="0"/>
                  <w:bCs w:val="0"/>
                </w:rPr>
              </w:rPrChange>
            </w:rPr>
            <w:fldChar w:fldCharType="separate"/>
          </w:r>
          <w:r>
            <w:rPr>
              <w:rFonts w:hint="eastAsia" w:hAnsi="宋体" w:cs="宋体"/>
              <w:b w:val="0"/>
              <w:bCs w:val="0"/>
              <w:sz w:val="24"/>
              <w:rPrChange w:id="122" w:author="吴泽宇" w:date="2025-09-26T09:06:03Z">
                <w:rPr>
                  <w:rFonts w:hint="eastAsia" w:hAnsi="宋体" w:cs="宋体"/>
                  <w:b w:val="0"/>
                  <w:bCs w:val="0"/>
                </w:rPr>
              </w:rPrChange>
            </w:rPr>
            <w:t>2 术语、定义及缩略语</w:t>
          </w:r>
          <w:r>
            <w:rPr>
              <w:rFonts w:hint="eastAsia" w:hAnsi="宋体" w:cs="宋体"/>
              <w:b w:val="0"/>
              <w:bCs w:val="0"/>
              <w:sz w:val="24"/>
              <w:rPrChange w:id="123" w:author="吴泽宇" w:date="2025-09-26T09:06:03Z">
                <w:rPr>
                  <w:rFonts w:hint="eastAsia" w:hAnsi="宋体" w:cs="宋体"/>
                  <w:b w:val="0"/>
                  <w:bCs w:val="0"/>
                </w:rPr>
              </w:rPrChange>
            </w:rPr>
            <w:tab/>
          </w:r>
          <w:r>
            <w:rPr>
              <w:rFonts w:hint="eastAsia" w:hAnsi="宋体" w:cs="宋体"/>
              <w:b w:val="0"/>
              <w:bCs w:val="0"/>
              <w:sz w:val="24"/>
              <w:rPrChange w:id="124" w:author="吴泽宇" w:date="2025-09-26T09:06:03Z">
                <w:rPr>
                  <w:rFonts w:hint="eastAsia" w:hAnsi="宋体" w:cs="宋体"/>
                  <w:b w:val="0"/>
                  <w:bCs w:val="0"/>
                </w:rPr>
              </w:rPrChange>
            </w:rPr>
            <w:fldChar w:fldCharType="begin"/>
          </w:r>
          <w:r>
            <w:rPr>
              <w:rFonts w:hint="eastAsia" w:hAnsi="宋体" w:cs="宋体"/>
              <w:b w:val="0"/>
              <w:bCs w:val="0"/>
              <w:sz w:val="24"/>
              <w:rPrChange w:id="125" w:author="吴泽宇" w:date="2025-09-26T09:06:03Z">
                <w:rPr>
                  <w:rFonts w:hint="eastAsia" w:hAnsi="宋体" w:cs="宋体"/>
                  <w:b w:val="0"/>
                  <w:bCs w:val="0"/>
                </w:rPr>
              </w:rPrChange>
            </w:rPr>
            <w:instrText xml:space="preserve"> PAGEREF _Toc21612 \h </w:instrText>
          </w:r>
          <w:r>
            <w:rPr>
              <w:rFonts w:hint="eastAsia" w:hAnsi="宋体" w:cs="宋体"/>
              <w:b w:val="0"/>
              <w:bCs w:val="0"/>
              <w:sz w:val="24"/>
              <w:rPrChange w:id="126" w:author="吴泽宇" w:date="2025-09-26T09:06:03Z">
                <w:rPr>
                  <w:rFonts w:hint="eastAsia" w:hAnsi="宋体" w:cs="宋体"/>
                  <w:b w:val="0"/>
                  <w:bCs w:val="0"/>
                </w:rPr>
              </w:rPrChange>
            </w:rPr>
            <w:fldChar w:fldCharType="separate"/>
          </w:r>
          <w:ins w:id="127" w:author="CMCC-0926" w:date="2025-09-28T15:22:33Z">
            <w:r>
              <w:rPr>
                <w:rFonts w:hint="eastAsia" w:hAnsi="宋体" w:cs="宋体"/>
                <w:b w:val="0"/>
                <w:bCs w:val="0"/>
                <w:sz w:val="24"/>
              </w:rPr>
              <w:t>1</w:t>
            </w:r>
          </w:ins>
          <w:del w:id="128" w:author="CMCC-0926" w:date="2025-09-28T15:22:33Z">
            <w:r>
              <w:rPr>
                <w:rFonts w:hint="eastAsia" w:hAnsi="宋体" w:cs="宋体"/>
                <w:b w:val="0"/>
                <w:bCs w:val="0"/>
                <w:sz w:val="24"/>
                <w:rPrChange w:id="129" w:author="吴泽宇" w:date="2025-09-26T09:06:03Z">
                  <w:rPr>
                    <w:rFonts w:hint="eastAsia" w:hAnsi="宋体" w:cs="宋体"/>
                    <w:b w:val="0"/>
                    <w:bCs w:val="0"/>
                  </w:rPr>
                </w:rPrChange>
              </w:rPr>
              <w:delText>4</w:delText>
            </w:r>
          </w:del>
          <w:r>
            <w:rPr>
              <w:rFonts w:hint="eastAsia" w:hAnsi="宋体" w:cs="宋体"/>
              <w:b w:val="0"/>
              <w:bCs w:val="0"/>
              <w:sz w:val="24"/>
              <w:rPrChange w:id="131" w:author="吴泽宇" w:date="2025-09-26T09:06:03Z">
                <w:rPr>
                  <w:rFonts w:hint="eastAsia" w:hAnsi="宋体" w:cs="宋体"/>
                  <w:b w:val="0"/>
                  <w:bCs w:val="0"/>
                </w:rPr>
              </w:rPrChange>
            </w:rPr>
            <w:fldChar w:fldCharType="end"/>
          </w:r>
          <w:r>
            <w:rPr>
              <w:rFonts w:hint="eastAsia" w:hAnsi="宋体" w:cs="宋体"/>
              <w:b w:val="0"/>
              <w:bCs w:val="0"/>
              <w:sz w:val="24"/>
              <w:rPrChange w:id="132" w:author="吴泽宇" w:date="2025-09-26T09:06:03Z">
                <w:rPr>
                  <w:rFonts w:hint="eastAsia" w:hAnsi="宋体" w:cs="宋体"/>
                  <w:b w:val="0"/>
                  <w:bCs w:val="0"/>
                </w:rPr>
              </w:rPrChange>
            </w:rPr>
            <w:fldChar w:fldCharType="end"/>
          </w:r>
        </w:p>
        <w:p w14:paraId="59F52795">
          <w:pPr>
            <w:pStyle w:val="36"/>
            <w:tabs>
              <w:tab w:val="right" w:leader="dot" w:pos="8497"/>
              <w:tab w:val="clear" w:pos="9241"/>
            </w:tabs>
            <w:spacing w:line="240" w:lineRule="auto"/>
            <w:rPr>
              <w:rFonts w:hint="eastAsia" w:hAnsi="宋体" w:cs="宋体"/>
              <w:b w:val="0"/>
              <w:bCs w:val="0"/>
              <w:sz w:val="24"/>
              <w:rPrChange w:id="133" w:author="吴泽宇" w:date="2025-09-26T09:06:03Z">
                <w:rPr>
                  <w:rFonts w:hint="eastAsia" w:hAnsi="宋体" w:cs="宋体"/>
                  <w:b w:val="0"/>
                  <w:bCs w:val="0"/>
                </w:rPr>
              </w:rPrChange>
            </w:rPr>
          </w:pPr>
          <w:r>
            <w:rPr>
              <w:rFonts w:hint="eastAsia" w:hAnsi="宋体" w:cs="宋体"/>
              <w:b w:val="0"/>
              <w:bCs w:val="0"/>
              <w:sz w:val="24"/>
              <w:rPrChange w:id="134" w:author="吴泽宇" w:date="2025-09-26T09:06:03Z">
                <w:rPr>
                  <w:rFonts w:hint="eastAsia" w:hAnsi="宋体" w:cs="宋体"/>
                  <w:b w:val="0"/>
                  <w:bCs w:val="0"/>
                </w:rPr>
              </w:rPrChange>
            </w:rPr>
            <w:fldChar w:fldCharType="begin"/>
          </w:r>
          <w:r>
            <w:rPr>
              <w:rFonts w:hint="eastAsia" w:hAnsi="宋体" w:cs="宋体"/>
              <w:b w:val="0"/>
              <w:bCs w:val="0"/>
              <w:sz w:val="24"/>
              <w:rPrChange w:id="135" w:author="吴泽宇" w:date="2025-09-26T09:06:03Z">
                <w:rPr>
                  <w:rFonts w:hint="eastAsia" w:hAnsi="宋体" w:cs="宋体"/>
                  <w:b w:val="0"/>
                  <w:bCs w:val="0"/>
                </w:rPr>
              </w:rPrChange>
            </w:rPr>
            <w:instrText xml:space="preserve"> HYPERLINK \l _Toc12635 </w:instrText>
          </w:r>
          <w:r>
            <w:rPr>
              <w:rFonts w:hint="eastAsia" w:hAnsi="宋体" w:cs="宋体"/>
              <w:b w:val="0"/>
              <w:bCs w:val="0"/>
              <w:sz w:val="24"/>
              <w:rPrChange w:id="136" w:author="吴泽宇" w:date="2025-09-26T09:06:03Z">
                <w:rPr>
                  <w:rFonts w:hint="eastAsia" w:hAnsi="宋体" w:cs="宋体"/>
                  <w:b w:val="0"/>
                  <w:bCs w:val="0"/>
                </w:rPr>
              </w:rPrChange>
            </w:rPr>
            <w:fldChar w:fldCharType="separate"/>
          </w:r>
          <w:r>
            <w:rPr>
              <w:rFonts w:hint="eastAsia" w:hAnsi="宋体" w:cs="宋体"/>
              <w:b w:val="0"/>
              <w:bCs w:val="0"/>
              <w:sz w:val="24"/>
              <w:lang w:val="en-US"/>
              <w:rPrChange w:id="137" w:author="吴泽宇" w:date="2025-09-26T09:06:03Z">
                <w:rPr>
                  <w:rFonts w:hint="eastAsia" w:hAnsi="宋体" w:cs="宋体"/>
                  <w:b w:val="0"/>
                  <w:bCs w:val="0"/>
                  <w:lang w:val="en-US"/>
                </w:rPr>
              </w:rPrChange>
            </w:rPr>
            <w:t>3 研究背景</w:t>
          </w:r>
          <w:r>
            <w:rPr>
              <w:rFonts w:hint="eastAsia" w:hAnsi="宋体" w:cs="宋体"/>
              <w:b w:val="0"/>
              <w:bCs w:val="0"/>
              <w:sz w:val="24"/>
              <w:rPrChange w:id="138" w:author="吴泽宇" w:date="2025-09-26T09:06:03Z">
                <w:rPr>
                  <w:rFonts w:hint="eastAsia" w:hAnsi="宋体" w:cs="宋体"/>
                  <w:b w:val="0"/>
                  <w:bCs w:val="0"/>
                </w:rPr>
              </w:rPrChange>
            </w:rPr>
            <w:tab/>
          </w:r>
          <w:r>
            <w:rPr>
              <w:rFonts w:hint="eastAsia" w:hAnsi="宋体" w:cs="宋体"/>
              <w:b w:val="0"/>
              <w:bCs w:val="0"/>
              <w:sz w:val="24"/>
              <w:rPrChange w:id="139" w:author="吴泽宇" w:date="2025-09-26T09:06:03Z">
                <w:rPr>
                  <w:rFonts w:hint="eastAsia" w:hAnsi="宋体" w:cs="宋体"/>
                  <w:b w:val="0"/>
                  <w:bCs w:val="0"/>
                </w:rPr>
              </w:rPrChange>
            </w:rPr>
            <w:fldChar w:fldCharType="begin"/>
          </w:r>
          <w:r>
            <w:rPr>
              <w:rFonts w:hint="eastAsia" w:hAnsi="宋体" w:cs="宋体"/>
              <w:b w:val="0"/>
              <w:bCs w:val="0"/>
              <w:sz w:val="24"/>
              <w:rPrChange w:id="140" w:author="吴泽宇" w:date="2025-09-26T09:06:03Z">
                <w:rPr>
                  <w:rFonts w:hint="eastAsia" w:hAnsi="宋体" w:cs="宋体"/>
                  <w:b w:val="0"/>
                  <w:bCs w:val="0"/>
                </w:rPr>
              </w:rPrChange>
            </w:rPr>
            <w:instrText xml:space="preserve"> PAGEREF _Toc12635 \h </w:instrText>
          </w:r>
          <w:r>
            <w:rPr>
              <w:rFonts w:hint="eastAsia" w:hAnsi="宋体" w:cs="宋体"/>
              <w:b w:val="0"/>
              <w:bCs w:val="0"/>
              <w:sz w:val="24"/>
              <w:rPrChange w:id="141" w:author="吴泽宇" w:date="2025-09-26T09:06:03Z">
                <w:rPr>
                  <w:rFonts w:hint="eastAsia" w:hAnsi="宋体" w:cs="宋体"/>
                  <w:b w:val="0"/>
                  <w:bCs w:val="0"/>
                </w:rPr>
              </w:rPrChange>
            </w:rPr>
            <w:fldChar w:fldCharType="separate"/>
          </w:r>
          <w:ins w:id="142" w:author="CMCC-0926" w:date="2025-09-28T15:22:33Z">
            <w:r>
              <w:rPr>
                <w:rFonts w:hint="eastAsia" w:hAnsi="宋体" w:cs="宋体"/>
                <w:b w:val="0"/>
                <w:bCs w:val="0"/>
                <w:sz w:val="24"/>
              </w:rPr>
              <w:t>1</w:t>
            </w:r>
          </w:ins>
          <w:del w:id="143" w:author="CMCC-0926" w:date="2025-09-28T15:22:33Z">
            <w:r>
              <w:rPr>
                <w:rFonts w:hint="eastAsia" w:hAnsi="宋体" w:cs="宋体"/>
                <w:b w:val="0"/>
                <w:bCs w:val="0"/>
                <w:sz w:val="24"/>
                <w:rPrChange w:id="144" w:author="吴泽宇" w:date="2025-09-26T09:06:03Z">
                  <w:rPr>
                    <w:rFonts w:hint="eastAsia" w:hAnsi="宋体" w:cs="宋体"/>
                    <w:b w:val="0"/>
                    <w:bCs w:val="0"/>
                  </w:rPr>
                </w:rPrChange>
              </w:rPr>
              <w:delText>4</w:delText>
            </w:r>
          </w:del>
          <w:r>
            <w:rPr>
              <w:rFonts w:hint="eastAsia" w:hAnsi="宋体" w:cs="宋体"/>
              <w:b w:val="0"/>
              <w:bCs w:val="0"/>
              <w:sz w:val="24"/>
              <w:rPrChange w:id="146" w:author="吴泽宇" w:date="2025-09-26T09:06:03Z">
                <w:rPr>
                  <w:rFonts w:hint="eastAsia" w:hAnsi="宋体" w:cs="宋体"/>
                  <w:b w:val="0"/>
                  <w:bCs w:val="0"/>
                </w:rPr>
              </w:rPrChange>
            </w:rPr>
            <w:fldChar w:fldCharType="end"/>
          </w:r>
          <w:r>
            <w:rPr>
              <w:rFonts w:hint="eastAsia" w:hAnsi="宋体" w:cs="宋体"/>
              <w:b w:val="0"/>
              <w:bCs w:val="0"/>
              <w:sz w:val="24"/>
              <w:rPrChange w:id="147" w:author="吴泽宇" w:date="2025-09-26T09:06:03Z">
                <w:rPr>
                  <w:rFonts w:hint="eastAsia" w:hAnsi="宋体" w:cs="宋体"/>
                  <w:b w:val="0"/>
                  <w:bCs w:val="0"/>
                </w:rPr>
              </w:rPrChange>
            </w:rPr>
            <w:fldChar w:fldCharType="end"/>
          </w:r>
        </w:p>
        <w:p w14:paraId="21FF5DD2">
          <w:pPr>
            <w:pStyle w:val="49"/>
            <w:tabs>
              <w:tab w:val="right" w:leader="dot" w:pos="8497"/>
              <w:tab w:val="clear" w:pos="9241"/>
            </w:tabs>
            <w:spacing w:line="240" w:lineRule="auto"/>
            <w:rPr>
              <w:rFonts w:hint="eastAsia" w:hAnsi="宋体" w:cs="宋体"/>
              <w:b w:val="0"/>
              <w:bCs w:val="0"/>
              <w:sz w:val="24"/>
              <w:rPrChange w:id="148" w:author="吴泽宇" w:date="2025-09-26T09:06:03Z">
                <w:rPr>
                  <w:rFonts w:hint="eastAsia" w:hAnsi="宋体" w:cs="宋体"/>
                  <w:b w:val="0"/>
                  <w:bCs w:val="0"/>
                </w:rPr>
              </w:rPrChange>
            </w:rPr>
          </w:pPr>
          <w:r>
            <w:rPr>
              <w:rFonts w:hint="eastAsia" w:hAnsi="宋体" w:cs="宋体"/>
              <w:b w:val="0"/>
              <w:bCs w:val="0"/>
              <w:sz w:val="24"/>
              <w:rPrChange w:id="149" w:author="吴泽宇" w:date="2025-09-26T09:06:03Z">
                <w:rPr>
                  <w:rFonts w:hint="eastAsia" w:hAnsi="宋体" w:cs="宋体"/>
                  <w:b w:val="0"/>
                  <w:bCs w:val="0"/>
                </w:rPr>
              </w:rPrChange>
            </w:rPr>
            <w:fldChar w:fldCharType="begin"/>
          </w:r>
          <w:r>
            <w:rPr>
              <w:rFonts w:hint="eastAsia" w:hAnsi="宋体" w:cs="宋体"/>
              <w:b w:val="0"/>
              <w:bCs w:val="0"/>
              <w:sz w:val="24"/>
              <w:rPrChange w:id="150" w:author="吴泽宇" w:date="2025-09-26T09:06:03Z">
                <w:rPr>
                  <w:rFonts w:hint="eastAsia" w:hAnsi="宋体" w:cs="宋体"/>
                  <w:b w:val="0"/>
                  <w:bCs w:val="0"/>
                </w:rPr>
              </w:rPrChange>
            </w:rPr>
            <w:instrText xml:space="preserve"> HYPERLINK \l _Toc16362 </w:instrText>
          </w:r>
          <w:r>
            <w:rPr>
              <w:rFonts w:hint="eastAsia" w:hAnsi="宋体" w:cs="宋体"/>
              <w:b w:val="0"/>
              <w:bCs w:val="0"/>
              <w:sz w:val="24"/>
              <w:rPrChange w:id="151" w:author="吴泽宇" w:date="2025-09-26T09:06:03Z">
                <w:rPr>
                  <w:rFonts w:hint="eastAsia" w:hAnsi="宋体" w:cs="宋体"/>
                  <w:b w:val="0"/>
                  <w:bCs w:val="0"/>
                </w:rPr>
              </w:rPrChange>
            </w:rPr>
            <w:fldChar w:fldCharType="separate"/>
          </w:r>
          <w:r>
            <w:rPr>
              <w:rFonts w:hint="eastAsia" w:ascii="宋体" w:hAnsi="宋体" w:eastAsia="宋体" w:cs="宋体"/>
              <w:b w:val="0"/>
              <w:bCs w:val="0"/>
              <w:sz w:val="24"/>
              <w:szCs w:val="21"/>
              <w:lang w:val="en-US"/>
              <w:rPrChange w:id="152" w:author="吴泽宇" w:date="2025-09-26T09:06:03Z">
                <w:rPr>
                  <w:rFonts w:hint="eastAsia" w:ascii="宋体" w:hAnsi="宋体" w:eastAsia="宋体" w:cs="宋体"/>
                  <w:b w:val="0"/>
                  <w:bCs w:val="0"/>
                  <w:szCs w:val="21"/>
                  <w:lang w:val="en-US"/>
                </w:rPr>
              </w:rPrChange>
            </w:rPr>
            <w:t xml:space="preserve">3.1 </w:t>
          </w:r>
          <w:r>
            <w:rPr>
              <w:rFonts w:hint="eastAsia" w:hAnsi="宋体" w:cs="宋体"/>
              <w:b w:val="0"/>
              <w:bCs w:val="0"/>
              <w:sz w:val="24"/>
              <w:lang w:val="en-US"/>
              <w:rPrChange w:id="153" w:author="吴泽宇" w:date="2025-09-26T09:06:03Z">
                <w:rPr>
                  <w:rFonts w:hint="eastAsia" w:hAnsi="宋体" w:cs="宋体"/>
                  <w:b w:val="0"/>
                  <w:bCs w:val="0"/>
                  <w:lang w:val="en-US"/>
                </w:rPr>
              </w:rPrChange>
            </w:rPr>
            <w:t>需求</w:t>
          </w:r>
          <w:r>
            <w:rPr>
              <w:rFonts w:hint="eastAsia" w:hAnsi="宋体" w:cs="宋体"/>
              <w:b w:val="0"/>
              <w:bCs w:val="0"/>
              <w:sz w:val="24"/>
              <w:rPrChange w:id="154" w:author="吴泽宇" w:date="2025-09-26T09:06:03Z">
                <w:rPr>
                  <w:rFonts w:hint="eastAsia" w:hAnsi="宋体" w:cs="宋体"/>
                  <w:b w:val="0"/>
                  <w:bCs w:val="0"/>
                </w:rPr>
              </w:rPrChange>
            </w:rPr>
            <w:tab/>
          </w:r>
          <w:r>
            <w:rPr>
              <w:rFonts w:hint="eastAsia" w:hAnsi="宋体" w:cs="宋体"/>
              <w:b w:val="0"/>
              <w:bCs w:val="0"/>
              <w:sz w:val="24"/>
              <w:rPrChange w:id="155" w:author="吴泽宇" w:date="2025-09-26T09:06:03Z">
                <w:rPr>
                  <w:rFonts w:hint="eastAsia" w:hAnsi="宋体" w:cs="宋体"/>
                  <w:b w:val="0"/>
                  <w:bCs w:val="0"/>
                </w:rPr>
              </w:rPrChange>
            </w:rPr>
            <w:fldChar w:fldCharType="begin"/>
          </w:r>
          <w:r>
            <w:rPr>
              <w:rFonts w:hint="eastAsia" w:hAnsi="宋体" w:cs="宋体"/>
              <w:b w:val="0"/>
              <w:bCs w:val="0"/>
              <w:sz w:val="24"/>
              <w:rPrChange w:id="156" w:author="吴泽宇" w:date="2025-09-26T09:06:03Z">
                <w:rPr>
                  <w:rFonts w:hint="eastAsia" w:hAnsi="宋体" w:cs="宋体"/>
                  <w:b w:val="0"/>
                  <w:bCs w:val="0"/>
                </w:rPr>
              </w:rPrChange>
            </w:rPr>
            <w:instrText xml:space="preserve"> PAGEREF _Toc16362 \h </w:instrText>
          </w:r>
          <w:r>
            <w:rPr>
              <w:rFonts w:hint="eastAsia" w:hAnsi="宋体" w:cs="宋体"/>
              <w:b w:val="0"/>
              <w:bCs w:val="0"/>
              <w:sz w:val="24"/>
              <w:rPrChange w:id="157" w:author="吴泽宇" w:date="2025-09-26T09:06:03Z">
                <w:rPr>
                  <w:rFonts w:hint="eastAsia" w:hAnsi="宋体" w:cs="宋体"/>
                  <w:b w:val="0"/>
                  <w:bCs w:val="0"/>
                </w:rPr>
              </w:rPrChange>
            </w:rPr>
            <w:fldChar w:fldCharType="separate"/>
          </w:r>
          <w:ins w:id="158" w:author="CMCC-0926" w:date="2025-09-28T15:22:33Z">
            <w:r>
              <w:rPr>
                <w:rFonts w:hint="eastAsia" w:hAnsi="宋体" w:cs="宋体"/>
                <w:b w:val="0"/>
                <w:bCs w:val="0"/>
                <w:sz w:val="24"/>
              </w:rPr>
              <w:t>1</w:t>
            </w:r>
          </w:ins>
          <w:del w:id="159" w:author="CMCC-0926" w:date="2025-09-28T15:22:33Z">
            <w:r>
              <w:rPr>
                <w:rFonts w:hint="eastAsia" w:hAnsi="宋体" w:cs="宋体"/>
                <w:b w:val="0"/>
                <w:bCs w:val="0"/>
                <w:sz w:val="24"/>
                <w:rPrChange w:id="160" w:author="吴泽宇" w:date="2025-09-26T09:06:03Z">
                  <w:rPr>
                    <w:rFonts w:hint="eastAsia" w:hAnsi="宋体" w:cs="宋体"/>
                    <w:b w:val="0"/>
                    <w:bCs w:val="0"/>
                  </w:rPr>
                </w:rPrChange>
              </w:rPr>
              <w:delText>4</w:delText>
            </w:r>
          </w:del>
          <w:r>
            <w:rPr>
              <w:rFonts w:hint="eastAsia" w:hAnsi="宋体" w:cs="宋体"/>
              <w:b w:val="0"/>
              <w:bCs w:val="0"/>
              <w:sz w:val="24"/>
              <w:rPrChange w:id="162" w:author="吴泽宇" w:date="2025-09-26T09:06:03Z">
                <w:rPr>
                  <w:rFonts w:hint="eastAsia" w:hAnsi="宋体" w:cs="宋体"/>
                  <w:b w:val="0"/>
                  <w:bCs w:val="0"/>
                </w:rPr>
              </w:rPrChange>
            </w:rPr>
            <w:fldChar w:fldCharType="end"/>
          </w:r>
          <w:r>
            <w:rPr>
              <w:rFonts w:hint="eastAsia" w:hAnsi="宋体" w:cs="宋体"/>
              <w:b w:val="0"/>
              <w:bCs w:val="0"/>
              <w:sz w:val="24"/>
              <w:rPrChange w:id="163" w:author="吴泽宇" w:date="2025-09-26T09:06:03Z">
                <w:rPr>
                  <w:rFonts w:hint="eastAsia" w:hAnsi="宋体" w:cs="宋体"/>
                  <w:b w:val="0"/>
                  <w:bCs w:val="0"/>
                </w:rPr>
              </w:rPrChange>
            </w:rPr>
            <w:fldChar w:fldCharType="end"/>
          </w:r>
        </w:p>
        <w:p w14:paraId="2E9D9B75">
          <w:pPr>
            <w:pStyle w:val="49"/>
            <w:tabs>
              <w:tab w:val="right" w:leader="dot" w:pos="8497"/>
              <w:tab w:val="clear" w:pos="9241"/>
            </w:tabs>
            <w:spacing w:line="240" w:lineRule="auto"/>
            <w:rPr>
              <w:rFonts w:hint="eastAsia" w:hAnsi="宋体" w:cs="宋体"/>
              <w:b w:val="0"/>
              <w:bCs w:val="0"/>
              <w:sz w:val="24"/>
              <w:rPrChange w:id="164" w:author="吴泽宇" w:date="2025-09-26T09:06:03Z">
                <w:rPr>
                  <w:rFonts w:hint="eastAsia" w:hAnsi="宋体" w:cs="宋体"/>
                  <w:b w:val="0"/>
                  <w:bCs w:val="0"/>
                </w:rPr>
              </w:rPrChange>
            </w:rPr>
          </w:pPr>
          <w:r>
            <w:rPr>
              <w:rFonts w:hint="eastAsia" w:hAnsi="宋体" w:cs="宋体"/>
              <w:b w:val="0"/>
              <w:bCs w:val="0"/>
              <w:sz w:val="24"/>
              <w:rPrChange w:id="165" w:author="吴泽宇" w:date="2025-09-26T09:06:03Z">
                <w:rPr>
                  <w:rFonts w:hint="eastAsia" w:hAnsi="宋体" w:cs="宋体"/>
                  <w:b w:val="0"/>
                  <w:bCs w:val="0"/>
                </w:rPr>
              </w:rPrChange>
            </w:rPr>
            <w:fldChar w:fldCharType="begin"/>
          </w:r>
          <w:r>
            <w:rPr>
              <w:rFonts w:hint="eastAsia" w:hAnsi="宋体" w:cs="宋体"/>
              <w:b w:val="0"/>
              <w:bCs w:val="0"/>
              <w:sz w:val="24"/>
              <w:rPrChange w:id="166" w:author="吴泽宇" w:date="2025-09-26T09:06:03Z">
                <w:rPr>
                  <w:rFonts w:hint="eastAsia" w:hAnsi="宋体" w:cs="宋体"/>
                  <w:b w:val="0"/>
                  <w:bCs w:val="0"/>
                </w:rPr>
              </w:rPrChange>
            </w:rPr>
            <w:instrText xml:space="preserve"> HYPERLINK \l _Toc19222 </w:instrText>
          </w:r>
          <w:r>
            <w:rPr>
              <w:rFonts w:hint="eastAsia" w:hAnsi="宋体" w:cs="宋体"/>
              <w:b w:val="0"/>
              <w:bCs w:val="0"/>
              <w:sz w:val="24"/>
              <w:rPrChange w:id="167" w:author="吴泽宇" w:date="2025-09-26T09:06:03Z">
                <w:rPr>
                  <w:rFonts w:hint="eastAsia" w:hAnsi="宋体" w:cs="宋体"/>
                  <w:b w:val="0"/>
                  <w:bCs w:val="0"/>
                </w:rPr>
              </w:rPrChange>
            </w:rPr>
            <w:fldChar w:fldCharType="separate"/>
          </w:r>
          <w:r>
            <w:rPr>
              <w:rFonts w:hint="eastAsia" w:ascii="宋体" w:hAnsi="宋体" w:eastAsia="宋体" w:cs="宋体"/>
              <w:b w:val="0"/>
              <w:bCs w:val="0"/>
              <w:sz w:val="24"/>
              <w:szCs w:val="21"/>
              <w:lang w:val="en-US"/>
              <w:rPrChange w:id="168" w:author="吴泽宇" w:date="2025-09-26T09:06:03Z">
                <w:rPr>
                  <w:rFonts w:hint="eastAsia" w:ascii="宋体" w:hAnsi="宋体" w:eastAsia="宋体" w:cs="宋体"/>
                  <w:b w:val="0"/>
                  <w:bCs w:val="0"/>
                  <w:szCs w:val="21"/>
                  <w:lang w:val="en-US"/>
                </w:rPr>
              </w:rPrChange>
            </w:rPr>
            <w:t xml:space="preserve">3.2 </w:t>
          </w:r>
          <w:r>
            <w:rPr>
              <w:rFonts w:hint="eastAsia" w:hAnsi="宋体" w:cs="宋体"/>
              <w:b w:val="0"/>
              <w:bCs w:val="0"/>
              <w:sz w:val="24"/>
              <w:lang w:val="en-US"/>
              <w:rPrChange w:id="169" w:author="吴泽宇" w:date="2025-09-26T09:06:03Z">
                <w:rPr>
                  <w:rFonts w:hint="eastAsia" w:hAnsi="宋体" w:cs="宋体"/>
                  <w:b w:val="0"/>
                  <w:bCs w:val="0"/>
                  <w:lang w:val="en-US"/>
                </w:rPr>
              </w:rPrChange>
            </w:rPr>
            <w:t>国内外相关标准进展</w:t>
          </w:r>
          <w:r>
            <w:rPr>
              <w:rFonts w:hint="eastAsia" w:hAnsi="宋体" w:cs="宋体"/>
              <w:b w:val="0"/>
              <w:bCs w:val="0"/>
              <w:sz w:val="24"/>
              <w:rPrChange w:id="170" w:author="吴泽宇" w:date="2025-09-26T09:06:03Z">
                <w:rPr>
                  <w:rFonts w:hint="eastAsia" w:hAnsi="宋体" w:cs="宋体"/>
                  <w:b w:val="0"/>
                  <w:bCs w:val="0"/>
                </w:rPr>
              </w:rPrChange>
            </w:rPr>
            <w:tab/>
          </w:r>
          <w:r>
            <w:rPr>
              <w:rFonts w:hint="eastAsia" w:hAnsi="宋体" w:cs="宋体"/>
              <w:b w:val="0"/>
              <w:bCs w:val="0"/>
              <w:sz w:val="24"/>
              <w:rPrChange w:id="171" w:author="吴泽宇" w:date="2025-09-26T09:06:03Z">
                <w:rPr>
                  <w:rFonts w:hint="eastAsia" w:hAnsi="宋体" w:cs="宋体"/>
                  <w:b w:val="0"/>
                  <w:bCs w:val="0"/>
                </w:rPr>
              </w:rPrChange>
            </w:rPr>
            <w:fldChar w:fldCharType="begin"/>
          </w:r>
          <w:r>
            <w:rPr>
              <w:rFonts w:hint="eastAsia" w:hAnsi="宋体" w:cs="宋体"/>
              <w:b w:val="0"/>
              <w:bCs w:val="0"/>
              <w:sz w:val="24"/>
              <w:rPrChange w:id="172" w:author="吴泽宇" w:date="2025-09-26T09:06:03Z">
                <w:rPr>
                  <w:rFonts w:hint="eastAsia" w:hAnsi="宋体" w:cs="宋体"/>
                  <w:b w:val="0"/>
                  <w:bCs w:val="0"/>
                </w:rPr>
              </w:rPrChange>
            </w:rPr>
            <w:instrText xml:space="preserve"> PAGEREF _Toc19222 \h </w:instrText>
          </w:r>
          <w:r>
            <w:rPr>
              <w:rFonts w:hint="eastAsia" w:hAnsi="宋体" w:cs="宋体"/>
              <w:b w:val="0"/>
              <w:bCs w:val="0"/>
              <w:sz w:val="24"/>
              <w:rPrChange w:id="173" w:author="吴泽宇" w:date="2025-09-26T09:06:03Z">
                <w:rPr>
                  <w:rFonts w:hint="eastAsia" w:hAnsi="宋体" w:cs="宋体"/>
                  <w:b w:val="0"/>
                  <w:bCs w:val="0"/>
                </w:rPr>
              </w:rPrChange>
            </w:rPr>
            <w:fldChar w:fldCharType="separate"/>
          </w:r>
          <w:ins w:id="174" w:author="CMCC-0926" w:date="2025-09-28T15:22:33Z">
            <w:r>
              <w:rPr>
                <w:rFonts w:hint="eastAsia" w:hAnsi="宋体" w:cs="宋体"/>
                <w:b w:val="0"/>
                <w:bCs w:val="0"/>
                <w:sz w:val="24"/>
              </w:rPr>
              <w:t>1</w:t>
            </w:r>
          </w:ins>
          <w:del w:id="175" w:author="CMCC-0926" w:date="2025-09-28T15:22:33Z">
            <w:r>
              <w:rPr>
                <w:rFonts w:hint="eastAsia" w:hAnsi="宋体" w:cs="宋体"/>
                <w:b w:val="0"/>
                <w:bCs w:val="0"/>
                <w:sz w:val="24"/>
                <w:rPrChange w:id="176" w:author="吴泽宇" w:date="2025-09-26T09:06:03Z">
                  <w:rPr>
                    <w:rFonts w:hint="eastAsia" w:hAnsi="宋体" w:cs="宋体"/>
                    <w:b w:val="0"/>
                    <w:bCs w:val="0"/>
                  </w:rPr>
                </w:rPrChange>
              </w:rPr>
              <w:delText>5</w:delText>
            </w:r>
          </w:del>
          <w:r>
            <w:rPr>
              <w:rFonts w:hint="eastAsia" w:hAnsi="宋体" w:cs="宋体"/>
              <w:b w:val="0"/>
              <w:bCs w:val="0"/>
              <w:sz w:val="24"/>
              <w:rPrChange w:id="178" w:author="吴泽宇" w:date="2025-09-26T09:06:03Z">
                <w:rPr>
                  <w:rFonts w:hint="eastAsia" w:hAnsi="宋体" w:cs="宋体"/>
                  <w:b w:val="0"/>
                  <w:bCs w:val="0"/>
                </w:rPr>
              </w:rPrChange>
            </w:rPr>
            <w:fldChar w:fldCharType="end"/>
          </w:r>
          <w:r>
            <w:rPr>
              <w:rFonts w:hint="eastAsia" w:hAnsi="宋体" w:cs="宋体"/>
              <w:b w:val="0"/>
              <w:bCs w:val="0"/>
              <w:sz w:val="24"/>
              <w:rPrChange w:id="179" w:author="吴泽宇" w:date="2025-09-26T09:06:03Z">
                <w:rPr>
                  <w:rFonts w:hint="eastAsia" w:hAnsi="宋体" w:cs="宋体"/>
                  <w:b w:val="0"/>
                  <w:bCs w:val="0"/>
                </w:rPr>
              </w:rPrChange>
            </w:rPr>
            <w:fldChar w:fldCharType="end"/>
          </w:r>
        </w:p>
        <w:p w14:paraId="3C3B68AD">
          <w:pPr>
            <w:pStyle w:val="36"/>
            <w:tabs>
              <w:tab w:val="right" w:leader="dot" w:pos="8497"/>
              <w:tab w:val="clear" w:pos="9241"/>
            </w:tabs>
            <w:spacing w:line="240" w:lineRule="auto"/>
            <w:rPr>
              <w:rFonts w:hint="eastAsia" w:hAnsi="宋体" w:cs="宋体"/>
              <w:b w:val="0"/>
              <w:bCs w:val="0"/>
              <w:sz w:val="24"/>
              <w:rPrChange w:id="180" w:author="吴泽宇" w:date="2025-09-26T09:06:03Z">
                <w:rPr>
                  <w:rFonts w:hint="eastAsia" w:hAnsi="宋体" w:cs="宋体"/>
                  <w:b w:val="0"/>
                  <w:bCs w:val="0"/>
                </w:rPr>
              </w:rPrChange>
            </w:rPr>
          </w:pPr>
          <w:r>
            <w:rPr>
              <w:rFonts w:hint="eastAsia" w:hAnsi="宋体" w:cs="宋体"/>
              <w:b w:val="0"/>
              <w:bCs w:val="0"/>
              <w:sz w:val="24"/>
              <w:rPrChange w:id="181" w:author="吴泽宇" w:date="2025-09-26T09:06:03Z">
                <w:rPr>
                  <w:rFonts w:hint="eastAsia" w:hAnsi="宋体" w:cs="宋体"/>
                  <w:b w:val="0"/>
                  <w:bCs w:val="0"/>
                </w:rPr>
              </w:rPrChange>
            </w:rPr>
            <w:fldChar w:fldCharType="begin"/>
          </w:r>
          <w:r>
            <w:rPr>
              <w:rFonts w:hint="eastAsia" w:hAnsi="宋体" w:cs="宋体"/>
              <w:b w:val="0"/>
              <w:bCs w:val="0"/>
              <w:sz w:val="24"/>
              <w:rPrChange w:id="182" w:author="吴泽宇" w:date="2025-09-26T09:06:03Z">
                <w:rPr>
                  <w:rFonts w:hint="eastAsia" w:hAnsi="宋体" w:cs="宋体"/>
                  <w:b w:val="0"/>
                  <w:bCs w:val="0"/>
                </w:rPr>
              </w:rPrChange>
            </w:rPr>
            <w:instrText xml:space="preserve"> HYPERLINK \l _Toc20534 </w:instrText>
          </w:r>
          <w:r>
            <w:rPr>
              <w:rFonts w:hint="eastAsia" w:hAnsi="宋体" w:cs="宋体"/>
              <w:b w:val="0"/>
              <w:bCs w:val="0"/>
              <w:sz w:val="24"/>
              <w:rPrChange w:id="183" w:author="吴泽宇" w:date="2025-09-26T09:06:03Z">
                <w:rPr>
                  <w:rFonts w:hint="eastAsia" w:hAnsi="宋体" w:cs="宋体"/>
                  <w:b w:val="0"/>
                  <w:bCs w:val="0"/>
                </w:rPr>
              </w:rPrChange>
            </w:rPr>
            <w:fldChar w:fldCharType="separate"/>
          </w:r>
          <w:r>
            <w:rPr>
              <w:rFonts w:hint="eastAsia" w:hAnsi="宋体" w:cs="宋体"/>
              <w:b w:val="0"/>
              <w:bCs w:val="0"/>
              <w:sz w:val="24"/>
              <w:lang w:val="en-US"/>
              <w:rPrChange w:id="184" w:author="吴泽宇" w:date="2025-09-26T09:06:03Z">
                <w:rPr>
                  <w:rFonts w:hint="eastAsia" w:hAnsi="宋体" w:cs="宋体"/>
                  <w:b w:val="0"/>
                  <w:bCs w:val="0"/>
                  <w:lang w:val="en-US"/>
                </w:rPr>
              </w:rPrChange>
            </w:rPr>
            <w:t>4 大模型辅助的意图管理功能架构研究</w:t>
          </w:r>
          <w:r>
            <w:rPr>
              <w:rFonts w:hint="eastAsia" w:hAnsi="宋体" w:cs="宋体"/>
              <w:b w:val="0"/>
              <w:bCs w:val="0"/>
              <w:sz w:val="24"/>
              <w:rPrChange w:id="185" w:author="吴泽宇" w:date="2025-09-26T09:06:03Z">
                <w:rPr>
                  <w:rFonts w:hint="eastAsia" w:hAnsi="宋体" w:cs="宋体"/>
                  <w:b w:val="0"/>
                  <w:bCs w:val="0"/>
                </w:rPr>
              </w:rPrChange>
            </w:rPr>
            <w:tab/>
          </w:r>
          <w:r>
            <w:rPr>
              <w:rFonts w:hint="eastAsia" w:hAnsi="宋体" w:cs="宋体"/>
              <w:b w:val="0"/>
              <w:bCs w:val="0"/>
              <w:sz w:val="24"/>
              <w:rPrChange w:id="186" w:author="吴泽宇" w:date="2025-09-26T09:06:03Z">
                <w:rPr>
                  <w:rFonts w:hint="eastAsia" w:hAnsi="宋体" w:cs="宋体"/>
                  <w:b w:val="0"/>
                  <w:bCs w:val="0"/>
                </w:rPr>
              </w:rPrChange>
            </w:rPr>
            <w:fldChar w:fldCharType="begin"/>
          </w:r>
          <w:r>
            <w:rPr>
              <w:rFonts w:hint="eastAsia" w:hAnsi="宋体" w:cs="宋体"/>
              <w:b w:val="0"/>
              <w:bCs w:val="0"/>
              <w:sz w:val="24"/>
              <w:rPrChange w:id="187" w:author="吴泽宇" w:date="2025-09-26T09:06:03Z">
                <w:rPr>
                  <w:rFonts w:hint="eastAsia" w:hAnsi="宋体" w:cs="宋体"/>
                  <w:b w:val="0"/>
                  <w:bCs w:val="0"/>
                </w:rPr>
              </w:rPrChange>
            </w:rPr>
            <w:instrText xml:space="preserve"> PAGEREF _Toc20534 \h </w:instrText>
          </w:r>
          <w:r>
            <w:rPr>
              <w:rFonts w:hint="eastAsia" w:hAnsi="宋体" w:cs="宋体"/>
              <w:b w:val="0"/>
              <w:bCs w:val="0"/>
              <w:sz w:val="24"/>
              <w:rPrChange w:id="188" w:author="吴泽宇" w:date="2025-09-26T09:06:03Z">
                <w:rPr>
                  <w:rFonts w:hint="eastAsia" w:hAnsi="宋体" w:cs="宋体"/>
                  <w:b w:val="0"/>
                  <w:bCs w:val="0"/>
                </w:rPr>
              </w:rPrChange>
            </w:rPr>
            <w:fldChar w:fldCharType="separate"/>
          </w:r>
          <w:ins w:id="189" w:author="CMCC-0926" w:date="2025-09-28T15:22:33Z">
            <w:r>
              <w:rPr>
                <w:rFonts w:hint="eastAsia" w:hAnsi="宋体" w:cs="宋体"/>
                <w:b w:val="0"/>
                <w:bCs w:val="0"/>
                <w:sz w:val="24"/>
              </w:rPr>
              <w:t>2</w:t>
            </w:r>
          </w:ins>
          <w:del w:id="190" w:author="CMCC-0926" w:date="2025-09-28T15:22:33Z">
            <w:r>
              <w:rPr>
                <w:rFonts w:hint="eastAsia" w:hAnsi="宋体" w:cs="宋体"/>
                <w:b w:val="0"/>
                <w:bCs w:val="0"/>
                <w:sz w:val="24"/>
                <w:rPrChange w:id="191" w:author="吴泽宇" w:date="2025-09-26T09:06:03Z">
                  <w:rPr>
                    <w:rFonts w:hint="eastAsia" w:hAnsi="宋体" w:cs="宋体"/>
                    <w:b w:val="0"/>
                    <w:bCs w:val="0"/>
                  </w:rPr>
                </w:rPrChange>
              </w:rPr>
              <w:delText>5</w:delText>
            </w:r>
          </w:del>
          <w:r>
            <w:rPr>
              <w:rFonts w:hint="eastAsia" w:hAnsi="宋体" w:cs="宋体"/>
              <w:b w:val="0"/>
              <w:bCs w:val="0"/>
              <w:sz w:val="24"/>
              <w:rPrChange w:id="193" w:author="吴泽宇" w:date="2025-09-26T09:06:03Z">
                <w:rPr>
                  <w:rFonts w:hint="eastAsia" w:hAnsi="宋体" w:cs="宋体"/>
                  <w:b w:val="0"/>
                  <w:bCs w:val="0"/>
                </w:rPr>
              </w:rPrChange>
            </w:rPr>
            <w:fldChar w:fldCharType="end"/>
          </w:r>
          <w:r>
            <w:rPr>
              <w:rFonts w:hint="eastAsia" w:hAnsi="宋体" w:cs="宋体"/>
              <w:b w:val="0"/>
              <w:bCs w:val="0"/>
              <w:sz w:val="24"/>
              <w:rPrChange w:id="194" w:author="吴泽宇" w:date="2025-09-26T09:06:03Z">
                <w:rPr>
                  <w:rFonts w:hint="eastAsia" w:hAnsi="宋体" w:cs="宋体"/>
                  <w:b w:val="0"/>
                  <w:bCs w:val="0"/>
                </w:rPr>
              </w:rPrChange>
            </w:rPr>
            <w:fldChar w:fldCharType="end"/>
          </w:r>
        </w:p>
        <w:p w14:paraId="0F9FA1FD">
          <w:pPr>
            <w:pStyle w:val="36"/>
            <w:tabs>
              <w:tab w:val="right" w:leader="dot" w:pos="8497"/>
              <w:tab w:val="clear" w:pos="9241"/>
            </w:tabs>
            <w:spacing w:line="240" w:lineRule="auto"/>
            <w:rPr>
              <w:rFonts w:hint="eastAsia" w:hAnsi="宋体" w:cs="宋体"/>
              <w:b w:val="0"/>
              <w:bCs w:val="0"/>
              <w:sz w:val="24"/>
              <w:rPrChange w:id="195" w:author="吴泽宇" w:date="2025-09-26T09:06:03Z">
                <w:rPr>
                  <w:rFonts w:hint="eastAsia" w:hAnsi="宋体" w:cs="宋体"/>
                  <w:b w:val="0"/>
                  <w:bCs w:val="0"/>
                </w:rPr>
              </w:rPrChange>
            </w:rPr>
          </w:pPr>
          <w:r>
            <w:rPr>
              <w:rFonts w:hint="eastAsia" w:hAnsi="宋体" w:cs="宋体"/>
              <w:b w:val="0"/>
              <w:bCs w:val="0"/>
              <w:sz w:val="24"/>
              <w:rPrChange w:id="196" w:author="吴泽宇" w:date="2025-09-26T09:06:03Z">
                <w:rPr>
                  <w:rFonts w:hint="eastAsia" w:hAnsi="宋体" w:cs="宋体"/>
                  <w:b w:val="0"/>
                  <w:bCs w:val="0"/>
                </w:rPr>
              </w:rPrChange>
            </w:rPr>
            <w:fldChar w:fldCharType="begin"/>
          </w:r>
          <w:r>
            <w:rPr>
              <w:rFonts w:hint="eastAsia" w:hAnsi="宋体" w:cs="宋体"/>
              <w:b w:val="0"/>
              <w:bCs w:val="0"/>
              <w:sz w:val="24"/>
              <w:rPrChange w:id="197" w:author="吴泽宇" w:date="2025-09-26T09:06:03Z">
                <w:rPr>
                  <w:rFonts w:hint="eastAsia" w:hAnsi="宋体" w:cs="宋体"/>
                  <w:b w:val="0"/>
                  <w:bCs w:val="0"/>
                </w:rPr>
              </w:rPrChange>
            </w:rPr>
            <w:instrText xml:space="preserve"> HYPERLINK \l _Toc11096 </w:instrText>
          </w:r>
          <w:r>
            <w:rPr>
              <w:rFonts w:hint="eastAsia" w:hAnsi="宋体" w:cs="宋体"/>
              <w:b w:val="0"/>
              <w:bCs w:val="0"/>
              <w:sz w:val="24"/>
              <w:rPrChange w:id="198" w:author="吴泽宇" w:date="2025-09-26T09:06:03Z">
                <w:rPr>
                  <w:rFonts w:hint="eastAsia" w:hAnsi="宋体" w:cs="宋体"/>
                  <w:b w:val="0"/>
                  <w:bCs w:val="0"/>
                </w:rPr>
              </w:rPrChange>
            </w:rPr>
            <w:fldChar w:fldCharType="separate"/>
          </w:r>
          <w:r>
            <w:rPr>
              <w:rFonts w:hint="eastAsia" w:hAnsi="宋体" w:cs="宋体"/>
              <w:b w:val="0"/>
              <w:bCs w:val="0"/>
              <w:sz w:val="24"/>
              <w:lang w:val="en-US"/>
              <w:rPrChange w:id="199" w:author="吴泽宇" w:date="2025-09-26T09:06:03Z">
                <w:rPr>
                  <w:rFonts w:hint="eastAsia" w:hAnsi="宋体" w:cs="宋体"/>
                  <w:b w:val="0"/>
                  <w:bCs w:val="0"/>
                  <w:lang w:val="en-US"/>
                </w:rPr>
              </w:rPrChange>
            </w:rPr>
            <w:t>5 大模型辅助的意图管理</w:t>
          </w:r>
          <w:r>
            <w:rPr>
              <w:rFonts w:hint="eastAsia" w:hAnsi="宋体" w:cs="宋体"/>
              <w:b w:val="0"/>
              <w:bCs w:val="0"/>
              <w:sz w:val="24"/>
              <w:lang w:val="en-US" w:eastAsia="zh-CN"/>
              <w:rPrChange w:id="200" w:author="吴泽宇" w:date="2025-09-26T09:06:03Z">
                <w:rPr>
                  <w:rFonts w:hint="eastAsia" w:hAnsi="宋体" w:cs="宋体"/>
                  <w:b w:val="0"/>
                  <w:bCs w:val="0"/>
                  <w:lang w:val="en-US" w:eastAsia="zh-CN"/>
                </w:rPr>
              </w:rPrChange>
            </w:rPr>
            <w:t>流程</w:t>
          </w:r>
          <w:r>
            <w:rPr>
              <w:rFonts w:hint="eastAsia" w:hAnsi="宋体" w:cs="宋体"/>
              <w:b w:val="0"/>
              <w:bCs w:val="0"/>
              <w:sz w:val="24"/>
              <w:lang w:val="en-US"/>
              <w:rPrChange w:id="201" w:author="吴泽宇" w:date="2025-09-26T09:06:03Z">
                <w:rPr>
                  <w:rFonts w:hint="eastAsia" w:hAnsi="宋体" w:cs="宋体"/>
                  <w:b w:val="0"/>
                  <w:bCs w:val="0"/>
                  <w:lang w:val="en-US"/>
                </w:rPr>
              </w:rPrChange>
            </w:rPr>
            <w:t>研究</w:t>
          </w:r>
          <w:r>
            <w:rPr>
              <w:rFonts w:hint="eastAsia" w:hAnsi="宋体" w:cs="宋体"/>
              <w:b w:val="0"/>
              <w:bCs w:val="0"/>
              <w:sz w:val="24"/>
              <w:rPrChange w:id="202" w:author="吴泽宇" w:date="2025-09-26T09:06:03Z">
                <w:rPr>
                  <w:rFonts w:hint="eastAsia" w:hAnsi="宋体" w:cs="宋体"/>
                  <w:b w:val="0"/>
                  <w:bCs w:val="0"/>
                </w:rPr>
              </w:rPrChange>
            </w:rPr>
            <w:tab/>
          </w:r>
          <w:r>
            <w:rPr>
              <w:rFonts w:hint="eastAsia" w:hAnsi="宋体" w:cs="宋体"/>
              <w:b w:val="0"/>
              <w:bCs w:val="0"/>
              <w:sz w:val="24"/>
              <w:rPrChange w:id="203" w:author="吴泽宇" w:date="2025-09-26T09:06:03Z">
                <w:rPr>
                  <w:rFonts w:hint="eastAsia" w:hAnsi="宋体" w:cs="宋体"/>
                  <w:b w:val="0"/>
                  <w:bCs w:val="0"/>
                </w:rPr>
              </w:rPrChange>
            </w:rPr>
            <w:fldChar w:fldCharType="begin"/>
          </w:r>
          <w:r>
            <w:rPr>
              <w:rFonts w:hint="eastAsia" w:hAnsi="宋体" w:cs="宋体"/>
              <w:b w:val="0"/>
              <w:bCs w:val="0"/>
              <w:sz w:val="24"/>
              <w:rPrChange w:id="204" w:author="吴泽宇" w:date="2025-09-26T09:06:03Z">
                <w:rPr>
                  <w:rFonts w:hint="eastAsia" w:hAnsi="宋体" w:cs="宋体"/>
                  <w:b w:val="0"/>
                  <w:bCs w:val="0"/>
                </w:rPr>
              </w:rPrChange>
            </w:rPr>
            <w:instrText xml:space="preserve"> PAGEREF _Toc11096 \h </w:instrText>
          </w:r>
          <w:r>
            <w:rPr>
              <w:rFonts w:hint="eastAsia" w:hAnsi="宋体" w:cs="宋体"/>
              <w:b w:val="0"/>
              <w:bCs w:val="0"/>
              <w:sz w:val="24"/>
              <w:rPrChange w:id="205" w:author="吴泽宇" w:date="2025-09-26T09:06:03Z">
                <w:rPr>
                  <w:rFonts w:hint="eastAsia" w:hAnsi="宋体" w:cs="宋体"/>
                  <w:b w:val="0"/>
                  <w:bCs w:val="0"/>
                </w:rPr>
              </w:rPrChange>
            </w:rPr>
            <w:fldChar w:fldCharType="separate"/>
          </w:r>
          <w:ins w:id="206" w:author="CMCC-0926" w:date="2025-09-28T15:22:33Z">
            <w:r>
              <w:rPr>
                <w:rFonts w:hint="eastAsia" w:hAnsi="宋体" w:cs="宋体"/>
                <w:b w:val="0"/>
                <w:bCs w:val="0"/>
                <w:sz w:val="24"/>
              </w:rPr>
              <w:t>3</w:t>
            </w:r>
          </w:ins>
          <w:del w:id="207" w:author="CMCC-0926" w:date="2025-09-28T15:22:33Z">
            <w:r>
              <w:rPr>
                <w:rFonts w:hint="eastAsia" w:hAnsi="宋体" w:cs="宋体"/>
                <w:b w:val="0"/>
                <w:bCs w:val="0"/>
                <w:sz w:val="24"/>
                <w:rPrChange w:id="208" w:author="吴泽宇" w:date="2025-09-26T09:06:03Z">
                  <w:rPr>
                    <w:rFonts w:hint="eastAsia" w:hAnsi="宋体" w:cs="宋体"/>
                    <w:b w:val="0"/>
                    <w:bCs w:val="0"/>
                  </w:rPr>
                </w:rPrChange>
              </w:rPr>
              <w:delText>6</w:delText>
            </w:r>
          </w:del>
          <w:r>
            <w:rPr>
              <w:rFonts w:hint="eastAsia" w:hAnsi="宋体" w:cs="宋体"/>
              <w:b w:val="0"/>
              <w:bCs w:val="0"/>
              <w:sz w:val="24"/>
              <w:rPrChange w:id="210" w:author="吴泽宇" w:date="2025-09-26T09:06:03Z">
                <w:rPr>
                  <w:rFonts w:hint="eastAsia" w:hAnsi="宋体" w:cs="宋体"/>
                  <w:b w:val="0"/>
                  <w:bCs w:val="0"/>
                </w:rPr>
              </w:rPrChange>
            </w:rPr>
            <w:fldChar w:fldCharType="end"/>
          </w:r>
          <w:r>
            <w:rPr>
              <w:rFonts w:hint="eastAsia" w:hAnsi="宋体" w:cs="宋体"/>
              <w:b w:val="0"/>
              <w:bCs w:val="0"/>
              <w:sz w:val="24"/>
              <w:rPrChange w:id="211" w:author="吴泽宇" w:date="2025-09-26T09:06:03Z">
                <w:rPr>
                  <w:rFonts w:hint="eastAsia" w:hAnsi="宋体" w:cs="宋体"/>
                  <w:b w:val="0"/>
                  <w:bCs w:val="0"/>
                </w:rPr>
              </w:rPrChange>
            </w:rPr>
            <w:fldChar w:fldCharType="end"/>
          </w:r>
        </w:p>
        <w:p w14:paraId="3C8F32E9">
          <w:pPr>
            <w:pStyle w:val="49"/>
            <w:tabs>
              <w:tab w:val="right" w:leader="dot" w:pos="8497"/>
              <w:tab w:val="clear" w:pos="9241"/>
            </w:tabs>
            <w:spacing w:line="240" w:lineRule="auto"/>
            <w:rPr>
              <w:rFonts w:hint="eastAsia" w:hAnsi="宋体" w:cs="宋体"/>
              <w:b w:val="0"/>
              <w:bCs w:val="0"/>
              <w:sz w:val="24"/>
              <w:rPrChange w:id="212" w:author="吴泽宇" w:date="2025-09-26T09:06:03Z">
                <w:rPr>
                  <w:rFonts w:hint="eastAsia" w:hAnsi="宋体" w:cs="宋体"/>
                  <w:b w:val="0"/>
                  <w:bCs w:val="0"/>
                </w:rPr>
              </w:rPrChange>
            </w:rPr>
          </w:pPr>
          <w:r>
            <w:rPr>
              <w:rFonts w:hint="eastAsia" w:hAnsi="宋体" w:cs="宋体"/>
              <w:b w:val="0"/>
              <w:bCs w:val="0"/>
              <w:sz w:val="24"/>
              <w:rPrChange w:id="213" w:author="吴泽宇" w:date="2025-09-26T09:06:03Z">
                <w:rPr>
                  <w:rFonts w:hint="eastAsia" w:hAnsi="宋体" w:cs="宋体"/>
                  <w:b w:val="0"/>
                  <w:bCs w:val="0"/>
                </w:rPr>
              </w:rPrChange>
            </w:rPr>
            <w:fldChar w:fldCharType="begin"/>
          </w:r>
          <w:r>
            <w:rPr>
              <w:rFonts w:hint="eastAsia" w:hAnsi="宋体" w:cs="宋体"/>
              <w:b w:val="0"/>
              <w:bCs w:val="0"/>
              <w:sz w:val="24"/>
              <w:rPrChange w:id="214" w:author="吴泽宇" w:date="2025-09-26T09:06:03Z">
                <w:rPr>
                  <w:rFonts w:hint="eastAsia" w:hAnsi="宋体" w:cs="宋体"/>
                  <w:b w:val="0"/>
                  <w:bCs w:val="0"/>
                </w:rPr>
              </w:rPrChange>
            </w:rPr>
            <w:instrText xml:space="preserve"> HYPERLINK \l _Toc32543 </w:instrText>
          </w:r>
          <w:r>
            <w:rPr>
              <w:rFonts w:hint="eastAsia" w:hAnsi="宋体" w:cs="宋体"/>
              <w:b w:val="0"/>
              <w:bCs w:val="0"/>
              <w:sz w:val="24"/>
              <w:rPrChange w:id="215" w:author="吴泽宇" w:date="2025-09-26T09:06:03Z">
                <w:rPr>
                  <w:rFonts w:hint="eastAsia" w:hAnsi="宋体" w:cs="宋体"/>
                  <w:b w:val="0"/>
                  <w:bCs w:val="0"/>
                </w:rPr>
              </w:rPrChange>
            </w:rPr>
            <w:fldChar w:fldCharType="separate"/>
          </w:r>
          <w:r>
            <w:rPr>
              <w:rFonts w:hint="eastAsia" w:ascii="宋体" w:hAnsi="宋体" w:eastAsia="宋体" w:cs="宋体"/>
              <w:b w:val="0"/>
              <w:bCs w:val="0"/>
              <w:sz w:val="24"/>
              <w:szCs w:val="21"/>
              <w:lang w:val="en-US"/>
              <w:rPrChange w:id="216" w:author="吴泽宇" w:date="2025-09-26T09:06:03Z">
                <w:rPr>
                  <w:rFonts w:hint="eastAsia" w:ascii="宋体" w:hAnsi="宋体" w:eastAsia="宋体" w:cs="宋体"/>
                  <w:b w:val="0"/>
                  <w:bCs w:val="0"/>
                  <w:szCs w:val="21"/>
                  <w:lang w:val="en-US"/>
                </w:rPr>
              </w:rPrChange>
            </w:rPr>
            <w:t xml:space="preserve">5.1 </w:t>
          </w:r>
          <w:r>
            <w:rPr>
              <w:rFonts w:hint="eastAsia" w:hAnsi="宋体" w:cs="宋体"/>
              <w:b w:val="0"/>
              <w:bCs w:val="0"/>
              <w:sz w:val="24"/>
              <w:rPrChange w:id="217" w:author="吴泽宇" w:date="2025-09-26T09:06:03Z">
                <w:rPr>
                  <w:rFonts w:hint="eastAsia" w:hAnsi="宋体" w:cs="宋体"/>
                  <w:b w:val="0"/>
                  <w:bCs w:val="0"/>
                </w:rPr>
              </w:rPrChange>
            </w:rPr>
            <w:t>大模型辅助</w:t>
          </w:r>
          <w:r>
            <w:rPr>
              <w:rFonts w:hint="eastAsia" w:hAnsi="宋体" w:cs="宋体"/>
              <w:b w:val="0"/>
              <w:bCs w:val="0"/>
              <w:sz w:val="24"/>
              <w:lang w:val="en-US" w:eastAsia="zh-CN"/>
              <w:rPrChange w:id="218" w:author="吴泽宇" w:date="2025-09-26T09:06:03Z">
                <w:rPr>
                  <w:rFonts w:hint="eastAsia" w:hAnsi="宋体" w:cs="宋体"/>
                  <w:b w:val="0"/>
                  <w:bCs w:val="0"/>
                  <w:lang w:val="en-US" w:eastAsia="zh-CN"/>
                </w:rPr>
              </w:rPrChange>
            </w:rPr>
            <w:t>的意图转译</w:t>
          </w:r>
          <w:r>
            <w:rPr>
              <w:rFonts w:hint="eastAsia" w:hAnsi="宋体" w:cs="宋体"/>
              <w:b w:val="0"/>
              <w:bCs w:val="0"/>
              <w:sz w:val="24"/>
              <w:rPrChange w:id="219" w:author="吴泽宇" w:date="2025-09-26T09:06:03Z">
                <w:rPr>
                  <w:rFonts w:hint="eastAsia" w:hAnsi="宋体" w:cs="宋体"/>
                  <w:b w:val="0"/>
                  <w:bCs w:val="0"/>
                </w:rPr>
              </w:rPrChange>
            </w:rPr>
            <w:tab/>
          </w:r>
          <w:r>
            <w:rPr>
              <w:rFonts w:hint="eastAsia" w:hAnsi="宋体" w:cs="宋体"/>
              <w:b w:val="0"/>
              <w:bCs w:val="0"/>
              <w:sz w:val="24"/>
              <w:rPrChange w:id="220" w:author="吴泽宇" w:date="2025-09-26T09:06:03Z">
                <w:rPr>
                  <w:rFonts w:hint="eastAsia" w:hAnsi="宋体" w:cs="宋体"/>
                  <w:b w:val="0"/>
                  <w:bCs w:val="0"/>
                </w:rPr>
              </w:rPrChange>
            </w:rPr>
            <w:fldChar w:fldCharType="begin"/>
          </w:r>
          <w:r>
            <w:rPr>
              <w:rFonts w:hint="eastAsia" w:hAnsi="宋体" w:cs="宋体"/>
              <w:b w:val="0"/>
              <w:bCs w:val="0"/>
              <w:sz w:val="24"/>
              <w:rPrChange w:id="221" w:author="吴泽宇" w:date="2025-09-26T09:06:03Z">
                <w:rPr>
                  <w:rFonts w:hint="eastAsia" w:hAnsi="宋体" w:cs="宋体"/>
                  <w:b w:val="0"/>
                  <w:bCs w:val="0"/>
                </w:rPr>
              </w:rPrChange>
            </w:rPr>
            <w:instrText xml:space="preserve"> PAGEREF _Toc32543 \h </w:instrText>
          </w:r>
          <w:r>
            <w:rPr>
              <w:rFonts w:hint="eastAsia" w:hAnsi="宋体" w:cs="宋体"/>
              <w:b w:val="0"/>
              <w:bCs w:val="0"/>
              <w:sz w:val="24"/>
              <w:rPrChange w:id="222" w:author="吴泽宇" w:date="2025-09-26T09:06:03Z">
                <w:rPr>
                  <w:rFonts w:hint="eastAsia" w:hAnsi="宋体" w:cs="宋体"/>
                  <w:b w:val="0"/>
                  <w:bCs w:val="0"/>
                </w:rPr>
              </w:rPrChange>
            </w:rPr>
            <w:fldChar w:fldCharType="separate"/>
          </w:r>
          <w:ins w:id="223" w:author="CMCC-0926" w:date="2025-09-28T15:22:33Z">
            <w:r>
              <w:rPr>
                <w:rFonts w:hint="eastAsia" w:hAnsi="宋体" w:cs="宋体"/>
                <w:b w:val="0"/>
                <w:bCs w:val="0"/>
                <w:sz w:val="24"/>
              </w:rPr>
              <w:t>3</w:t>
            </w:r>
          </w:ins>
          <w:del w:id="224" w:author="CMCC-0926" w:date="2025-09-28T15:22:33Z">
            <w:r>
              <w:rPr>
                <w:rFonts w:hint="eastAsia" w:hAnsi="宋体" w:cs="宋体"/>
                <w:b w:val="0"/>
                <w:bCs w:val="0"/>
                <w:sz w:val="24"/>
                <w:rPrChange w:id="225" w:author="吴泽宇" w:date="2025-09-26T09:06:03Z">
                  <w:rPr>
                    <w:rFonts w:hint="eastAsia" w:hAnsi="宋体" w:cs="宋体"/>
                    <w:b w:val="0"/>
                    <w:bCs w:val="0"/>
                  </w:rPr>
                </w:rPrChange>
              </w:rPr>
              <w:delText>6</w:delText>
            </w:r>
          </w:del>
          <w:r>
            <w:rPr>
              <w:rFonts w:hint="eastAsia" w:hAnsi="宋体" w:cs="宋体"/>
              <w:b w:val="0"/>
              <w:bCs w:val="0"/>
              <w:sz w:val="24"/>
              <w:rPrChange w:id="227" w:author="吴泽宇" w:date="2025-09-26T09:06:03Z">
                <w:rPr>
                  <w:rFonts w:hint="eastAsia" w:hAnsi="宋体" w:cs="宋体"/>
                  <w:b w:val="0"/>
                  <w:bCs w:val="0"/>
                </w:rPr>
              </w:rPrChange>
            </w:rPr>
            <w:fldChar w:fldCharType="end"/>
          </w:r>
          <w:r>
            <w:rPr>
              <w:rFonts w:hint="eastAsia" w:hAnsi="宋体" w:cs="宋体"/>
              <w:b w:val="0"/>
              <w:bCs w:val="0"/>
              <w:sz w:val="24"/>
              <w:rPrChange w:id="228" w:author="吴泽宇" w:date="2025-09-26T09:06:03Z">
                <w:rPr>
                  <w:rFonts w:hint="eastAsia" w:hAnsi="宋体" w:cs="宋体"/>
                  <w:b w:val="0"/>
                  <w:bCs w:val="0"/>
                </w:rPr>
              </w:rPrChange>
            </w:rPr>
            <w:fldChar w:fldCharType="end"/>
          </w:r>
        </w:p>
        <w:p w14:paraId="3F116B36">
          <w:pPr>
            <w:pStyle w:val="26"/>
            <w:tabs>
              <w:tab w:val="right" w:leader="dot" w:pos="8497"/>
              <w:tab w:val="clear" w:pos="9241"/>
            </w:tabs>
            <w:spacing w:line="240" w:lineRule="auto"/>
            <w:rPr>
              <w:rFonts w:hint="eastAsia" w:hAnsi="宋体" w:cs="宋体"/>
              <w:b w:val="0"/>
              <w:bCs w:val="0"/>
              <w:sz w:val="24"/>
              <w:rPrChange w:id="229" w:author="吴泽宇" w:date="2025-09-26T09:06:03Z">
                <w:rPr>
                  <w:rFonts w:hint="eastAsia" w:hAnsi="宋体" w:cs="宋体"/>
                  <w:b w:val="0"/>
                  <w:bCs w:val="0"/>
                </w:rPr>
              </w:rPrChange>
            </w:rPr>
          </w:pPr>
          <w:r>
            <w:rPr>
              <w:rFonts w:hint="eastAsia" w:hAnsi="宋体" w:cs="宋体"/>
              <w:b w:val="0"/>
              <w:bCs w:val="0"/>
              <w:sz w:val="24"/>
              <w:rPrChange w:id="230" w:author="吴泽宇" w:date="2025-09-26T09:06:03Z">
                <w:rPr>
                  <w:rFonts w:hint="eastAsia" w:hAnsi="宋体" w:cs="宋体"/>
                  <w:b w:val="0"/>
                  <w:bCs w:val="0"/>
                </w:rPr>
              </w:rPrChange>
            </w:rPr>
            <w:fldChar w:fldCharType="begin"/>
          </w:r>
          <w:r>
            <w:rPr>
              <w:rFonts w:hint="eastAsia" w:hAnsi="宋体" w:cs="宋体"/>
              <w:b w:val="0"/>
              <w:bCs w:val="0"/>
              <w:sz w:val="24"/>
              <w:rPrChange w:id="231" w:author="吴泽宇" w:date="2025-09-26T09:06:03Z">
                <w:rPr>
                  <w:rFonts w:hint="eastAsia" w:hAnsi="宋体" w:cs="宋体"/>
                  <w:b w:val="0"/>
                  <w:bCs w:val="0"/>
                </w:rPr>
              </w:rPrChange>
            </w:rPr>
            <w:instrText xml:space="preserve"> HYPERLINK \l _Toc9782 </w:instrText>
          </w:r>
          <w:r>
            <w:rPr>
              <w:rFonts w:hint="eastAsia" w:hAnsi="宋体" w:cs="宋体"/>
              <w:b w:val="0"/>
              <w:bCs w:val="0"/>
              <w:sz w:val="24"/>
              <w:rPrChange w:id="232" w:author="吴泽宇" w:date="2025-09-26T09:06:03Z">
                <w:rPr>
                  <w:rFonts w:hint="eastAsia" w:hAnsi="宋体" w:cs="宋体"/>
                  <w:b w:val="0"/>
                  <w:bCs w:val="0"/>
                </w:rPr>
              </w:rPrChange>
            </w:rPr>
            <w:fldChar w:fldCharType="separate"/>
          </w:r>
          <w:r>
            <w:rPr>
              <w:rFonts w:hint="eastAsia" w:ascii="宋体" w:hAnsi="宋体" w:eastAsia="宋体" w:cs="宋体"/>
              <w:b w:val="0"/>
              <w:bCs w:val="0"/>
              <w:kern w:val="2"/>
              <w:sz w:val="24"/>
              <w:szCs w:val="32"/>
              <w:lang w:val="en-US" w:eastAsia="zh-CN" w:bidi="ar-SA"/>
              <w:rPrChange w:id="233" w:author="吴泽宇" w:date="2025-09-26T09:06:03Z">
                <w:rPr>
                  <w:rFonts w:hint="eastAsia" w:ascii="宋体" w:hAnsi="宋体" w:eastAsia="宋体" w:cs="宋体"/>
                  <w:b w:val="0"/>
                  <w:bCs w:val="0"/>
                  <w:kern w:val="2"/>
                  <w:szCs w:val="32"/>
                  <w:lang w:val="en-US" w:eastAsia="zh-CN" w:bidi="ar-SA"/>
                </w:rPr>
              </w:rPrChange>
            </w:rPr>
            <w:t xml:space="preserve">5.1.1 </w:t>
          </w:r>
          <w:r>
            <w:rPr>
              <w:rFonts w:hint="eastAsia" w:hAnsi="宋体" w:cs="宋体"/>
              <w:b w:val="0"/>
              <w:bCs w:val="0"/>
              <w:sz w:val="24"/>
              <w:rPrChange w:id="234" w:author="吴泽宇" w:date="2025-09-26T09:06:03Z">
                <w:rPr>
                  <w:rFonts w:hint="eastAsia" w:hAnsi="宋体" w:cs="宋体"/>
                  <w:b w:val="0"/>
                  <w:bCs w:val="0"/>
                </w:rPr>
              </w:rPrChange>
            </w:rPr>
            <w:t>功能概述</w:t>
          </w:r>
          <w:r>
            <w:rPr>
              <w:rFonts w:hint="eastAsia" w:hAnsi="宋体" w:cs="宋体"/>
              <w:b w:val="0"/>
              <w:bCs w:val="0"/>
              <w:sz w:val="24"/>
              <w:rPrChange w:id="235" w:author="吴泽宇" w:date="2025-09-26T09:06:03Z">
                <w:rPr>
                  <w:rFonts w:hint="eastAsia" w:hAnsi="宋体" w:cs="宋体"/>
                  <w:b w:val="0"/>
                  <w:bCs w:val="0"/>
                </w:rPr>
              </w:rPrChange>
            </w:rPr>
            <w:tab/>
          </w:r>
          <w:r>
            <w:rPr>
              <w:rFonts w:hint="eastAsia" w:hAnsi="宋体" w:cs="宋体"/>
              <w:b w:val="0"/>
              <w:bCs w:val="0"/>
              <w:sz w:val="24"/>
              <w:rPrChange w:id="236" w:author="吴泽宇" w:date="2025-09-26T09:06:03Z">
                <w:rPr>
                  <w:rFonts w:hint="eastAsia" w:hAnsi="宋体" w:cs="宋体"/>
                  <w:b w:val="0"/>
                  <w:bCs w:val="0"/>
                </w:rPr>
              </w:rPrChange>
            </w:rPr>
            <w:fldChar w:fldCharType="begin"/>
          </w:r>
          <w:r>
            <w:rPr>
              <w:rFonts w:hint="eastAsia" w:hAnsi="宋体" w:cs="宋体"/>
              <w:b w:val="0"/>
              <w:bCs w:val="0"/>
              <w:sz w:val="24"/>
              <w:rPrChange w:id="237" w:author="吴泽宇" w:date="2025-09-26T09:06:03Z">
                <w:rPr>
                  <w:rFonts w:hint="eastAsia" w:hAnsi="宋体" w:cs="宋体"/>
                  <w:b w:val="0"/>
                  <w:bCs w:val="0"/>
                </w:rPr>
              </w:rPrChange>
            </w:rPr>
            <w:instrText xml:space="preserve"> PAGEREF _Toc9782 \h </w:instrText>
          </w:r>
          <w:r>
            <w:rPr>
              <w:rFonts w:hint="eastAsia" w:hAnsi="宋体" w:cs="宋体"/>
              <w:b w:val="0"/>
              <w:bCs w:val="0"/>
              <w:sz w:val="24"/>
              <w:rPrChange w:id="238" w:author="吴泽宇" w:date="2025-09-26T09:06:03Z">
                <w:rPr>
                  <w:rFonts w:hint="eastAsia" w:hAnsi="宋体" w:cs="宋体"/>
                  <w:b w:val="0"/>
                  <w:bCs w:val="0"/>
                </w:rPr>
              </w:rPrChange>
            </w:rPr>
            <w:fldChar w:fldCharType="separate"/>
          </w:r>
          <w:ins w:id="239" w:author="CMCC-0926" w:date="2025-09-28T15:22:33Z">
            <w:r>
              <w:rPr>
                <w:rFonts w:hint="eastAsia" w:hAnsi="宋体" w:cs="宋体"/>
                <w:b w:val="0"/>
                <w:bCs w:val="0"/>
                <w:sz w:val="24"/>
              </w:rPr>
              <w:t>3</w:t>
            </w:r>
          </w:ins>
          <w:del w:id="240" w:author="CMCC-0926" w:date="2025-09-28T15:22:33Z">
            <w:r>
              <w:rPr>
                <w:rFonts w:hint="eastAsia" w:hAnsi="宋体" w:cs="宋体"/>
                <w:b w:val="0"/>
                <w:bCs w:val="0"/>
                <w:sz w:val="24"/>
                <w:rPrChange w:id="241" w:author="吴泽宇" w:date="2025-09-26T09:06:03Z">
                  <w:rPr>
                    <w:rFonts w:hint="eastAsia" w:hAnsi="宋体" w:cs="宋体"/>
                    <w:b w:val="0"/>
                    <w:bCs w:val="0"/>
                  </w:rPr>
                </w:rPrChange>
              </w:rPr>
              <w:delText>6</w:delText>
            </w:r>
          </w:del>
          <w:r>
            <w:rPr>
              <w:rFonts w:hint="eastAsia" w:hAnsi="宋体" w:cs="宋体"/>
              <w:b w:val="0"/>
              <w:bCs w:val="0"/>
              <w:sz w:val="24"/>
              <w:rPrChange w:id="243" w:author="吴泽宇" w:date="2025-09-26T09:06:03Z">
                <w:rPr>
                  <w:rFonts w:hint="eastAsia" w:hAnsi="宋体" w:cs="宋体"/>
                  <w:b w:val="0"/>
                  <w:bCs w:val="0"/>
                </w:rPr>
              </w:rPrChange>
            </w:rPr>
            <w:fldChar w:fldCharType="end"/>
          </w:r>
          <w:r>
            <w:rPr>
              <w:rFonts w:hint="eastAsia" w:hAnsi="宋体" w:cs="宋体"/>
              <w:b w:val="0"/>
              <w:bCs w:val="0"/>
              <w:sz w:val="24"/>
              <w:rPrChange w:id="244" w:author="吴泽宇" w:date="2025-09-26T09:06:03Z">
                <w:rPr>
                  <w:rFonts w:hint="eastAsia" w:hAnsi="宋体" w:cs="宋体"/>
                  <w:b w:val="0"/>
                  <w:bCs w:val="0"/>
                </w:rPr>
              </w:rPrChange>
            </w:rPr>
            <w:fldChar w:fldCharType="end"/>
          </w:r>
        </w:p>
        <w:p w14:paraId="40DE3C2C">
          <w:pPr>
            <w:pStyle w:val="26"/>
            <w:tabs>
              <w:tab w:val="right" w:leader="dot" w:pos="8497"/>
              <w:tab w:val="clear" w:pos="9241"/>
            </w:tabs>
            <w:spacing w:line="240" w:lineRule="auto"/>
            <w:rPr>
              <w:rFonts w:hint="eastAsia" w:hAnsi="宋体" w:cs="宋体"/>
              <w:b w:val="0"/>
              <w:bCs w:val="0"/>
              <w:sz w:val="24"/>
              <w:rPrChange w:id="245" w:author="吴泽宇" w:date="2025-09-26T09:06:03Z">
                <w:rPr>
                  <w:rFonts w:hint="eastAsia" w:hAnsi="宋体" w:cs="宋体"/>
                  <w:b w:val="0"/>
                  <w:bCs w:val="0"/>
                </w:rPr>
              </w:rPrChange>
            </w:rPr>
          </w:pPr>
          <w:r>
            <w:rPr>
              <w:rFonts w:hint="eastAsia" w:hAnsi="宋体" w:cs="宋体"/>
              <w:b w:val="0"/>
              <w:bCs w:val="0"/>
              <w:sz w:val="24"/>
              <w:rPrChange w:id="246" w:author="吴泽宇" w:date="2025-09-26T09:06:03Z">
                <w:rPr>
                  <w:rFonts w:hint="eastAsia" w:hAnsi="宋体" w:cs="宋体"/>
                  <w:b w:val="0"/>
                  <w:bCs w:val="0"/>
                </w:rPr>
              </w:rPrChange>
            </w:rPr>
            <w:fldChar w:fldCharType="begin"/>
          </w:r>
          <w:r>
            <w:rPr>
              <w:rFonts w:hint="eastAsia" w:hAnsi="宋体" w:cs="宋体"/>
              <w:b w:val="0"/>
              <w:bCs w:val="0"/>
              <w:sz w:val="24"/>
              <w:rPrChange w:id="247" w:author="吴泽宇" w:date="2025-09-26T09:06:03Z">
                <w:rPr>
                  <w:rFonts w:hint="eastAsia" w:hAnsi="宋体" w:cs="宋体"/>
                  <w:b w:val="0"/>
                  <w:bCs w:val="0"/>
                </w:rPr>
              </w:rPrChange>
            </w:rPr>
            <w:instrText xml:space="preserve"> HYPERLINK \l _Toc5083 </w:instrText>
          </w:r>
          <w:r>
            <w:rPr>
              <w:rFonts w:hint="eastAsia" w:hAnsi="宋体" w:cs="宋体"/>
              <w:b w:val="0"/>
              <w:bCs w:val="0"/>
              <w:sz w:val="24"/>
              <w:rPrChange w:id="248" w:author="吴泽宇" w:date="2025-09-26T09:06:03Z">
                <w:rPr>
                  <w:rFonts w:hint="eastAsia" w:hAnsi="宋体" w:cs="宋体"/>
                  <w:b w:val="0"/>
                  <w:bCs w:val="0"/>
                </w:rPr>
              </w:rPrChange>
            </w:rPr>
            <w:fldChar w:fldCharType="separate"/>
          </w:r>
          <w:r>
            <w:rPr>
              <w:rFonts w:hint="eastAsia" w:hAnsi="宋体" w:cs="宋体"/>
              <w:b w:val="0"/>
              <w:bCs w:val="0"/>
              <w:sz w:val="24"/>
              <w:rPrChange w:id="249" w:author="吴泽宇" w:date="2025-09-26T09:06:03Z">
                <w:rPr>
                  <w:rFonts w:hint="eastAsia" w:hAnsi="宋体" w:cs="宋体"/>
                  <w:b w:val="0"/>
                  <w:bCs w:val="0"/>
                </w:rPr>
              </w:rPrChange>
            </w:rPr>
            <w:t xml:space="preserve">5.1.2 </w:t>
          </w:r>
          <w:r>
            <w:rPr>
              <w:rFonts w:hint="eastAsia" w:ascii="宋体" w:hAnsi="宋体" w:eastAsia="宋体" w:cs="宋体"/>
              <w:b w:val="0"/>
              <w:bCs w:val="0"/>
              <w:kern w:val="2"/>
              <w:sz w:val="24"/>
              <w:szCs w:val="32"/>
              <w:lang w:val="en-US" w:eastAsia="zh-CN" w:bidi="ar-SA"/>
              <w:rPrChange w:id="250" w:author="吴泽宇" w:date="2025-09-26T09:06:03Z">
                <w:rPr>
                  <w:rFonts w:hint="eastAsia" w:ascii="宋体" w:hAnsi="宋体" w:eastAsia="宋体" w:cs="宋体"/>
                  <w:b w:val="0"/>
                  <w:bCs w:val="0"/>
                  <w:kern w:val="2"/>
                  <w:szCs w:val="32"/>
                  <w:lang w:val="en-US" w:eastAsia="zh-CN" w:bidi="ar-SA"/>
                </w:rPr>
              </w:rPrChange>
            </w:rPr>
            <w:t>交互流程</w:t>
          </w:r>
          <w:r>
            <w:rPr>
              <w:rFonts w:hint="eastAsia" w:hAnsi="宋体" w:cs="宋体"/>
              <w:b w:val="0"/>
              <w:bCs w:val="0"/>
              <w:sz w:val="24"/>
              <w:rPrChange w:id="251" w:author="吴泽宇" w:date="2025-09-26T09:06:03Z">
                <w:rPr>
                  <w:rFonts w:hint="eastAsia" w:hAnsi="宋体" w:cs="宋体"/>
                  <w:b w:val="0"/>
                  <w:bCs w:val="0"/>
                </w:rPr>
              </w:rPrChange>
            </w:rPr>
            <w:tab/>
          </w:r>
          <w:r>
            <w:rPr>
              <w:rFonts w:hint="eastAsia" w:hAnsi="宋体" w:cs="宋体"/>
              <w:b w:val="0"/>
              <w:bCs w:val="0"/>
              <w:sz w:val="24"/>
              <w:rPrChange w:id="252" w:author="吴泽宇" w:date="2025-09-26T09:06:03Z">
                <w:rPr>
                  <w:rFonts w:hint="eastAsia" w:hAnsi="宋体" w:cs="宋体"/>
                  <w:b w:val="0"/>
                  <w:bCs w:val="0"/>
                </w:rPr>
              </w:rPrChange>
            </w:rPr>
            <w:fldChar w:fldCharType="begin"/>
          </w:r>
          <w:r>
            <w:rPr>
              <w:rFonts w:hint="eastAsia" w:hAnsi="宋体" w:cs="宋体"/>
              <w:b w:val="0"/>
              <w:bCs w:val="0"/>
              <w:sz w:val="24"/>
              <w:rPrChange w:id="253" w:author="吴泽宇" w:date="2025-09-26T09:06:03Z">
                <w:rPr>
                  <w:rFonts w:hint="eastAsia" w:hAnsi="宋体" w:cs="宋体"/>
                  <w:b w:val="0"/>
                  <w:bCs w:val="0"/>
                </w:rPr>
              </w:rPrChange>
            </w:rPr>
            <w:instrText xml:space="preserve"> PAGEREF _Toc5083 \h </w:instrText>
          </w:r>
          <w:r>
            <w:rPr>
              <w:rFonts w:hint="eastAsia" w:hAnsi="宋体" w:cs="宋体"/>
              <w:b w:val="0"/>
              <w:bCs w:val="0"/>
              <w:sz w:val="24"/>
              <w:rPrChange w:id="254" w:author="吴泽宇" w:date="2025-09-26T09:06:03Z">
                <w:rPr>
                  <w:rFonts w:hint="eastAsia" w:hAnsi="宋体" w:cs="宋体"/>
                  <w:b w:val="0"/>
                  <w:bCs w:val="0"/>
                </w:rPr>
              </w:rPrChange>
            </w:rPr>
            <w:fldChar w:fldCharType="separate"/>
          </w:r>
          <w:ins w:id="255" w:author="CMCC-0926" w:date="2025-09-28T15:22:33Z">
            <w:r>
              <w:rPr>
                <w:rFonts w:hint="eastAsia" w:hAnsi="宋体" w:cs="宋体"/>
                <w:b w:val="0"/>
                <w:bCs w:val="0"/>
                <w:sz w:val="24"/>
              </w:rPr>
              <w:t>3</w:t>
            </w:r>
          </w:ins>
          <w:del w:id="256" w:author="CMCC-0926" w:date="2025-09-28T15:22:33Z">
            <w:r>
              <w:rPr>
                <w:rFonts w:hint="eastAsia" w:hAnsi="宋体" w:cs="宋体"/>
                <w:b w:val="0"/>
                <w:bCs w:val="0"/>
                <w:sz w:val="24"/>
                <w:rPrChange w:id="257" w:author="吴泽宇" w:date="2025-09-26T09:06:03Z">
                  <w:rPr>
                    <w:rFonts w:hint="eastAsia" w:hAnsi="宋体" w:cs="宋体"/>
                    <w:b w:val="0"/>
                    <w:bCs w:val="0"/>
                  </w:rPr>
                </w:rPrChange>
              </w:rPr>
              <w:delText>6</w:delText>
            </w:r>
          </w:del>
          <w:r>
            <w:rPr>
              <w:rFonts w:hint="eastAsia" w:hAnsi="宋体" w:cs="宋体"/>
              <w:b w:val="0"/>
              <w:bCs w:val="0"/>
              <w:sz w:val="24"/>
              <w:rPrChange w:id="259" w:author="吴泽宇" w:date="2025-09-26T09:06:03Z">
                <w:rPr>
                  <w:rFonts w:hint="eastAsia" w:hAnsi="宋体" w:cs="宋体"/>
                  <w:b w:val="0"/>
                  <w:bCs w:val="0"/>
                </w:rPr>
              </w:rPrChange>
            </w:rPr>
            <w:fldChar w:fldCharType="end"/>
          </w:r>
          <w:r>
            <w:rPr>
              <w:rFonts w:hint="eastAsia" w:hAnsi="宋体" w:cs="宋体"/>
              <w:b w:val="0"/>
              <w:bCs w:val="0"/>
              <w:sz w:val="24"/>
              <w:rPrChange w:id="260" w:author="吴泽宇" w:date="2025-09-26T09:06:03Z">
                <w:rPr>
                  <w:rFonts w:hint="eastAsia" w:hAnsi="宋体" w:cs="宋体"/>
                  <w:b w:val="0"/>
                  <w:bCs w:val="0"/>
                </w:rPr>
              </w:rPrChange>
            </w:rPr>
            <w:fldChar w:fldCharType="end"/>
          </w:r>
        </w:p>
        <w:p w14:paraId="13B46286">
          <w:pPr>
            <w:pStyle w:val="26"/>
            <w:tabs>
              <w:tab w:val="right" w:leader="dot" w:pos="8497"/>
              <w:tab w:val="clear" w:pos="9241"/>
            </w:tabs>
            <w:spacing w:line="240" w:lineRule="auto"/>
            <w:rPr>
              <w:rFonts w:hint="eastAsia" w:hAnsi="宋体" w:cs="宋体"/>
              <w:b w:val="0"/>
              <w:bCs w:val="0"/>
              <w:sz w:val="24"/>
              <w:rPrChange w:id="261" w:author="吴泽宇" w:date="2025-09-26T09:06:03Z">
                <w:rPr>
                  <w:rFonts w:hint="eastAsia" w:hAnsi="宋体" w:cs="宋体"/>
                  <w:b w:val="0"/>
                  <w:bCs w:val="0"/>
                </w:rPr>
              </w:rPrChange>
            </w:rPr>
          </w:pPr>
          <w:r>
            <w:rPr>
              <w:rFonts w:hint="eastAsia" w:hAnsi="宋体" w:cs="宋体"/>
              <w:b w:val="0"/>
              <w:bCs w:val="0"/>
              <w:sz w:val="24"/>
              <w:rPrChange w:id="262" w:author="吴泽宇" w:date="2025-09-26T09:06:03Z">
                <w:rPr>
                  <w:rFonts w:hint="eastAsia" w:hAnsi="宋体" w:cs="宋体"/>
                  <w:b w:val="0"/>
                  <w:bCs w:val="0"/>
                </w:rPr>
              </w:rPrChange>
            </w:rPr>
            <w:fldChar w:fldCharType="begin"/>
          </w:r>
          <w:r>
            <w:rPr>
              <w:rFonts w:hint="eastAsia" w:hAnsi="宋体" w:cs="宋体"/>
              <w:b w:val="0"/>
              <w:bCs w:val="0"/>
              <w:sz w:val="24"/>
              <w:rPrChange w:id="263" w:author="吴泽宇" w:date="2025-09-26T09:06:03Z">
                <w:rPr>
                  <w:rFonts w:hint="eastAsia" w:hAnsi="宋体" w:cs="宋体"/>
                  <w:b w:val="0"/>
                  <w:bCs w:val="0"/>
                </w:rPr>
              </w:rPrChange>
            </w:rPr>
            <w:instrText xml:space="preserve"> HYPERLINK \l _Toc929 </w:instrText>
          </w:r>
          <w:r>
            <w:rPr>
              <w:rFonts w:hint="eastAsia" w:hAnsi="宋体" w:cs="宋体"/>
              <w:b w:val="0"/>
              <w:bCs w:val="0"/>
              <w:sz w:val="24"/>
              <w:rPrChange w:id="264" w:author="吴泽宇" w:date="2025-09-26T09:06:03Z">
                <w:rPr>
                  <w:rFonts w:hint="eastAsia" w:hAnsi="宋体" w:cs="宋体"/>
                  <w:b w:val="0"/>
                  <w:bCs w:val="0"/>
                </w:rPr>
              </w:rPrChange>
            </w:rPr>
            <w:fldChar w:fldCharType="separate"/>
          </w:r>
          <w:r>
            <w:rPr>
              <w:rFonts w:hint="eastAsia" w:hAnsi="宋体" w:cs="宋体"/>
              <w:b w:val="0"/>
              <w:bCs w:val="0"/>
              <w:sz w:val="24"/>
              <w:rPrChange w:id="265" w:author="吴泽宇" w:date="2025-09-26T09:06:03Z">
                <w:rPr>
                  <w:rFonts w:hint="eastAsia" w:hAnsi="宋体" w:cs="宋体"/>
                  <w:b w:val="0"/>
                  <w:bCs w:val="0"/>
                </w:rPr>
              </w:rPrChange>
            </w:rPr>
            <w:t xml:space="preserve">5.1.3 </w:t>
          </w:r>
          <w:r>
            <w:rPr>
              <w:rFonts w:hint="eastAsia" w:hAnsi="宋体" w:cs="宋体"/>
              <w:b w:val="0"/>
              <w:bCs w:val="0"/>
              <w:sz w:val="24"/>
              <w:lang w:val="en-US" w:eastAsia="zh-CN"/>
              <w:rPrChange w:id="266" w:author="吴泽宇" w:date="2025-09-26T09:06:03Z">
                <w:rPr>
                  <w:rFonts w:hint="eastAsia" w:hAnsi="宋体" w:cs="宋体"/>
                  <w:b w:val="0"/>
                  <w:bCs w:val="0"/>
                  <w:lang w:val="en-US" w:eastAsia="zh-CN"/>
                </w:rPr>
              </w:rPrChange>
            </w:rPr>
            <w:t>标准化需求</w:t>
          </w:r>
          <w:r>
            <w:rPr>
              <w:rFonts w:hint="eastAsia" w:hAnsi="宋体" w:cs="宋体"/>
              <w:b w:val="0"/>
              <w:bCs w:val="0"/>
              <w:sz w:val="24"/>
              <w:rPrChange w:id="267" w:author="吴泽宇" w:date="2025-09-26T09:06:03Z">
                <w:rPr>
                  <w:rFonts w:hint="eastAsia" w:hAnsi="宋体" w:cs="宋体"/>
                  <w:b w:val="0"/>
                  <w:bCs w:val="0"/>
                </w:rPr>
              </w:rPrChange>
            </w:rPr>
            <w:tab/>
          </w:r>
          <w:r>
            <w:rPr>
              <w:rFonts w:hint="eastAsia" w:hAnsi="宋体" w:cs="宋体"/>
              <w:b w:val="0"/>
              <w:bCs w:val="0"/>
              <w:sz w:val="24"/>
              <w:rPrChange w:id="268" w:author="吴泽宇" w:date="2025-09-26T09:06:03Z">
                <w:rPr>
                  <w:rFonts w:hint="eastAsia" w:hAnsi="宋体" w:cs="宋体"/>
                  <w:b w:val="0"/>
                  <w:bCs w:val="0"/>
                </w:rPr>
              </w:rPrChange>
            </w:rPr>
            <w:fldChar w:fldCharType="begin"/>
          </w:r>
          <w:r>
            <w:rPr>
              <w:rFonts w:hint="eastAsia" w:hAnsi="宋体" w:cs="宋体"/>
              <w:b w:val="0"/>
              <w:bCs w:val="0"/>
              <w:sz w:val="24"/>
              <w:rPrChange w:id="269" w:author="吴泽宇" w:date="2025-09-26T09:06:03Z">
                <w:rPr>
                  <w:rFonts w:hint="eastAsia" w:hAnsi="宋体" w:cs="宋体"/>
                  <w:b w:val="0"/>
                  <w:bCs w:val="0"/>
                </w:rPr>
              </w:rPrChange>
            </w:rPr>
            <w:instrText xml:space="preserve"> PAGEREF _Toc929 \h </w:instrText>
          </w:r>
          <w:r>
            <w:rPr>
              <w:rFonts w:hint="eastAsia" w:hAnsi="宋体" w:cs="宋体"/>
              <w:b w:val="0"/>
              <w:bCs w:val="0"/>
              <w:sz w:val="24"/>
              <w:rPrChange w:id="270" w:author="吴泽宇" w:date="2025-09-26T09:06:03Z">
                <w:rPr>
                  <w:rFonts w:hint="eastAsia" w:hAnsi="宋体" w:cs="宋体"/>
                  <w:b w:val="0"/>
                  <w:bCs w:val="0"/>
                </w:rPr>
              </w:rPrChange>
            </w:rPr>
            <w:fldChar w:fldCharType="separate"/>
          </w:r>
          <w:ins w:id="271" w:author="CMCC-0926" w:date="2025-09-28T15:22:33Z">
            <w:r>
              <w:rPr>
                <w:rFonts w:hint="eastAsia" w:hAnsi="宋体" w:cs="宋体"/>
                <w:b w:val="0"/>
                <w:bCs w:val="0"/>
                <w:sz w:val="24"/>
              </w:rPr>
              <w:t>4</w:t>
            </w:r>
          </w:ins>
          <w:del w:id="272" w:author="CMCC-0926" w:date="2025-09-28T15:22:33Z">
            <w:r>
              <w:rPr>
                <w:rFonts w:hint="eastAsia" w:hAnsi="宋体" w:cs="宋体"/>
                <w:b w:val="0"/>
                <w:bCs w:val="0"/>
                <w:sz w:val="24"/>
                <w:rPrChange w:id="273" w:author="吴泽宇" w:date="2025-09-26T09:06:03Z">
                  <w:rPr>
                    <w:rFonts w:hint="eastAsia" w:hAnsi="宋体" w:cs="宋体"/>
                    <w:b w:val="0"/>
                    <w:bCs w:val="0"/>
                  </w:rPr>
                </w:rPrChange>
              </w:rPr>
              <w:delText>7</w:delText>
            </w:r>
          </w:del>
          <w:r>
            <w:rPr>
              <w:rFonts w:hint="eastAsia" w:hAnsi="宋体" w:cs="宋体"/>
              <w:b w:val="0"/>
              <w:bCs w:val="0"/>
              <w:sz w:val="24"/>
              <w:rPrChange w:id="275" w:author="吴泽宇" w:date="2025-09-26T09:06:03Z">
                <w:rPr>
                  <w:rFonts w:hint="eastAsia" w:hAnsi="宋体" w:cs="宋体"/>
                  <w:b w:val="0"/>
                  <w:bCs w:val="0"/>
                </w:rPr>
              </w:rPrChange>
            </w:rPr>
            <w:fldChar w:fldCharType="end"/>
          </w:r>
          <w:r>
            <w:rPr>
              <w:rFonts w:hint="eastAsia" w:hAnsi="宋体" w:cs="宋体"/>
              <w:b w:val="0"/>
              <w:bCs w:val="0"/>
              <w:sz w:val="24"/>
              <w:rPrChange w:id="276" w:author="吴泽宇" w:date="2025-09-26T09:06:03Z">
                <w:rPr>
                  <w:rFonts w:hint="eastAsia" w:hAnsi="宋体" w:cs="宋体"/>
                  <w:b w:val="0"/>
                  <w:bCs w:val="0"/>
                </w:rPr>
              </w:rPrChange>
            </w:rPr>
            <w:fldChar w:fldCharType="end"/>
          </w:r>
        </w:p>
        <w:p w14:paraId="65E62CA8">
          <w:pPr>
            <w:pStyle w:val="49"/>
            <w:tabs>
              <w:tab w:val="right" w:leader="dot" w:pos="8497"/>
              <w:tab w:val="clear" w:pos="9241"/>
            </w:tabs>
            <w:spacing w:line="240" w:lineRule="auto"/>
            <w:rPr>
              <w:rFonts w:hint="eastAsia" w:hAnsi="宋体" w:cs="宋体"/>
              <w:b w:val="0"/>
              <w:bCs w:val="0"/>
              <w:sz w:val="24"/>
              <w:rPrChange w:id="277" w:author="吴泽宇" w:date="2025-09-26T09:06:03Z">
                <w:rPr>
                  <w:rFonts w:hint="eastAsia" w:hAnsi="宋体" w:cs="宋体"/>
                  <w:b w:val="0"/>
                  <w:bCs w:val="0"/>
                </w:rPr>
              </w:rPrChange>
            </w:rPr>
          </w:pPr>
          <w:r>
            <w:rPr>
              <w:rFonts w:hint="eastAsia" w:hAnsi="宋体" w:cs="宋体"/>
              <w:b w:val="0"/>
              <w:bCs w:val="0"/>
              <w:sz w:val="24"/>
              <w:rPrChange w:id="278" w:author="吴泽宇" w:date="2025-09-26T09:06:03Z">
                <w:rPr>
                  <w:rFonts w:hint="eastAsia" w:hAnsi="宋体" w:cs="宋体"/>
                  <w:b w:val="0"/>
                  <w:bCs w:val="0"/>
                </w:rPr>
              </w:rPrChange>
            </w:rPr>
            <w:fldChar w:fldCharType="begin"/>
          </w:r>
          <w:r>
            <w:rPr>
              <w:rFonts w:hint="eastAsia" w:hAnsi="宋体" w:cs="宋体"/>
              <w:b w:val="0"/>
              <w:bCs w:val="0"/>
              <w:sz w:val="24"/>
              <w:rPrChange w:id="279" w:author="吴泽宇" w:date="2025-09-26T09:06:03Z">
                <w:rPr>
                  <w:rFonts w:hint="eastAsia" w:hAnsi="宋体" w:cs="宋体"/>
                  <w:b w:val="0"/>
                  <w:bCs w:val="0"/>
                </w:rPr>
              </w:rPrChange>
            </w:rPr>
            <w:instrText xml:space="preserve"> HYPERLINK \l _Toc9701 </w:instrText>
          </w:r>
          <w:r>
            <w:rPr>
              <w:rFonts w:hint="eastAsia" w:hAnsi="宋体" w:cs="宋体"/>
              <w:b w:val="0"/>
              <w:bCs w:val="0"/>
              <w:sz w:val="24"/>
              <w:rPrChange w:id="280" w:author="吴泽宇" w:date="2025-09-26T09:06:03Z">
                <w:rPr>
                  <w:rFonts w:hint="eastAsia" w:hAnsi="宋体" w:cs="宋体"/>
                  <w:b w:val="0"/>
                  <w:bCs w:val="0"/>
                </w:rPr>
              </w:rPrChange>
            </w:rPr>
            <w:fldChar w:fldCharType="separate"/>
          </w:r>
          <w:r>
            <w:rPr>
              <w:rFonts w:hint="eastAsia" w:ascii="宋体" w:hAnsi="宋体" w:eastAsia="宋体" w:cs="宋体"/>
              <w:b w:val="0"/>
              <w:bCs w:val="0"/>
              <w:sz w:val="24"/>
              <w:szCs w:val="21"/>
              <w:lang w:val="en-US"/>
              <w:rPrChange w:id="281" w:author="吴泽宇" w:date="2025-09-26T09:06:03Z">
                <w:rPr>
                  <w:rFonts w:hint="eastAsia" w:ascii="宋体" w:hAnsi="宋体" w:eastAsia="宋体" w:cs="宋体"/>
                  <w:b w:val="0"/>
                  <w:bCs w:val="0"/>
                  <w:szCs w:val="21"/>
                  <w:lang w:val="en-US"/>
                </w:rPr>
              </w:rPrChange>
            </w:rPr>
            <w:t xml:space="preserve">5.2 </w:t>
          </w:r>
          <w:r>
            <w:rPr>
              <w:rFonts w:hint="eastAsia" w:hAnsi="宋体" w:cs="宋体"/>
              <w:b w:val="0"/>
              <w:bCs w:val="0"/>
              <w:sz w:val="24"/>
              <w:rPrChange w:id="282" w:author="吴泽宇" w:date="2025-09-26T09:06:03Z">
                <w:rPr>
                  <w:rFonts w:hint="eastAsia" w:hAnsi="宋体" w:cs="宋体"/>
                  <w:b w:val="0"/>
                  <w:bCs w:val="0"/>
                </w:rPr>
              </w:rPrChange>
            </w:rPr>
            <w:t>大模型辅助</w:t>
          </w:r>
          <w:r>
            <w:rPr>
              <w:rFonts w:hint="eastAsia" w:hAnsi="宋体" w:cs="宋体"/>
              <w:b w:val="0"/>
              <w:bCs w:val="0"/>
              <w:sz w:val="24"/>
              <w:lang w:val="en-US" w:eastAsia="zh-CN"/>
              <w:rPrChange w:id="283" w:author="吴泽宇" w:date="2025-09-26T09:06:03Z">
                <w:rPr>
                  <w:rFonts w:hint="eastAsia" w:hAnsi="宋体" w:cs="宋体"/>
                  <w:b w:val="0"/>
                  <w:bCs w:val="0"/>
                  <w:lang w:val="en-US" w:eastAsia="zh-CN"/>
                </w:rPr>
              </w:rPrChange>
            </w:rPr>
            <w:t>的网络状态认知</w:t>
          </w:r>
          <w:r>
            <w:rPr>
              <w:rFonts w:hint="eastAsia" w:hAnsi="宋体" w:cs="宋体"/>
              <w:b w:val="0"/>
              <w:bCs w:val="0"/>
              <w:sz w:val="24"/>
              <w:rPrChange w:id="284" w:author="吴泽宇" w:date="2025-09-26T09:06:03Z">
                <w:rPr>
                  <w:rFonts w:hint="eastAsia" w:hAnsi="宋体" w:cs="宋体"/>
                  <w:b w:val="0"/>
                  <w:bCs w:val="0"/>
                </w:rPr>
              </w:rPrChange>
            </w:rPr>
            <w:tab/>
          </w:r>
          <w:r>
            <w:rPr>
              <w:rFonts w:hint="eastAsia" w:hAnsi="宋体" w:cs="宋体"/>
              <w:b w:val="0"/>
              <w:bCs w:val="0"/>
              <w:sz w:val="24"/>
              <w:rPrChange w:id="285" w:author="吴泽宇" w:date="2025-09-26T09:06:03Z">
                <w:rPr>
                  <w:rFonts w:hint="eastAsia" w:hAnsi="宋体" w:cs="宋体"/>
                  <w:b w:val="0"/>
                  <w:bCs w:val="0"/>
                </w:rPr>
              </w:rPrChange>
            </w:rPr>
            <w:fldChar w:fldCharType="begin"/>
          </w:r>
          <w:r>
            <w:rPr>
              <w:rFonts w:hint="eastAsia" w:hAnsi="宋体" w:cs="宋体"/>
              <w:b w:val="0"/>
              <w:bCs w:val="0"/>
              <w:sz w:val="24"/>
              <w:rPrChange w:id="286" w:author="吴泽宇" w:date="2025-09-26T09:06:03Z">
                <w:rPr>
                  <w:rFonts w:hint="eastAsia" w:hAnsi="宋体" w:cs="宋体"/>
                  <w:b w:val="0"/>
                  <w:bCs w:val="0"/>
                </w:rPr>
              </w:rPrChange>
            </w:rPr>
            <w:instrText xml:space="preserve"> PAGEREF _Toc9701 \h </w:instrText>
          </w:r>
          <w:r>
            <w:rPr>
              <w:rFonts w:hint="eastAsia" w:hAnsi="宋体" w:cs="宋体"/>
              <w:b w:val="0"/>
              <w:bCs w:val="0"/>
              <w:sz w:val="24"/>
              <w:rPrChange w:id="287" w:author="吴泽宇" w:date="2025-09-26T09:06:03Z">
                <w:rPr>
                  <w:rFonts w:hint="eastAsia" w:hAnsi="宋体" w:cs="宋体"/>
                  <w:b w:val="0"/>
                  <w:bCs w:val="0"/>
                </w:rPr>
              </w:rPrChange>
            </w:rPr>
            <w:fldChar w:fldCharType="separate"/>
          </w:r>
          <w:ins w:id="288" w:author="CMCC-0926" w:date="2025-09-28T15:22:33Z">
            <w:r>
              <w:rPr>
                <w:rFonts w:hint="eastAsia" w:hAnsi="宋体" w:cs="宋体"/>
                <w:b w:val="0"/>
                <w:bCs w:val="0"/>
                <w:sz w:val="24"/>
              </w:rPr>
              <w:t>4</w:t>
            </w:r>
          </w:ins>
          <w:del w:id="289" w:author="CMCC-0926" w:date="2025-09-28T15:22:33Z">
            <w:r>
              <w:rPr>
                <w:rFonts w:hint="eastAsia" w:hAnsi="宋体" w:cs="宋体"/>
                <w:b w:val="0"/>
                <w:bCs w:val="0"/>
                <w:sz w:val="24"/>
                <w:rPrChange w:id="290" w:author="吴泽宇" w:date="2025-09-26T09:06:03Z">
                  <w:rPr>
                    <w:rFonts w:hint="eastAsia" w:hAnsi="宋体" w:cs="宋体"/>
                    <w:b w:val="0"/>
                    <w:bCs w:val="0"/>
                  </w:rPr>
                </w:rPrChange>
              </w:rPr>
              <w:delText>7</w:delText>
            </w:r>
          </w:del>
          <w:r>
            <w:rPr>
              <w:rFonts w:hint="eastAsia" w:hAnsi="宋体" w:cs="宋体"/>
              <w:b w:val="0"/>
              <w:bCs w:val="0"/>
              <w:sz w:val="24"/>
              <w:rPrChange w:id="292" w:author="吴泽宇" w:date="2025-09-26T09:06:03Z">
                <w:rPr>
                  <w:rFonts w:hint="eastAsia" w:hAnsi="宋体" w:cs="宋体"/>
                  <w:b w:val="0"/>
                  <w:bCs w:val="0"/>
                </w:rPr>
              </w:rPrChange>
            </w:rPr>
            <w:fldChar w:fldCharType="end"/>
          </w:r>
          <w:r>
            <w:rPr>
              <w:rFonts w:hint="eastAsia" w:hAnsi="宋体" w:cs="宋体"/>
              <w:b w:val="0"/>
              <w:bCs w:val="0"/>
              <w:sz w:val="24"/>
              <w:rPrChange w:id="293" w:author="吴泽宇" w:date="2025-09-26T09:06:03Z">
                <w:rPr>
                  <w:rFonts w:hint="eastAsia" w:hAnsi="宋体" w:cs="宋体"/>
                  <w:b w:val="0"/>
                  <w:bCs w:val="0"/>
                </w:rPr>
              </w:rPrChange>
            </w:rPr>
            <w:fldChar w:fldCharType="end"/>
          </w:r>
        </w:p>
        <w:p w14:paraId="6D2EA20B">
          <w:pPr>
            <w:pStyle w:val="26"/>
            <w:tabs>
              <w:tab w:val="right" w:leader="dot" w:pos="8497"/>
              <w:tab w:val="clear" w:pos="9241"/>
            </w:tabs>
            <w:spacing w:line="240" w:lineRule="auto"/>
            <w:rPr>
              <w:rFonts w:hint="eastAsia" w:hAnsi="宋体" w:cs="宋体"/>
              <w:b w:val="0"/>
              <w:bCs w:val="0"/>
              <w:sz w:val="24"/>
              <w:rPrChange w:id="294" w:author="吴泽宇" w:date="2025-09-26T09:06:03Z">
                <w:rPr>
                  <w:rFonts w:hint="eastAsia" w:hAnsi="宋体" w:cs="宋体"/>
                  <w:b w:val="0"/>
                  <w:bCs w:val="0"/>
                </w:rPr>
              </w:rPrChange>
            </w:rPr>
          </w:pPr>
          <w:r>
            <w:rPr>
              <w:rFonts w:hint="eastAsia" w:hAnsi="宋体" w:cs="宋体"/>
              <w:b w:val="0"/>
              <w:bCs w:val="0"/>
              <w:sz w:val="24"/>
              <w:rPrChange w:id="295" w:author="吴泽宇" w:date="2025-09-26T09:06:03Z">
                <w:rPr>
                  <w:rFonts w:hint="eastAsia" w:hAnsi="宋体" w:cs="宋体"/>
                  <w:b w:val="0"/>
                  <w:bCs w:val="0"/>
                </w:rPr>
              </w:rPrChange>
            </w:rPr>
            <w:fldChar w:fldCharType="begin"/>
          </w:r>
          <w:r>
            <w:rPr>
              <w:rFonts w:hint="eastAsia" w:hAnsi="宋体" w:cs="宋体"/>
              <w:b w:val="0"/>
              <w:bCs w:val="0"/>
              <w:sz w:val="24"/>
              <w:rPrChange w:id="296" w:author="吴泽宇" w:date="2025-09-26T09:06:03Z">
                <w:rPr>
                  <w:rFonts w:hint="eastAsia" w:hAnsi="宋体" w:cs="宋体"/>
                  <w:b w:val="0"/>
                  <w:bCs w:val="0"/>
                </w:rPr>
              </w:rPrChange>
            </w:rPr>
            <w:instrText xml:space="preserve"> HYPERLINK \l _Toc22341 </w:instrText>
          </w:r>
          <w:r>
            <w:rPr>
              <w:rFonts w:hint="eastAsia" w:hAnsi="宋体" w:cs="宋体"/>
              <w:b w:val="0"/>
              <w:bCs w:val="0"/>
              <w:sz w:val="24"/>
              <w:rPrChange w:id="297" w:author="吴泽宇" w:date="2025-09-26T09:06:03Z">
                <w:rPr>
                  <w:rFonts w:hint="eastAsia" w:hAnsi="宋体" w:cs="宋体"/>
                  <w:b w:val="0"/>
                  <w:bCs w:val="0"/>
                </w:rPr>
              </w:rPrChange>
            </w:rPr>
            <w:fldChar w:fldCharType="separate"/>
          </w:r>
          <w:r>
            <w:rPr>
              <w:rFonts w:hint="eastAsia" w:ascii="宋体" w:hAnsi="宋体" w:eastAsia="宋体" w:cs="宋体"/>
              <w:b w:val="0"/>
              <w:bCs w:val="0"/>
              <w:kern w:val="2"/>
              <w:sz w:val="24"/>
              <w:szCs w:val="32"/>
              <w:lang w:val="en-US" w:eastAsia="zh-CN" w:bidi="ar-SA"/>
              <w:rPrChange w:id="298" w:author="吴泽宇" w:date="2025-09-26T09:06:03Z">
                <w:rPr>
                  <w:rFonts w:hint="eastAsia" w:ascii="宋体" w:hAnsi="宋体" w:eastAsia="宋体" w:cs="宋体"/>
                  <w:b w:val="0"/>
                  <w:bCs w:val="0"/>
                  <w:kern w:val="2"/>
                  <w:szCs w:val="32"/>
                  <w:lang w:val="en-US" w:eastAsia="zh-CN" w:bidi="ar-SA"/>
                </w:rPr>
              </w:rPrChange>
            </w:rPr>
            <w:t>5.2.1 功能概述</w:t>
          </w:r>
          <w:r>
            <w:rPr>
              <w:rFonts w:hint="eastAsia" w:hAnsi="宋体" w:cs="宋体"/>
              <w:b w:val="0"/>
              <w:bCs w:val="0"/>
              <w:sz w:val="24"/>
              <w:rPrChange w:id="299" w:author="吴泽宇" w:date="2025-09-26T09:06:03Z">
                <w:rPr>
                  <w:rFonts w:hint="eastAsia" w:hAnsi="宋体" w:cs="宋体"/>
                  <w:b w:val="0"/>
                  <w:bCs w:val="0"/>
                </w:rPr>
              </w:rPrChange>
            </w:rPr>
            <w:tab/>
          </w:r>
          <w:r>
            <w:rPr>
              <w:rFonts w:hint="eastAsia" w:hAnsi="宋体" w:cs="宋体"/>
              <w:b w:val="0"/>
              <w:bCs w:val="0"/>
              <w:sz w:val="24"/>
              <w:rPrChange w:id="300" w:author="吴泽宇" w:date="2025-09-26T09:06:03Z">
                <w:rPr>
                  <w:rFonts w:hint="eastAsia" w:hAnsi="宋体" w:cs="宋体"/>
                  <w:b w:val="0"/>
                  <w:bCs w:val="0"/>
                </w:rPr>
              </w:rPrChange>
            </w:rPr>
            <w:fldChar w:fldCharType="begin"/>
          </w:r>
          <w:r>
            <w:rPr>
              <w:rFonts w:hint="eastAsia" w:hAnsi="宋体" w:cs="宋体"/>
              <w:b w:val="0"/>
              <w:bCs w:val="0"/>
              <w:sz w:val="24"/>
              <w:rPrChange w:id="301" w:author="吴泽宇" w:date="2025-09-26T09:06:03Z">
                <w:rPr>
                  <w:rFonts w:hint="eastAsia" w:hAnsi="宋体" w:cs="宋体"/>
                  <w:b w:val="0"/>
                  <w:bCs w:val="0"/>
                </w:rPr>
              </w:rPrChange>
            </w:rPr>
            <w:instrText xml:space="preserve"> PAGEREF _Toc22341 \h </w:instrText>
          </w:r>
          <w:r>
            <w:rPr>
              <w:rFonts w:hint="eastAsia" w:hAnsi="宋体" w:cs="宋体"/>
              <w:b w:val="0"/>
              <w:bCs w:val="0"/>
              <w:sz w:val="24"/>
              <w:rPrChange w:id="302" w:author="吴泽宇" w:date="2025-09-26T09:06:03Z">
                <w:rPr>
                  <w:rFonts w:hint="eastAsia" w:hAnsi="宋体" w:cs="宋体"/>
                  <w:b w:val="0"/>
                  <w:bCs w:val="0"/>
                </w:rPr>
              </w:rPrChange>
            </w:rPr>
            <w:fldChar w:fldCharType="separate"/>
          </w:r>
          <w:ins w:id="303" w:author="CMCC-0926" w:date="2025-09-28T15:22:33Z">
            <w:r>
              <w:rPr>
                <w:rFonts w:hint="eastAsia" w:hAnsi="宋体" w:cs="宋体"/>
                <w:b w:val="0"/>
                <w:bCs w:val="0"/>
                <w:sz w:val="24"/>
              </w:rPr>
              <w:t>4</w:t>
            </w:r>
          </w:ins>
          <w:del w:id="304" w:author="CMCC-0926" w:date="2025-09-28T15:22:33Z">
            <w:r>
              <w:rPr>
                <w:rFonts w:hint="eastAsia" w:hAnsi="宋体" w:cs="宋体"/>
                <w:b w:val="0"/>
                <w:bCs w:val="0"/>
                <w:sz w:val="24"/>
                <w:rPrChange w:id="305" w:author="吴泽宇" w:date="2025-09-26T09:06:03Z">
                  <w:rPr>
                    <w:rFonts w:hint="eastAsia" w:hAnsi="宋体" w:cs="宋体"/>
                    <w:b w:val="0"/>
                    <w:bCs w:val="0"/>
                  </w:rPr>
                </w:rPrChange>
              </w:rPr>
              <w:delText>7</w:delText>
            </w:r>
          </w:del>
          <w:r>
            <w:rPr>
              <w:rFonts w:hint="eastAsia" w:hAnsi="宋体" w:cs="宋体"/>
              <w:b w:val="0"/>
              <w:bCs w:val="0"/>
              <w:sz w:val="24"/>
              <w:rPrChange w:id="307" w:author="吴泽宇" w:date="2025-09-26T09:06:03Z">
                <w:rPr>
                  <w:rFonts w:hint="eastAsia" w:hAnsi="宋体" w:cs="宋体"/>
                  <w:b w:val="0"/>
                  <w:bCs w:val="0"/>
                </w:rPr>
              </w:rPrChange>
            </w:rPr>
            <w:fldChar w:fldCharType="end"/>
          </w:r>
          <w:r>
            <w:rPr>
              <w:rFonts w:hint="eastAsia" w:hAnsi="宋体" w:cs="宋体"/>
              <w:b w:val="0"/>
              <w:bCs w:val="0"/>
              <w:sz w:val="24"/>
              <w:rPrChange w:id="308" w:author="吴泽宇" w:date="2025-09-26T09:06:03Z">
                <w:rPr>
                  <w:rFonts w:hint="eastAsia" w:hAnsi="宋体" w:cs="宋体"/>
                  <w:b w:val="0"/>
                  <w:bCs w:val="0"/>
                </w:rPr>
              </w:rPrChange>
            </w:rPr>
            <w:fldChar w:fldCharType="end"/>
          </w:r>
        </w:p>
        <w:p w14:paraId="228E386E">
          <w:pPr>
            <w:pStyle w:val="26"/>
            <w:tabs>
              <w:tab w:val="right" w:leader="dot" w:pos="8497"/>
              <w:tab w:val="clear" w:pos="9241"/>
            </w:tabs>
            <w:spacing w:line="240" w:lineRule="auto"/>
            <w:rPr>
              <w:rFonts w:hint="eastAsia" w:hAnsi="宋体" w:cs="宋体"/>
              <w:b w:val="0"/>
              <w:bCs w:val="0"/>
              <w:sz w:val="24"/>
              <w:rPrChange w:id="309" w:author="吴泽宇" w:date="2025-09-26T09:06:03Z">
                <w:rPr>
                  <w:rFonts w:hint="eastAsia" w:hAnsi="宋体" w:cs="宋体"/>
                  <w:b w:val="0"/>
                  <w:bCs w:val="0"/>
                </w:rPr>
              </w:rPrChange>
            </w:rPr>
          </w:pPr>
          <w:r>
            <w:rPr>
              <w:rFonts w:hint="eastAsia" w:hAnsi="宋体" w:cs="宋体"/>
              <w:b w:val="0"/>
              <w:bCs w:val="0"/>
              <w:sz w:val="24"/>
              <w:rPrChange w:id="310" w:author="吴泽宇" w:date="2025-09-26T09:06:03Z">
                <w:rPr>
                  <w:rFonts w:hint="eastAsia" w:hAnsi="宋体" w:cs="宋体"/>
                  <w:b w:val="0"/>
                  <w:bCs w:val="0"/>
                </w:rPr>
              </w:rPrChange>
            </w:rPr>
            <w:fldChar w:fldCharType="begin"/>
          </w:r>
          <w:r>
            <w:rPr>
              <w:rFonts w:hint="eastAsia" w:hAnsi="宋体" w:cs="宋体"/>
              <w:b w:val="0"/>
              <w:bCs w:val="0"/>
              <w:sz w:val="24"/>
              <w:rPrChange w:id="311" w:author="吴泽宇" w:date="2025-09-26T09:06:03Z">
                <w:rPr>
                  <w:rFonts w:hint="eastAsia" w:hAnsi="宋体" w:cs="宋体"/>
                  <w:b w:val="0"/>
                  <w:bCs w:val="0"/>
                </w:rPr>
              </w:rPrChange>
            </w:rPr>
            <w:instrText xml:space="preserve"> HYPERLINK \l _Toc29647 </w:instrText>
          </w:r>
          <w:r>
            <w:rPr>
              <w:rFonts w:hint="eastAsia" w:hAnsi="宋体" w:cs="宋体"/>
              <w:b w:val="0"/>
              <w:bCs w:val="0"/>
              <w:sz w:val="24"/>
              <w:rPrChange w:id="312" w:author="吴泽宇" w:date="2025-09-26T09:06:03Z">
                <w:rPr>
                  <w:rFonts w:hint="eastAsia" w:hAnsi="宋体" w:cs="宋体"/>
                  <w:b w:val="0"/>
                  <w:bCs w:val="0"/>
                </w:rPr>
              </w:rPrChange>
            </w:rPr>
            <w:fldChar w:fldCharType="separate"/>
          </w:r>
          <w:r>
            <w:rPr>
              <w:rFonts w:hint="eastAsia" w:ascii="宋体" w:hAnsi="宋体" w:eastAsia="宋体" w:cs="宋体"/>
              <w:b w:val="0"/>
              <w:bCs w:val="0"/>
              <w:kern w:val="2"/>
              <w:sz w:val="24"/>
              <w:szCs w:val="32"/>
              <w:lang w:val="en-US" w:eastAsia="zh-CN" w:bidi="ar-SA"/>
              <w:rPrChange w:id="313" w:author="吴泽宇" w:date="2025-09-26T09:06:03Z">
                <w:rPr>
                  <w:rFonts w:hint="eastAsia" w:ascii="宋体" w:hAnsi="宋体" w:eastAsia="宋体" w:cs="宋体"/>
                  <w:b w:val="0"/>
                  <w:bCs w:val="0"/>
                  <w:kern w:val="2"/>
                  <w:szCs w:val="32"/>
                  <w:lang w:val="en-US" w:eastAsia="zh-CN" w:bidi="ar-SA"/>
                </w:rPr>
              </w:rPrChange>
            </w:rPr>
            <w:t>5.2.2 交互流程</w:t>
          </w:r>
          <w:r>
            <w:rPr>
              <w:rFonts w:hint="eastAsia" w:hAnsi="宋体" w:cs="宋体"/>
              <w:b w:val="0"/>
              <w:bCs w:val="0"/>
              <w:sz w:val="24"/>
              <w:rPrChange w:id="314" w:author="吴泽宇" w:date="2025-09-26T09:06:03Z">
                <w:rPr>
                  <w:rFonts w:hint="eastAsia" w:hAnsi="宋体" w:cs="宋体"/>
                  <w:b w:val="0"/>
                  <w:bCs w:val="0"/>
                </w:rPr>
              </w:rPrChange>
            </w:rPr>
            <w:tab/>
          </w:r>
          <w:r>
            <w:rPr>
              <w:rFonts w:hint="eastAsia" w:hAnsi="宋体" w:cs="宋体"/>
              <w:b w:val="0"/>
              <w:bCs w:val="0"/>
              <w:sz w:val="24"/>
              <w:rPrChange w:id="315" w:author="吴泽宇" w:date="2025-09-26T09:06:03Z">
                <w:rPr>
                  <w:rFonts w:hint="eastAsia" w:hAnsi="宋体" w:cs="宋体"/>
                  <w:b w:val="0"/>
                  <w:bCs w:val="0"/>
                </w:rPr>
              </w:rPrChange>
            </w:rPr>
            <w:fldChar w:fldCharType="begin"/>
          </w:r>
          <w:r>
            <w:rPr>
              <w:rFonts w:hint="eastAsia" w:hAnsi="宋体" w:cs="宋体"/>
              <w:b w:val="0"/>
              <w:bCs w:val="0"/>
              <w:sz w:val="24"/>
              <w:rPrChange w:id="316" w:author="吴泽宇" w:date="2025-09-26T09:06:03Z">
                <w:rPr>
                  <w:rFonts w:hint="eastAsia" w:hAnsi="宋体" w:cs="宋体"/>
                  <w:b w:val="0"/>
                  <w:bCs w:val="0"/>
                </w:rPr>
              </w:rPrChange>
            </w:rPr>
            <w:instrText xml:space="preserve"> PAGEREF _Toc29647 \h </w:instrText>
          </w:r>
          <w:r>
            <w:rPr>
              <w:rFonts w:hint="eastAsia" w:hAnsi="宋体" w:cs="宋体"/>
              <w:b w:val="0"/>
              <w:bCs w:val="0"/>
              <w:sz w:val="24"/>
              <w:rPrChange w:id="317" w:author="吴泽宇" w:date="2025-09-26T09:06:03Z">
                <w:rPr>
                  <w:rFonts w:hint="eastAsia" w:hAnsi="宋体" w:cs="宋体"/>
                  <w:b w:val="0"/>
                  <w:bCs w:val="0"/>
                </w:rPr>
              </w:rPrChange>
            </w:rPr>
            <w:fldChar w:fldCharType="separate"/>
          </w:r>
          <w:ins w:id="318" w:author="CMCC-0926" w:date="2025-09-28T15:22:33Z">
            <w:r>
              <w:rPr>
                <w:rFonts w:hint="eastAsia" w:hAnsi="宋体" w:cs="宋体"/>
                <w:b w:val="0"/>
                <w:bCs w:val="0"/>
                <w:sz w:val="24"/>
              </w:rPr>
              <w:t>4</w:t>
            </w:r>
          </w:ins>
          <w:del w:id="319" w:author="CMCC-0926" w:date="2025-09-28T15:22:33Z">
            <w:r>
              <w:rPr>
                <w:rFonts w:hint="eastAsia" w:hAnsi="宋体" w:cs="宋体"/>
                <w:b w:val="0"/>
                <w:bCs w:val="0"/>
                <w:sz w:val="24"/>
                <w:rPrChange w:id="320" w:author="吴泽宇" w:date="2025-09-26T09:06:03Z">
                  <w:rPr>
                    <w:rFonts w:hint="eastAsia" w:hAnsi="宋体" w:cs="宋体"/>
                    <w:b w:val="0"/>
                    <w:bCs w:val="0"/>
                  </w:rPr>
                </w:rPrChange>
              </w:rPr>
              <w:delText>7</w:delText>
            </w:r>
          </w:del>
          <w:r>
            <w:rPr>
              <w:rFonts w:hint="eastAsia" w:hAnsi="宋体" w:cs="宋体"/>
              <w:b w:val="0"/>
              <w:bCs w:val="0"/>
              <w:sz w:val="24"/>
              <w:rPrChange w:id="322" w:author="吴泽宇" w:date="2025-09-26T09:06:03Z">
                <w:rPr>
                  <w:rFonts w:hint="eastAsia" w:hAnsi="宋体" w:cs="宋体"/>
                  <w:b w:val="0"/>
                  <w:bCs w:val="0"/>
                </w:rPr>
              </w:rPrChange>
            </w:rPr>
            <w:fldChar w:fldCharType="end"/>
          </w:r>
          <w:r>
            <w:rPr>
              <w:rFonts w:hint="eastAsia" w:hAnsi="宋体" w:cs="宋体"/>
              <w:b w:val="0"/>
              <w:bCs w:val="0"/>
              <w:sz w:val="24"/>
              <w:rPrChange w:id="323" w:author="吴泽宇" w:date="2025-09-26T09:06:03Z">
                <w:rPr>
                  <w:rFonts w:hint="eastAsia" w:hAnsi="宋体" w:cs="宋体"/>
                  <w:b w:val="0"/>
                  <w:bCs w:val="0"/>
                </w:rPr>
              </w:rPrChange>
            </w:rPr>
            <w:fldChar w:fldCharType="end"/>
          </w:r>
        </w:p>
        <w:p w14:paraId="4EEB667C">
          <w:pPr>
            <w:pStyle w:val="26"/>
            <w:tabs>
              <w:tab w:val="right" w:leader="dot" w:pos="8497"/>
              <w:tab w:val="clear" w:pos="9241"/>
            </w:tabs>
            <w:spacing w:line="240" w:lineRule="auto"/>
            <w:rPr>
              <w:rFonts w:hint="eastAsia" w:hAnsi="宋体" w:cs="宋体"/>
              <w:b w:val="0"/>
              <w:bCs w:val="0"/>
              <w:sz w:val="24"/>
              <w:rPrChange w:id="324" w:author="吴泽宇" w:date="2025-09-26T09:06:03Z">
                <w:rPr>
                  <w:rFonts w:hint="eastAsia" w:hAnsi="宋体" w:cs="宋体"/>
                  <w:b w:val="0"/>
                  <w:bCs w:val="0"/>
                </w:rPr>
              </w:rPrChange>
            </w:rPr>
          </w:pPr>
          <w:r>
            <w:rPr>
              <w:rFonts w:hint="eastAsia" w:hAnsi="宋体" w:cs="宋体"/>
              <w:b w:val="0"/>
              <w:bCs w:val="0"/>
              <w:sz w:val="24"/>
              <w:rPrChange w:id="325" w:author="吴泽宇" w:date="2025-09-26T09:06:03Z">
                <w:rPr>
                  <w:rFonts w:hint="eastAsia" w:hAnsi="宋体" w:cs="宋体"/>
                  <w:b w:val="0"/>
                  <w:bCs w:val="0"/>
                </w:rPr>
              </w:rPrChange>
            </w:rPr>
            <w:fldChar w:fldCharType="begin"/>
          </w:r>
          <w:r>
            <w:rPr>
              <w:rFonts w:hint="eastAsia" w:hAnsi="宋体" w:cs="宋体"/>
              <w:b w:val="0"/>
              <w:bCs w:val="0"/>
              <w:sz w:val="24"/>
              <w:rPrChange w:id="326" w:author="吴泽宇" w:date="2025-09-26T09:06:03Z">
                <w:rPr>
                  <w:rFonts w:hint="eastAsia" w:hAnsi="宋体" w:cs="宋体"/>
                  <w:b w:val="0"/>
                  <w:bCs w:val="0"/>
                </w:rPr>
              </w:rPrChange>
            </w:rPr>
            <w:instrText xml:space="preserve"> HYPERLINK \l _Toc24737 </w:instrText>
          </w:r>
          <w:r>
            <w:rPr>
              <w:rFonts w:hint="eastAsia" w:hAnsi="宋体" w:cs="宋体"/>
              <w:b w:val="0"/>
              <w:bCs w:val="0"/>
              <w:sz w:val="24"/>
              <w:rPrChange w:id="327" w:author="吴泽宇" w:date="2025-09-26T09:06:03Z">
                <w:rPr>
                  <w:rFonts w:hint="eastAsia" w:hAnsi="宋体" w:cs="宋体"/>
                  <w:b w:val="0"/>
                  <w:bCs w:val="0"/>
                </w:rPr>
              </w:rPrChange>
            </w:rPr>
            <w:fldChar w:fldCharType="separate"/>
          </w:r>
          <w:r>
            <w:rPr>
              <w:rFonts w:hint="eastAsia" w:ascii="宋体" w:hAnsi="宋体" w:eastAsia="宋体" w:cs="宋体"/>
              <w:b w:val="0"/>
              <w:bCs w:val="0"/>
              <w:kern w:val="2"/>
              <w:sz w:val="24"/>
              <w:szCs w:val="32"/>
              <w:lang w:val="en-US" w:eastAsia="zh-CN" w:bidi="ar-SA"/>
              <w:rPrChange w:id="328" w:author="吴泽宇" w:date="2025-09-26T09:06:03Z">
                <w:rPr>
                  <w:rFonts w:hint="eastAsia" w:ascii="宋体" w:hAnsi="宋体" w:eastAsia="宋体" w:cs="宋体"/>
                  <w:b w:val="0"/>
                  <w:bCs w:val="0"/>
                  <w:kern w:val="2"/>
                  <w:szCs w:val="32"/>
                  <w:lang w:val="en-US" w:eastAsia="zh-CN" w:bidi="ar-SA"/>
                </w:rPr>
              </w:rPrChange>
            </w:rPr>
            <w:t>标准化需求</w:t>
          </w:r>
          <w:r>
            <w:rPr>
              <w:rFonts w:hint="eastAsia" w:hAnsi="宋体" w:cs="宋体"/>
              <w:b w:val="0"/>
              <w:bCs w:val="0"/>
              <w:sz w:val="24"/>
              <w:rPrChange w:id="329" w:author="吴泽宇" w:date="2025-09-26T09:06:03Z">
                <w:rPr>
                  <w:rFonts w:hint="eastAsia" w:hAnsi="宋体" w:cs="宋体"/>
                  <w:b w:val="0"/>
                  <w:bCs w:val="0"/>
                </w:rPr>
              </w:rPrChange>
            </w:rPr>
            <w:tab/>
          </w:r>
          <w:r>
            <w:rPr>
              <w:rFonts w:hint="eastAsia" w:hAnsi="宋体" w:cs="宋体"/>
              <w:b w:val="0"/>
              <w:bCs w:val="0"/>
              <w:sz w:val="24"/>
              <w:rPrChange w:id="330" w:author="吴泽宇" w:date="2025-09-26T09:06:03Z">
                <w:rPr>
                  <w:rFonts w:hint="eastAsia" w:hAnsi="宋体" w:cs="宋体"/>
                  <w:b w:val="0"/>
                  <w:bCs w:val="0"/>
                </w:rPr>
              </w:rPrChange>
            </w:rPr>
            <w:fldChar w:fldCharType="begin"/>
          </w:r>
          <w:r>
            <w:rPr>
              <w:rFonts w:hint="eastAsia" w:hAnsi="宋体" w:cs="宋体"/>
              <w:b w:val="0"/>
              <w:bCs w:val="0"/>
              <w:sz w:val="24"/>
              <w:rPrChange w:id="331" w:author="吴泽宇" w:date="2025-09-26T09:06:03Z">
                <w:rPr>
                  <w:rFonts w:hint="eastAsia" w:hAnsi="宋体" w:cs="宋体"/>
                  <w:b w:val="0"/>
                  <w:bCs w:val="0"/>
                </w:rPr>
              </w:rPrChange>
            </w:rPr>
            <w:instrText xml:space="preserve"> PAGEREF _Toc24737 \h </w:instrText>
          </w:r>
          <w:r>
            <w:rPr>
              <w:rFonts w:hint="eastAsia" w:hAnsi="宋体" w:cs="宋体"/>
              <w:b w:val="0"/>
              <w:bCs w:val="0"/>
              <w:sz w:val="24"/>
              <w:rPrChange w:id="332" w:author="吴泽宇" w:date="2025-09-26T09:06:03Z">
                <w:rPr>
                  <w:rFonts w:hint="eastAsia" w:hAnsi="宋体" w:cs="宋体"/>
                  <w:b w:val="0"/>
                  <w:bCs w:val="0"/>
                </w:rPr>
              </w:rPrChange>
            </w:rPr>
            <w:fldChar w:fldCharType="separate"/>
          </w:r>
          <w:ins w:id="333" w:author="CMCC-0926" w:date="2025-09-28T15:22:33Z">
            <w:r>
              <w:rPr>
                <w:rFonts w:hint="eastAsia" w:hAnsi="宋体" w:cs="宋体"/>
                <w:b w:val="0"/>
                <w:bCs w:val="0"/>
                <w:sz w:val="24"/>
              </w:rPr>
              <w:t>5</w:t>
            </w:r>
          </w:ins>
          <w:del w:id="334" w:author="CMCC-0926" w:date="2025-09-28T15:22:33Z">
            <w:r>
              <w:rPr>
                <w:rFonts w:hint="eastAsia" w:hAnsi="宋体" w:cs="宋体"/>
                <w:b w:val="0"/>
                <w:bCs w:val="0"/>
                <w:sz w:val="24"/>
                <w:rPrChange w:id="335" w:author="吴泽宇" w:date="2025-09-26T09:06:03Z">
                  <w:rPr>
                    <w:rFonts w:hint="eastAsia" w:hAnsi="宋体" w:cs="宋体"/>
                    <w:b w:val="0"/>
                    <w:bCs w:val="0"/>
                  </w:rPr>
                </w:rPrChange>
              </w:rPr>
              <w:delText>8</w:delText>
            </w:r>
          </w:del>
          <w:r>
            <w:rPr>
              <w:rFonts w:hint="eastAsia" w:hAnsi="宋体" w:cs="宋体"/>
              <w:b w:val="0"/>
              <w:bCs w:val="0"/>
              <w:sz w:val="24"/>
              <w:rPrChange w:id="337" w:author="吴泽宇" w:date="2025-09-26T09:06:03Z">
                <w:rPr>
                  <w:rFonts w:hint="eastAsia" w:hAnsi="宋体" w:cs="宋体"/>
                  <w:b w:val="0"/>
                  <w:bCs w:val="0"/>
                </w:rPr>
              </w:rPrChange>
            </w:rPr>
            <w:fldChar w:fldCharType="end"/>
          </w:r>
          <w:r>
            <w:rPr>
              <w:rFonts w:hint="eastAsia" w:hAnsi="宋体" w:cs="宋体"/>
              <w:b w:val="0"/>
              <w:bCs w:val="0"/>
              <w:sz w:val="24"/>
              <w:rPrChange w:id="338" w:author="吴泽宇" w:date="2025-09-26T09:06:03Z">
                <w:rPr>
                  <w:rFonts w:hint="eastAsia" w:hAnsi="宋体" w:cs="宋体"/>
                  <w:b w:val="0"/>
                  <w:bCs w:val="0"/>
                </w:rPr>
              </w:rPrChange>
            </w:rPr>
            <w:fldChar w:fldCharType="end"/>
          </w:r>
        </w:p>
        <w:p w14:paraId="1158FD23">
          <w:pPr>
            <w:pStyle w:val="49"/>
            <w:tabs>
              <w:tab w:val="right" w:leader="dot" w:pos="8497"/>
              <w:tab w:val="clear" w:pos="9241"/>
            </w:tabs>
            <w:spacing w:line="240" w:lineRule="auto"/>
            <w:rPr>
              <w:rFonts w:hint="eastAsia" w:hAnsi="宋体" w:cs="宋体"/>
              <w:b w:val="0"/>
              <w:bCs w:val="0"/>
              <w:sz w:val="24"/>
              <w:rPrChange w:id="339" w:author="吴泽宇" w:date="2025-09-26T09:06:03Z">
                <w:rPr>
                  <w:rFonts w:hint="eastAsia" w:hAnsi="宋体" w:cs="宋体"/>
                  <w:b w:val="0"/>
                  <w:bCs w:val="0"/>
                </w:rPr>
              </w:rPrChange>
            </w:rPr>
          </w:pPr>
          <w:r>
            <w:rPr>
              <w:rFonts w:hint="eastAsia" w:hAnsi="宋体" w:cs="宋体"/>
              <w:b w:val="0"/>
              <w:bCs w:val="0"/>
              <w:sz w:val="24"/>
              <w:rPrChange w:id="340" w:author="吴泽宇" w:date="2025-09-26T09:06:03Z">
                <w:rPr>
                  <w:rFonts w:hint="eastAsia" w:hAnsi="宋体" w:cs="宋体"/>
                  <w:b w:val="0"/>
                  <w:bCs w:val="0"/>
                </w:rPr>
              </w:rPrChange>
            </w:rPr>
            <w:fldChar w:fldCharType="begin"/>
          </w:r>
          <w:r>
            <w:rPr>
              <w:rFonts w:hint="eastAsia" w:hAnsi="宋体" w:cs="宋体"/>
              <w:b w:val="0"/>
              <w:bCs w:val="0"/>
              <w:sz w:val="24"/>
              <w:rPrChange w:id="341" w:author="吴泽宇" w:date="2025-09-26T09:06:03Z">
                <w:rPr>
                  <w:rFonts w:hint="eastAsia" w:hAnsi="宋体" w:cs="宋体"/>
                  <w:b w:val="0"/>
                  <w:bCs w:val="0"/>
                </w:rPr>
              </w:rPrChange>
            </w:rPr>
            <w:instrText xml:space="preserve"> HYPERLINK \l _Toc5512 </w:instrText>
          </w:r>
          <w:r>
            <w:rPr>
              <w:rFonts w:hint="eastAsia" w:hAnsi="宋体" w:cs="宋体"/>
              <w:b w:val="0"/>
              <w:bCs w:val="0"/>
              <w:sz w:val="24"/>
              <w:rPrChange w:id="342" w:author="吴泽宇" w:date="2025-09-26T09:06:03Z">
                <w:rPr>
                  <w:rFonts w:hint="eastAsia" w:hAnsi="宋体" w:cs="宋体"/>
                  <w:b w:val="0"/>
                  <w:bCs w:val="0"/>
                </w:rPr>
              </w:rPrChange>
            </w:rPr>
            <w:fldChar w:fldCharType="separate"/>
          </w:r>
          <w:r>
            <w:rPr>
              <w:rFonts w:hint="eastAsia" w:ascii="宋体" w:hAnsi="宋体" w:eastAsia="宋体" w:cs="宋体"/>
              <w:b w:val="0"/>
              <w:bCs w:val="0"/>
              <w:sz w:val="24"/>
              <w:szCs w:val="21"/>
              <w:lang w:val="en-US" w:eastAsia="zh-CN"/>
              <w:rPrChange w:id="343" w:author="吴泽宇" w:date="2025-09-26T09:06:03Z">
                <w:rPr>
                  <w:rFonts w:hint="eastAsia" w:ascii="宋体" w:hAnsi="宋体" w:eastAsia="宋体" w:cs="宋体"/>
                  <w:b w:val="0"/>
                  <w:bCs w:val="0"/>
                  <w:szCs w:val="21"/>
                  <w:lang w:val="en-US" w:eastAsia="zh-CN"/>
                </w:rPr>
              </w:rPrChange>
            </w:rPr>
            <w:t xml:space="preserve">5.3 </w:t>
          </w:r>
          <w:r>
            <w:rPr>
              <w:rFonts w:hint="eastAsia" w:hAnsi="宋体" w:cs="宋体"/>
              <w:b w:val="0"/>
              <w:bCs w:val="0"/>
              <w:sz w:val="24"/>
              <w:rPrChange w:id="344" w:author="吴泽宇" w:date="2025-09-26T09:06:03Z">
                <w:rPr>
                  <w:rFonts w:hint="eastAsia" w:hAnsi="宋体" w:cs="宋体"/>
                  <w:b w:val="0"/>
                  <w:bCs w:val="0"/>
                </w:rPr>
              </w:rPrChange>
            </w:rPr>
            <w:t>大模型辅助</w:t>
          </w:r>
          <w:r>
            <w:rPr>
              <w:rFonts w:hint="eastAsia" w:hAnsi="宋体" w:cs="宋体"/>
              <w:b w:val="0"/>
              <w:bCs w:val="0"/>
              <w:sz w:val="24"/>
              <w:lang w:val="en-US" w:eastAsia="zh-CN"/>
              <w:rPrChange w:id="345" w:author="吴泽宇" w:date="2025-09-26T09:06:03Z">
                <w:rPr>
                  <w:rFonts w:hint="eastAsia" w:hAnsi="宋体" w:cs="宋体"/>
                  <w:b w:val="0"/>
                  <w:bCs w:val="0"/>
                  <w:lang w:val="en-US" w:eastAsia="zh-CN"/>
                </w:rPr>
              </w:rPrChange>
            </w:rPr>
            <w:t>的意图协商</w:t>
          </w:r>
          <w:r>
            <w:rPr>
              <w:rFonts w:hint="eastAsia" w:hAnsi="宋体" w:cs="宋体"/>
              <w:b w:val="0"/>
              <w:bCs w:val="0"/>
              <w:sz w:val="24"/>
              <w:rPrChange w:id="346" w:author="吴泽宇" w:date="2025-09-26T09:06:03Z">
                <w:rPr>
                  <w:rFonts w:hint="eastAsia" w:hAnsi="宋体" w:cs="宋体"/>
                  <w:b w:val="0"/>
                  <w:bCs w:val="0"/>
                </w:rPr>
              </w:rPrChange>
            </w:rPr>
            <w:tab/>
          </w:r>
          <w:r>
            <w:rPr>
              <w:rFonts w:hint="eastAsia" w:hAnsi="宋体" w:cs="宋体"/>
              <w:b w:val="0"/>
              <w:bCs w:val="0"/>
              <w:sz w:val="24"/>
              <w:rPrChange w:id="347" w:author="吴泽宇" w:date="2025-09-26T09:06:03Z">
                <w:rPr>
                  <w:rFonts w:hint="eastAsia" w:hAnsi="宋体" w:cs="宋体"/>
                  <w:b w:val="0"/>
                  <w:bCs w:val="0"/>
                </w:rPr>
              </w:rPrChange>
            </w:rPr>
            <w:fldChar w:fldCharType="begin"/>
          </w:r>
          <w:r>
            <w:rPr>
              <w:rFonts w:hint="eastAsia" w:hAnsi="宋体" w:cs="宋体"/>
              <w:b w:val="0"/>
              <w:bCs w:val="0"/>
              <w:sz w:val="24"/>
              <w:rPrChange w:id="348" w:author="吴泽宇" w:date="2025-09-26T09:06:03Z">
                <w:rPr>
                  <w:rFonts w:hint="eastAsia" w:hAnsi="宋体" w:cs="宋体"/>
                  <w:b w:val="0"/>
                  <w:bCs w:val="0"/>
                </w:rPr>
              </w:rPrChange>
            </w:rPr>
            <w:instrText xml:space="preserve"> PAGEREF _Toc5512 \h </w:instrText>
          </w:r>
          <w:r>
            <w:rPr>
              <w:rFonts w:hint="eastAsia" w:hAnsi="宋体" w:cs="宋体"/>
              <w:b w:val="0"/>
              <w:bCs w:val="0"/>
              <w:sz w:val="24"/>
              <w:rPrChange w:id="349" w:author="吴泽宇" w:date="2025-09-26T09:06:03Z">
                <w:rPr>
                  <w:rFonts w:hint="eastAsia" w:hAnsi="宋体" w:cs="宋体"/>
                  <w:b w:val="0"/>
                  <w:bCs w:val="0"/>
                </w:rPr>
              </w:rPrChange>
            </w:rPr>
            <w:fldChar w:fldCharType="separate"/>
          </w:r>
          <w:ins w:id="350" w:author="CMCC-0926" w:date="2025-09-28T15:22:33Z">
            <w:r>
              <w:rPr>
                <w:rFonts w:hint="eastAsia" w:hAnsi="宋体" w:cs="宋体"/>
                <w:b w:val="0"/>
                <w:bCs w:val="0"/>
                <w:sz w:val="24"/>
              </w:rPr>
              <w:t>5</w:t>
            </w:r>
          </w:ins>
          <w:del w:id="351" w:author="CMCC-0926" w:date="2025-09-28T15:22:33Z">
            <w:r>
              <w:rPr>
                <w:rFonts w:hint="eastAsia" w:hAnsi="宋体" w:cs="宋体"/>
                <w:b w:val="0"/>
                <w:bCs w:val="0"/>
                <w:sz w:val="24"/>
                <w:rPrChange w:id="352" w:author="吴泽宇" w:date="2025-09-26T09:06:03Z">
                  <w:rPr>
                    <w:rFonts w:hint="eastAsia" w:hAnsi="宋体" w:cs="宋体"/>
                    <w:b w:val="0"/>
                    <w:bCs w:val="0"/>
                  </w:rPr>
                </w:rPrChange>
              </w:rPr>
              <w:delText>9</w:delText>
            </w:r>
          </w:del>
          <w:r>
            <w:rPr>
              <w:rFonts w:hint="eastAsia" w:hAnsi="宋体" w:cs="宋体"/>
              <w:b w:val="0"/>
              <w:bCs w:val="0"/>
              <w:sz w:val="24"/>
              <w:rPrChange w:id="354" w:author="吴泽宇" w:date="2025-09-26T09:06:03Z">
                <w:rPr>
                  <w:rFonts w:hint="eastAsia" w:hAnsi="宋体" w:cs="宋体"/>
                  <w:b w:val="0"/>
                  <w:bCs w:val="0"/>
                </w:rPr>
              </w:rPrChange>
            </w:rPr>
            <w:fldChar w:fldCharType="end"/>
          </w:r>
          <w:r>
            <w:rPr>
              <w:rFonts w:hint="eastAsia" w:hAnsi="宋体" w:cs="宋体"/>
              <w:b w:val="0"/>
              <w:bCs w:val="0"/>
              <w:sz w:val="24"/>
              <w:rPrChange w:id="355" w:author="吴泽宇" w:date="2025-09-26T09:06:03Z">
                <w:rPr>
                  <w:rFonts w:hint="eastAsia" w:hAnsi="宋体" w:cs="宋体"/>
                  <w:b w:val="0"/>
                  <w:bCs w:val="0"/>
                </w:rPr>
              </w:rPrChange>
            </w:rPr>
            <w:fldChar w:fldCharType="end"/>
          </w:r>
        </w:p>
        <w:p w14:paraId="088E8734">
          <w:pPr>
            <w:pStyle w:val="26"/>
            <w:tabs>
              <w:tab w:val="right" w:leader="dot" w:pos="8497"/>
              <w:tab w:val="clear" w:pos="9241"/>
            </w:tabs>
            <w:spacing w:line="240" w:lineRule="auto"/>
            <w:rPr>
              <w:rFonts w:hint="eastAsia" w:hAnsi="宋体" w:cs="宋体"/>
              <w:b w:val="0"/>
              <w:bCs w:val="0"/>
              <w:sz w:val="24"/>
              <w:rPrChange w:id="356" w:author="吴泽宇" w:date="2025-09-26T09:06:03Z">
                <w:rPr>
                  <w:rFonts w:hint="eastAsia" w:hAnsi="宋体" w:cs="宋体"/>
                  <w:b w:val="0"/>
                  <w:bCs w:val="0"/>
                </w:rPr>
              </w:rPrChange>
            </w:rPr>
          </w:pPr>
          <w:r>
            <w:rPr>
              <w:rFonts w:hint="eastAsia" w:hAnsi="宋体" w:cs="宋体"/>
              <w:b w:val="0"/>
              <w:bCs w:val="0"/>
              <w:sz w:val="24"/>
              <w:rPrChange w:id="357" w:author="吴泽宇" w:date="2025-09-26T09:06:03Z">
                <w:rPr>
                  <w:rFonts w:hint="eastAsia" w:hAnsi="宋体" w:cs="宋体"/>
                  <w:b w:val="0"/>
                  <w:bCs w:val="0"/>
                </w:rPr>
              </w:rPrChange>
            </w:rPr>
            <w:fldChar w:fldCharType="begin"/>
          </w:r>
          <w:r>
            <w:rPr>
              <w:rFonts w:hint="eastAsia" w:hAnsi="宋体" w:cs="宋体"/>
              <w:b w:val="0"/>
              <w:bCs w:val="0"/>
              <w:sz w:val="24"/>
              <w:rPrChange w:id="358" w:author="吴泽宇" w:date="2025-09-26T09:06:03Z">
                <w:rPr>
                  <w:rFonts w:hint="eastAsia" w:hAnsi="宋体" w:cs="宋体"/>
                  <w:b w:val="0"/>
                  <w:bCs w:val="0"/>
                </w:rPr>
              </w:rPrChange>
            </w:rPr>
            <w:instrText xml:space="preserve"> HYPERLINK \l _Toc31917 </w:instrText>
          </w:r>
          <w:r>
            <w:rPr>
              <w:rFonts w:hint="eastAsia" w:hAnsi="宋体" w:cs="宋体"/>
              <w:b w:val="0"/>
              <w:bCs w:val="0"/>
              <w:sz w:val="24"/>
              <w:rPrChange w:id="359" w:author="吴泽宇" w:date="2025-09-26T09:06:03Z">
                <w:rPr>
                  <w:rFonts w:hint="eastAsia" w:hAnsi="宋体" w:cs="宋体"/>
                  <w:b w:val="0"/>
                  <w:bCs w:val="0"/>
                </w:rPr>
              </w:rPrChange>
            </w:rPr>
            <w:fldChar w:fldCharType="separate"/>
          </w:r>
          <w:r>
            <w:rPr>
              <w:rFonts w:hint="eastAsia" w:hAnsi="宋体" w:cs="宋体"/>
              <w:b w:val="0"/>
              <w:bCs w:val="0"/>
              <w:sz w:val="24"/>
              <w:rPrChange w:id="360" w:author="吴泽宇" w:date="2025-09-26T09:06:03Z">
                <w:rPr>
                  <w:rFonts w:hint="eastAsia" w:hAnsi="宋体" w:cs="宋体"/>
                  <w:b w:val="0"/>
                  <w:bCs w:val="0"/>
                </w:rPr>
              </w:rPrChange>
            </w:rPr>
            <w:t>5.3.1 功能概述</w:t>
          </w:r>
          <w:r>
            <w:rPr>
              <w:rFonts w:hint="eastAsia" w:hAnsi="宋体" w:cs="宋体"/>
              <w:b w:val="0"/>
              <w:bCs w:val="0"/>
              <w:sz w:val="24"/>
              <w:rPrChange w:id="361" w:author="吴泽宇" w:date="2025-09-26T09:06:03Z">
                <w:rPr>
                  <w:rFonts w:hint="eastAsia" w:hAnsi="宋体" w:cs="宋体"/>
                  <w:b w:val="0"/>
                  <w:bCs w:val="0"/>
                </w:rPr>
              </w:rPrChange>
            </w:rPr>
            <w:tab/>
          </w:r>
          <w:r>
            <w:rPr>
              <w:rFonts w:hint="eastAsia" w:hAnsi="宋体" w:cs="宋体"/>
              <w:b w:val="0"/>
              <w:bCs w:val="0"/>
              <w:sz w:val="24"/>
              <w:rPrChange w:id="362" w:author="吴泽宇" w:date="2025-09-26T09:06:03Z">
                <w:rPr>
                  <w:rFonts w:hint="eastAsia" w:hAnsi="宋体" w:cs="宋体"/>
                  <w:b w:val="0"/>
                  <w:bCs w:val="0"/>
                </w:rPr>
              </w:rPrChange>
            </w:rPr>
            <w:fldChar w:fldCharType="begin"/>
          </w:r>
          <w:r>
            <w:rPr>
              <w:rFonts w:hint="eastAsia" w:hAnsi="宋体" w:cs="宋体"/>
              <w:b w:val="0"/>
              <w:bCs w:val="0"/>
              <w:sz w:val="24"/>
              <w:rPrChange w:id="363" w:author="吴泽宇" w:date="2025-09-26T09:06:03Z">
                <w:rPr>
                  <w:rFonts w:hint="eastAsia" w:hAnsi="宋体" w:cs="宋体"/>
                  <w:b w:val="0"/>
                  <w:bCs w:val="0"/>
                </w:rPr>
              </w:rPrChange>
            </w:rPr>
            <w:instrText xml:space="preserve"> PAGEREF _Toc31917 \h </w:instrText>
          </w:r>
          <w:r>
            <w:rPr>
              <w:rFonts w:hint="eastAsia" w:hAnsi="宋体" w:cs="宋体"/>
              <w:b w:val="0"/>
              <w:bCs w:val="0"/>
              <w:sz w:val="24"/>
              <w:rPrChange w:id="364" w:author="吴泽宇" w:date="2025-09-26T09:06:03Z">
                <w:rPr>
                  <w:rFonts w:hint="eastAsia" w:hAnsi="宋体" w:cs="宋体"/>
                  <w:b w:val="0"/>
                  <w:bCs w:val="0"/>
                </w:rPr>
              </w:rPrChange>
            </w:rPr>
            <w:fldChar w:fldCharType="separate"/>
          </w:r>
          <w:ins w:id="365" w:author="CMCC-0926" w:date="2025-09-28T15:22:33Z">
            <w:r>
              <w:rPr>
                <w:rFonts w:hint="eastAsia" w:hAnsi="宋体" w:cs="宋体"/>
                <w:b w:val="0"/>
                <w:bCs w:val="0"/>
                <w:sz w:val="24"/>
              </w:rPr>
              <w:t>5</w:t>
            </w:r>
          </w:ins>
          <w:del w:id="366" w:author="CMCC-0926" w:date="2025-09-28T15:22:33Z">
            <w:r>
              <w:rPr>
                <w:rFonts w:hint="eastAsia" w:hAnsi="宋体" w:cs="宋体"/>
                <w:b w:val="0"/>
                <w:bCs w:val="0"/>
                <w:sz w:val="24"/>
                <w:rPrChange w:id="367" w:author="吴泽宇" w:date="2025-09-26T09:06:03Z">
                  <w:rPr>
                    <w:rFonts w:hint="eastAsia" w:hAnsi="宋体" w:cs="宋体"/>
                    <w:b w:val="0"/>
                    <w:bCs w:val="0"/>
                  </w:rPr>
                </w:rPrChange>
              </w:rPr>
              <w:delText>9</w:delText>
            </w:r>
          </w:del>
          <w:r>
            <w:rPr>
              <w:rFonts w:hint="eastAsia" w:hAnsi="宋体" w:cs="宋体"/>
              <w:b w:val="0"/>
              <w:bCs w:val="0"/>
              <w:sz w:val="24"/>
              <w:rPrChange w:id="369" w:author="吴泽宇" w:date="2025-09-26T09:06:03Z">
                <w:rPr>
                  <w:rFonts w:hint="eastAsia" w:hAnsi="宋体" w:cs="宋体"/>
                  <w:b w:val="0"/>
                  <w:bCs w:val="0"/>
                </w:rPr>
              </w:rPrChange>
            </w:rPr>
            <w:fldChar w:fldCharType="end"/>
          </w:r>
          <w:r>
            <w:rPr>
              <w:rFonts w:hint="eastAsia" w:hAnsi="宋体" w:cs="宋体"/>
              <w:b w:val="0"/>
              <w:bCs w:val="0"/>
              <w:sz w:val="24"/>
              <w:rPrChange w:id="370" w:author="吴泽宇" w:date="2025-09-26T09:06:03Z">
                <w:rPr>
                  <w:rFonts w:hint="eastAsia" w:hAnsi="宋体" w:cs="宋体"/>
                  <w:b w:val="0"/>
                  <w:bCs w:val="0"/>
                </w:rPr>
              </w:rPrChange>
            </w:rPr>
            <w:fldChar w:fldCharType="end"/>
          </w:r>
        </w:p>
        <w:p w14:paraId="5144A120">
          <w:pPr>
            <w:pStyle w:val="26"/>
            <w:tabs>
              <w:tab w:val="right" w:leader="dot" w:pos="8497"/>
              <w:tab w:val="clear" w:pos="9241"/>
            </w:tabs>
            <w:spacing w:line="240" w:lineRule="auto"/>
            <w:rPr>
              <w:rFonts w:hint="eastAsia" w:hAnsi="宋体" w:cs="宋体"/>
              <w:b w:val="0"/>
              <w:bCs w:val="0"/>
              <w:sz w:val="24"/>
              <w:rPrChange w:id="371" w:author="吴泽宇" w:date="2025-09-26T09:06:03Z">
                <w:rPr>
                  <w:rFonts w:hint="eastAsia" w:hAnsi="宋体" w:cs="宋体"/>
                  <w:b w:val="0"/>
                  <w:bCs w:val="0"/>
                </w:rPr>
              </w:rPrChange>
            </w:rPr>
          </w:pPr>
          <w:r>
            <w:rPr>
              <w:rFonts w:hint="eastAsia" w:hAnsi="宋体" w:cs="宋体"/>
              <w:b w:val="0"/>
              <w:bCs w:val="0"/>
              <w:sz w:val="24"/>
              <w:rPrChange w:id="372" w:author="吴泽宇" w:date="2025-09-26T09:06:03Z">
                <w:rPr>
                  <w:rFonts w:hint="eastAsia" w:hAnsi="宋体" w:cs="宋体"/>
                  <w:b w:val="0"/>
                  <w:bCs w:val="0"/>
                </w:rPr>
              </w:rPrChange>
            </w:rPr>
            <w:fldChar w:fldCharType="begin"/>
          </w:r>
          <w:r>
            <w:rPr>
              <w:rFonts w:hint="eastAsia" w:hAnsi="宋体" w:cs="宋体"/>
              <w:b w:val="0"/>
              <w:bCs w:val="0"/>
              <w:sz w:val="24"/>
              <w:rPrChange w:id="373" w:author="吴泽宇" w:date="2025-09-26T09:06:03Z">
                <w:rPr>
                  <w:rFonts w:hint="eastAsia" w:hAnsi="宋体" w:cs="宋体"/>
                  <w:b w:val="0"/>
                  <w:bCs w:val="0"/>
                </w:rPr>
              </w:rPrChange>
            </w:rPr>
            <w:instrText xml:space="preserve"> HYPERLINK \l _Toc3555 </w:instrText>
          </w:r>
          <w:r>
            <w:rPr>
              <w:rFonts w:hint="eastAsia" w:hAnsi="宋体" w:cs="宋体"/>
              <w:b w:val="0"/>
              <w:bCs w:val="0"/>
              <w:sz w:val="24"/>
              <w:rPrChange w:id="374" w:author="吴泽宇" w:date="2025-09-26T09:06:03Z">
                <w:rPr>
                  <w:rFonts w:hint="eastAsia" w:hAnsi="宋体" w:cs="宋体"/>
                  <w:b w:val="0"/>
                  <w:bCs w:val="0"/>
                </w:rPr>
              </w:rPrChange>
            </w:rPr>
            <w:fldChar w:fldCharType="separate"/>
          </w:r>
          <w:r>
            <w:rPr>
              <w:rFonts w:hint="eastAsia" w:hAnsi="宋体" w:cs="宋体"/>
              <w:b w:val="0"/>
              <w:bCs w:val="0"/>
              <w:sz w:val="24"/>
              <w:rPrChange w:id="375" w:author="吴泽宇" w:date="2025-09-26T09:06:03Z">
                <w:rPr>
                  <w:rFonts w:hint="eastAsia" w:hAnsi="宋体" w:cs="宋体"/>
                  <w:b w:val="0"/>
                  <w:bCs w:val="0"/>
                </w:rPr>
              </w:rPrChange>
            </w:rPr>
            <w:t xml:space="preserve">5.3.2 </w:t>
          </w:r>
          <w:r>
            <w:rPr>
              <w:rFonts w:hint="eastAsia" w:hAnsi="宋体" w:cs="宋体"/>
              <w:b w:val="0"/>
              <w:bCs w:val="0"/>
              <w:sz w:val="24"/>
              <w:lang w:val="en-US" w:eastAsia="zh-CN"/>
              <w:rPrChange w:id="376" w:author="吴泽宇" w:date="2025-09-26T09:06:03Z">
                <w:rPr>
                  <w:rFonts w:hint="eastAsia" w:hAnsi="宋体" w:cs="宋体"/>
                  <w:b w:val="0"/>
                  <w:bCs w:val="0"/>
                  <w:lang w:val="en-US" w:eastAsia="zh-CN"/>
                </w:rPr>
              </w:rPrChange>
            </w:rPr>
            <w:t>交互流程</w:t>
          </w:r>
          <w:r>
            <w:rPr>
              <w:rFonts w:hint="eastAsia" w:hAnsi="宋体" w:cs="宋体"/>
              <w:b w:val="0"/>
              <w:bCs w:val="0"/>
              <w:sz w:val="24"/>
              <w:rPrChange w:id="377" w:author="吴泽宇" w:date="2025-09-26T09:06:03Z">
                <w:rPr>
                  <w:rFonts w:hint="eastAsia" w:hAnsi="宋体" w:cs="宋体"/>
                  <w:b w:val="0"/>
                  <w:bCs w:val="0"/>
                </w:rPr>
              </w:rPrChange>
            </w:rPr>
            <w:tab/>
          </w:r>
          <w:r>
            <w:rPr>
              <w:rFonts w:hint="eastAsia" w:hAnsi="宋体" w:cs="宋体"/>
              <w:b w:val="0"/>
              <w:bCs w:val="0"/>
              <w:sz w:val="24"/>
              <w:rPrChange w:id="378" w:author="吴泽宇" w:date="2025-09-26T09:06:03Z">
                <w:rPr>
                  <w:rFonts w:hint="eastAsia" w:hAnsi="宋体" w:cs="宋体"/>
                  <w:b w:val="0"/>
                  <w:bCs w:val="0"/>
                </w:rPr>
              </w:rPrChange>
            </w:rPr>
            <w:fldChar w:fldCharType="begin"/>
          </w:r>
          <w:r>
            <w:rPr>
              <w:rFonts w:hint="eastAsia" w:hAnsi="宋体" w:cs="宋体"/>
              <w:b w:val="0"/>
              <w:bCs w:val="0"/>
              <w:sz w:val="24"/>
              <w:rPrChange w:id="379" w:author="吴泽宇" w:date="2025-09-26T09:06:03Z">
                <w:rPr>
                  <w:rFonts w:hint="eastAsia" w:hAnsi="宋体" w:cs="宋体"/>
                  <w:b w:val="0"/>
                  <w:bCs w:val="0"/>
                </w:rPr>
              </w:rPrChange>
            </w:rPr>
            <w:instrText xml:space="preserve"> PAGEREF _Toc3555 \h </w:instrText>
          </w:r>
          <w:r>
            <w:rPr>
              <w:rFonts w:hint="eastAsia" w:hAnsi="宋体" w:cs="宋体"/>
              <w:b w:val="0"/>
              <w:bCs w:val="0"/>
              <w:sz w:val="24"/>
              <w:rPrChange w:id="380" w:author="吴泽宇" w:date="2025-09-26T09:06:03Z">
                <w:rPr>
                  <w:rFonts w:hint="eastAsia" w:hAnsi="宋体" w:cs="宋体"/>
                  <w:b w:val="0"/>
                  <w:bCs w:val="0"/>
                </w:rPr>
              </w:rPrChange>
            </w:rPr>
            <w:fldChar w:fldCharType="separate"/>
          </w:r>
          <w:ins w:id="381" w:author="CMCC-0926" w:date="2025-09-28T15:22:33Z">
            <w:r>
              <w:rPr>
                <w:rFonts w:hint="eastAsia" w:hAnsi="宋体" w:cs="宋体"/>
                <w:b w:val="0"/>
                <w:bCs w:val="0"/>
                <w:sz w:val="24"/>
              </w:rPr>
              <w:t>6</w:t>
            </w:r>
          </w:ins>
          <w:del w:id="382" w:author="CMCC-0926" w:date="2025-09-28T15:22:33Z">
            <w:r>
              <w:rPr>
                <w:rFonts w:hint="eastAsia" w:hAnsi="宋体" w:cs="宋体"/>
                <w:b w:val="0"/>
                <w:bCs w:val="0"/>
                <w:sz w:val="24"/>
                <w:rPrChange w:id="383" w:author="吴泽宇" w:date="2025-09-26T09:06:03Z">
                  <w:rPr>
                    <w:rFonts w:hint="eastAsia" w:hAnsi="宋体" w:cs="宋体"/>
                    <w:b w:val="0"/>
                    <w:bCs w:val="0"/>
                  </w:rPr>
                </w:rPrChange>
              </w:rPr>
              <w:delText>9</w:delText>
            </w:r>
          </w:del>
          <w:r>
            <w:rPr>
              <w:rFonts w:hint="eastAsia" w:hAnsi="宋体" w:cs="宋体"/>
              <w:b w:val="0"/>
              <w:bCs w:val="0"/>
              <w:sz w:val="24"/>
              <w:rPrChange w:id="385" w:author="吴泽宇" w:date="2025-09-26T09:06:03Z">
                <w:rPr>
                  <w:rFonts w:hint="eastAsia" w:hAnsi="宋体" w:cs="宋体"/>
                  <w:b w:val="0"/>
                  <w:bCs w:val="0"/>
                </w:rPr>
              </w:rPrChange>
            </w:rPr>
            <w:fldChar w:fldCharType="end"/>
          </w:r>
          <w:r>
            <w:rPr>
              <w:rFonts w:hint="eastAsia" w:hAnsi="宋体" w:cs="宋体"/>
              <w:b w:val="0"/>
              <w:bCs w:val="0"/>
              <w:sz w:val="24"/>
              <w:rPrChange w:id="386" w:author="吴泽宇" w:date="2025-09-26T09:06:03Z">
                <w:rPr>
                  <w:rFonts w:hint="eastAsia" w:hAnsi="宋体" w:cs="宋体"/>
                  <w:b w:val="0"/>
                  <w:bCs w:val="0"/>
                </w:rPr>
              </w:rPrChange>
            </w:rPr>
            <w:fldChar w:fldCharType="end"/>
          </w:r>
        </w:p>
        <w:p w14:paraId="272482E6">
          <w:pPr>
            <w:pStyle w:val="26"/>
            <w:tabs>
              <w:tab w:val="right" w:leader="dot" w:pos="8497"/>
              <w:tab w:val="clear" w:pos="9241"/>
            </w:tabs>
            <w:spacing w:line="240" w:lineRule="auto"/>
            <w:rPr>
              <w:rFonts w:hint="eastAsia" w:hAnsi="宋体" w:cs="宋体"/>
              <w:b w:val="0"/>
              <w:bCs w:val="0"/>
              <w:sz w:val="24"/>
              <w:rPrChange w:id="387" w:author="吴泽宇" w:date="2025-09-26T09:06:03Z">
                <w:rPr>
                  <w:rFonts w:hint="eastAsia" w:hAnsi="宋体" w:cs="宋体"/>
                  <w:b w:val="0"/>
                  <w:bCs w:val="0"/>
                </w:rPr>
              </w:rPrChange>
            </w:rPr>
          </w:pPr>
          <w:r>
            <w:rPr>
              <w:rFonts w:hint="eastAsia" w:hAnsi="宋体" w:cs="宋体"/>
              <w:b w:val="0"/>
              <w:bCs w:val="0"/>
              <w:sz w:val="24"/>
              <w:rPrChange w:id="388" w:author="吴泽宇" w:date="2025-09-26T09:06:03Z">
                <w:rPr>
                  <w:rFonts w:hint="eastAsia" w:hAnsi="宋体" w:cs="宋体"/>
                  <w:b w:val="0"/>
                  <w:bCs w:val="0"/>
                </w:rPr>
              </w:rPrChange>
            </w:rPr>
            <w:fldChar w:fldCharType="begin"/>
          </w:r>
          <w:r>
            <w:rPr>
              <w:rFonts w:hint="eastAsia" w:hAnsi="宋体" w:cs="宋体"/>
              <w:b w:val="0"/>
              <w:bCs w:val="0"/>
              <w:sz w:val="24"/>
              <w:rPrChange w:id="389" w:author="吴泽宇" w:date="2025-09-26T09:06:03Z">
                <w:rPr>
                  <w:rFonts w:hint="eastAsia" w:hAnsi="宋体" w:cs="宋体"/>
                  <w:b w:val="0"/>
                  <w:bCs w:val="0"/>
                </w:rPr>
              </w:rPrChange>
            </w:rPr>
            <w:instrText xml:space="preserve"> HYPERLINK \l _Toc15805 </w:instrText>
          </w:r>
          <w:r>
            <w:rPr>
              <w:rFonts w:hint="eastAsia" w:hAnsi="宋体" w:cs="宋体"/>
              <w:b w:val="0"/>
              <w:bCs w:val="0"/>
              <w:sz w:val="24"/>
              <w:rPrChange w:id="390" w:author="吴泽宇" w:date="2025-09-26T09:06:03Z">
                <w:rPr>
                  <w:rFonts w:hint="eastAsia" w:hAnsi="宋体" w:cs="宋体"/>
                  <w:b w:val="0"/>
                  <w:bCs w:val="0"/>
                </w:rPr>
              </w:rPrChange>
            </w:rPr>
            <w:fldChar w:fldCharType="separate"/>
          </w:r>
          <w:r>
            <w:rPr>
              <w:rFonts w:hint="eastAsia" w:hAnsi="宋体" w:cs="宋体"/>
              <w:b w:val="0"/>
              <w:bCs w:val="0"/>
              <w:sz w:val="24"/>
              <w:rPrChange w:id="391" w:author="吴泽宇" w:date="2025-09-26T09:06:03Z">
                <w:rPr>
                  <w:rFonts w:hint="eastAsia" w:hAnsi="宋体" w:cs="宋体"/>
                  <w:b w:val="0"/>
                  <w:bCs w:val="0"/>
                </w:rPr>
              </w:rPrChange>
            </w:rPr>
            <w:t xml:space="preserve">5.3.3 </w:t>
          </w:r>
          <w:r>
            <w:rPr>
              <w:rFonts w:hint="eastAsia" w:ascii="宋体" w:hAnsi="宋体" w:eastAsia="宋体" w:cs="宋体"/>
              <w:b w:val="0"/>
              <w:bCs w:val="0"/>
              <w:kern w:val="2"/>
              <w:sz w:val="24"/>
              <w:szCs w:val="32"/>
              <w:lang w:val="en-US" w:eastAsia="zh-CN" w:bidi="ar-SA"/>
              <w:rPrChange w:id="392" w:author="吴泽宇" w:date="2025-09-26T09:06:03Z">
                <w:rPr>
                  <w:rFonts w:hint="eastAsia" w:ascii="宋体" w:hAnsi="宋体" w:eastAsia="宋体" w:cs="宋体"/>
                  <w:b w:val="0"/>
                  <w:bCs w:val="0"/>
                  <w:kern w:val="2"/>
                  <w:szCs w:val="32"/>
                  <w:lang w:val="en-US" w:eastAsia="zh-CN" w:bidi="ar-SA"/>
                </w:rPr>
              </w:rPrChange>
            </w:rPr>
            <w:t>标准化需求</w:t>
          </w:r>
          <w:r>
            <w:rPr>
              <w:rFonts w:hint="eastAsia" w:hAnsi="宋体" w:cs="宋体"/>
              <w:b w:val="0"/>
              <w:bCs w:val="0"/>
              <w:sz w:val="24"/>
              <w:rPrChange w:id="393" w:author="吴泽宇" w:date="2025-09-26T09:06:03Z">
                <w:rPr>
                  <w:rFonts w:hint="eastAsia" w:hAnsi="宋体" w:cs="宋体"/>
                  <w:b w:val="0"/>
                  <w:bCs w:val="0"/>
                </w:rPr>
              </w:rPrChange>
            </w:rPr>
            <w:tab/>
          </w:r>
          <w:r>
            <w:rPr>
              <w:rFonts w:hint="eastAsia" w:hAnsi="宋体" w:cs="宋体"/>
              <w:b w:val="0"/>
              <w:bCs w:val="0"/>
              <w:sz w:val="24"/>
              <w:rPrChange w:id="394" w:author="吴泽宇" w:date="2025-09-26T09:06:03Z">
                <w:rPr>
                  <w:rFonts w:hint="eastAsia" w:hAnsi="宋体" w:cs="宋体"/>
                  <w:b w:val="0"/>
                  <w:bCs w:val="0"/>
                </w:rPr>
              </w:rPrChange>
            </w:rPr>
            <w:fldChar w:fldCharType="begin"/>
          </w:r>
          <w:r>
            <w:rPr>
              <w:rFonts w:hint="eastAsia" w:hAnsi="宋体" w:cs="宋体"/>
              <w:b w:val="0"/>
              <w:bCs w:val="0"/>
              <w:sz w:val="24"/>
              <w:rPrChange w:id="395" w:author="吴泽宇" w:date="2025-09-26T09:06:03Z">
                <w:rPr>
                  <w:rFonts w:hint="eastAsia" w:hAnsi="宋体" w:cs="宋体"/>
                  <w:b w:val="0"/>
                  <w:bCs w:val="0"/>
                </w:rPr>
              </w:rPrChange>
            </w:rPr>
            <w:instrText xml:space="preserve"> PAGEREF _Toc15805 \h </w:instrText>
          </w:r>
          <w:r>
            <w:rPr>
              <w:rFonts w:hint="eastAsia" w:hAnsi="宋体" w:cs="宋体"/>
              <w:b w:val="0"/>
              <w:bCs w:val="0"/>
              <w:sz w:val="24"/>
              <w:rPrChange w:id="396" w:author="吴泽宇" w:date="2025-09-26T09:06:03Z">
                <w:rPr>
                  <w:rFonts w:hint="eastAsia" w:hAnsi="宋体" w:cs="宋体"/>
                  <w:b w:val="0"/>
                  <w:bCs w:val="0"/>
                </w:rPr>
              </w:rPrChange>
            </w:rPr>
            <w:fldChar w:fldCharType="separate"/>
          </w:r>
          <w:ins w:id="397" w:author="CMCC-0926" w:date="2025-09-28T15:22:33Z">
            <w:r>
              <w:rPr>
                <w:rFonts w:hint="eastAsia" w:hAnsi="宋体" w:cs="宋体"/>
                <w:b w:val="0"/>
                <w:bCs w:val="0"/>
                <w:sz w:val="24"/>
              </w:rPr>
              <w:t>6</w:t>
            </w:r>
          </w:ins>
          <w:del w:id="398" w:author="CMCC-0926" w:date="2025-09-28T15:22:33Z">
            <w:r>
              <w:rPr>
                <w:rFonts w:hint="eastAsia" w:hAnsi="宋体" w:cs="宋体"/>
                <w:b w:val="0"/>
                <w:bCs w:val="0"/>
                <w:sz w:val="24"/>
                <w:rPrChange w:id="399" w:author="吴泽宇" w:date="2025-09-26T09:06:03Z">
                  <w:rPr>
                    <w:rFonts w:hint="eastAsia" w:hAnsi="宋体" w:cs="宋体"/>
                    <w:b w:val="0"/>
                    <w:bCs w:val="0"/>
                  </w:rPr>
                </w:rPrChange>
              </w:rPr>
              <w:delText>10</w:delText>
            </w:r>
          </w:del>
          <w:r>
            <w:rPr>
              <w:rFonts w:hint="eastAsia" w:hAnsi="宋体" w:cs="宋体"/>
              <w:b w:val="0"/>
              <w:bCs w:val="0"/>
              <w:sz w:val="24"/>
              <w:rPrChange w:id="401" w:author="吴泽宇" w:date="2025-09-26T09:06:03Z">
                <w:rPr>
                  <w:rFonts w:hint="eastAsia" w:hAnsi="宋体" w:cs="宋体"/>
                  <w:b w:val="0"/>
                  <w:bCs w:val="0"/>
                </w:rPr>
              </w:rPrChange>
            </w:rPr>
            <w:fldChar w:fldCharType="end"/>
          </w:r>
          <w:r>
            <w:rPr>
              <w:rFonts w:hint="eastAsia" w:hAnsi="宋体" w:cs="宋体"/>
              <w:b w:val="0"/>
              <w:bCs w:val="0"/>
              <w:sz w:val="24"/>
              <w:rPrChange w:id="402" w:author="吴泽宇" w:date="2025-09-26T09:06:03Z">
                <w:rPr>
                  <w:rFonts w:hint="eastAsia" w:hAnsi="宋体" w:cs="宋体"/>
                  <w:b w:val="0"/>
                  <w:bCs w:val="0"/>
                </w:rPr>
              </w:rPrChange>
            </w:rPr>
            <w:fldChar w:fldCharType="end"/>
          </w:r>
        </w:p>
        <w:p w14:paraId="2D9C542A">
          <w:pPr>
            <w:pStyle w:val="49"/>
            <w:tabs>
              <w:tab w:val="right" w:leader="dot" w:pos="8497"/>
              <w:tab w:val="clear" w:pos="9241"/>
            </w:tabs>
            <w:spacing w:line="240" w:lineRule="auto"/>
            <w:rPr>
              <w:rFonts w:hint="eastAsia" w:hAnsi="宋体" w:cs="宋体"/>
              <w:b w:val="0"/>
              <w:bCs w:val="0"/>
              <w:sz w:val="24"/>
              <w:rPrChange w:id="403" w:author="吴泽宇" w:date="2025-09-26T09:06:03Z">
                <w:rPr>
                  <w:rFonts w:hint="eastAsia" w:hAnsi="宋体" w:cs="宋体"/>
                  <w:b w:val="0"/>
                  <w:bCs w:val="0"/>
                </w:rPr>
              </w:rPrChange>
            </w:rPr>
          </w:pPr>
          <w:r>
            <w:rPr>
              <w:rFonts w:hint="eastAsia" w:hAnsi="宋体" w:cs="宋体"/>
              <w:b w:val="0"/>
              <w:bCs w:val="0"/>
              <w:sz w:val="24"/>
              <w:rPrChange w:id="404" w:author="吴泽宇" w:date="2025-09-26T09:06:03Z">
                <w:rPr>
                  <w:rFonts w:hint="eastAsia" w:hAnsi="宋体" w:cs="宋体"/>
                  <w:b w:val="0"/>
                  <w:bCs w:val="0"/>
                </w:rPr>
              </w:rPrChange>
            </w:rPr>
            <w:fldChar w:fldCharType="begin"/>
          </w:r>
          <w:r>
            <w:rPr>
              <w:rFonts w:hint="eastAsia" w:hAnsi="宋体" w:cs="宋体"/>
              <w:b w:val="0"/>
              <w:bCs w:val="0"/>
              <w:sz w:val="24"/>
              <w:rPrChange w:id="405" w:author="吴泽宇" w:date="2025-09-26T09:06:03Z">
                <w:rPr>
                  <w:rFonts w:hint="eastAsia" w:hAnsi="宋体" w:cs="宋体"/>
                  <w:b w:val="0"/>
                  <w:bCs w:val="0"/>
                </w:rPr>
              </w:rPrChange>
            </w:rPr>
            <w:instrText xml:space="preserve"> HYPERLINK \l _Toc7534 </w:instrText>
          </w:r>
          <w:r>
            <w:rPr>
              <w:rFonts w:hint="eastAsia" w:hAnsi="宋体" w:cs="宋体"/>
              <w:b w:val="0"/>
              <w:bCs w:val="0"/>
              <w:sz w:val="24"/>
              <w:rPrChange w:id="406" w:author="吴泽宇" w:date="2025-09-26T09:06:03Z">
                <w:rPr>
                  <w:rFonts w:hint="eastAsia" w:hAnsi="宋体" w:cs="宋体"/>
                  <w:b w:val="0"/>
                  <w:bCs w:val="0"/>
                </w:rPr>
              </w:rPrChange>
            </w:rPr>
            <w:fldChar w:fldCharType="separate"/>
          </w:r>
          <w:r>
            <w:rPr>
              <w:rFonts w:hint="eastAsia" w:ascii="宋体" w:hAnsi="宋体" w:eastAsia="宋体" w:cs="宋体"/>
              <w:b w:val="0"/>
              <w:bCs w:val="0"/>
              <w:sz w:val="24"/>
              <w:szCs w:val="21"/>
              <w:lang w:val="en-US"/>
              <w:rPrChange w:id="407" w:author="吴泽宇" w:date="2025-09-26T09:06:03Z">
                <w:rPr>
                  <w:rFonts w:hint="eastAsia" w:ascii="宋体" w:hAnsi="宋体" w:eastAsia="宋体" w:cs="宋体"/>
                  <w:b w:val="0"/>
                  <w:bCs w:val="0"/>
                  <w:szCs w:val="21"/>
                  <w:lang w:val="en-US"/>
                </w:rPr>
              </w:rPrChange>
            </w:rPr>
            <w:t xml:space="preserve">5.4 </w:t>
          </w:r>
          <w:r>
            <w:rPr>
              <w:rFonts w:hint="eastAsia" w:hAnsi="宋体" w:cs="宋体"/>
              <w:b w:val="0"/>
              <w:bCs w:val="0"/>
              <w:sz w:val="24"/>
              <w:rPrChange w:id="408" w:author="吴泽宇" w:date="2025-09-26T09:06:03Z">
                <w:rPr>
                  <w:rFonts w:hint="eastAsia" w:hAnsi="宋体" w:cs="宋体"/>
                  <w:b w:val="0"/>
                  <w:bCs w:val="0"/>
                </w:rPr>
              </w:rPrChange>
            </w:rPr>
            <w:t>大模型辅助</w:t>
          </w:r>
          <w:r>
            <w:rPr>
              <w:rFonts w:hint="eastAsia" w:hAnsi="宋体" w:cs="宋体"/>
              <w:b w:val="0"/>
              <w:bCs w:val="0"/>
              <w:sz w:val="24"/>
              <w:lang w:val="en-US" w:eastAsia="zh-CN"/>
              <w:rPrChange w:id="409" w:author="吴泽宇" w:date="2025-09-26T09:06:03Z">
                <w:rPr>
                  <w:rFonts w:hint="eastAsia" w:hAnsi="宋体" w:cs="宋体"/>
                  <w:b w:val="0"/>
                  <w:bCs w:val="0"/>
                  <w:lang w:val="en-US" w:eastAsia="zh-CN"/>
                </w:rPr>
              </w:rPrChange>
            </w:rPr>
            <w:t>的</w:t>
          </w:r>
          <w:r>
            <w:rPr>
              <w:rFonts w:hint="eastAsia" w:hAnsi="宋体" w:cs="宋体"/>
              <w:b w:val="0"/>
              <w:bCs w:val="0"/>
              <w:sz w:val="24"/>
              <w:lang w:val="en-US"/>
              <w:rPrChange w:id="410" w:author="吴泽宇" w:date="2025-09-26T09:06:03Z">
                <w:rPr>
                  <w:rFonts w:hint="eastAsia" w:hAnsi="宋体" w:cs="宋体"/>
                  <w:b w:val="0"/>
                  <w:bCs w:val="0"/>
                  <w:lang w:val="en-US"/>
                </w:rPr>
              </w:rPrChange>
            </w:rPr>
            <w:t>意图</w:t>
          </w:r>
          <w:r>
            <w:rPr>
              <w:rFonts w:hint="eastAsia" w:hAnsi="宋体" w:cs="宋体"/>
              <w:b w:val="0"/>
              <w:bCs w:val="0"/>
              <w:sz w:val="24"/>
              <w:rPrChange w:id="411" w:author="吴泽宇" w:date="2025-09-26T09:06:03Z">
                <w:rPr>
                  <w:rFonts w:hint="eastAsia" w:hAnsi="宋体" w:cs="宋体"/>
                  <w:b w:val="0"/>
                  <w:bCs w:val="0"/>
                </w:rPr>
              </w:rPrChange>
            </w:rPr>
            <w:t>实现</w:t>
          </w:r>
          <w:r>
            <w:rPr>
              <w:rFonts w:hint="eastAsia" w:hAnsi="宋体" w:cs="宋体"/>
              <w:b w:val="0"/>
              <w:bCs w:val="0"/>
              <w:sz w:val="24"/>
              <w:lang w:val="en-US" w:eastAsia="zh-CN"/>
              <w:rPrChange w:id="412" w:author="吴泽宇" w:date="2025-09-26T09:06:03Z">
                <w:rPr>
                  <w:rFonts w:hint="eastAsia" w:hAnsi="宋体" w:cs="宋体"/>
                  <w:b w:val="0"/>
                  <w:bCs w:val="0"/>
                  <w:lang w:val="en-US" w:eastAsia="zh-CN"/>
                </w:rPr>
              </w:rPrChange>
            </w:rPr>
            <w:t>方案确定</w:t>
          </w:r>
          <w:r>
            <w:rPr>
              <w:rFonts w:hint="eastAsia" w:hAnsi="宋体" w:cs="宋体"/>
              <w:b w:val="0"/>
              <w:bCs w:val="0"/>
              <w:sz w:val="24"/>
              <w:rPrChange w:id="413" w:author="吴泽宇" w:date="2025-09-26T09:06:03Z">
                <w:rPr>
                  <w:rFonts w:hint="eastAsia" w:hAnsi="宋体" w:cs="宋体"/>
                  <w:b w:val="0"/>
                  <w:bCs w:val="0"/>
                </w:rPr>
              </w:rPrChange>
            </w:rPr>
            <w:tab/>
          </w:r>
          <w:r>
            <w:rPr>
              <w:rFonts w:hint="eastAsia" w:hAnsi="宋体" w:cs="宋体"/>
              <w:b w:val="0"/>
              <w:bCs w:val="0"/>
              <w:sz w:val="24"/>
              <w:rPrChange w:id="414" w:author="吴泽宇" w:date="2025-09-26T09:06:03Z">
                <w:rPr>
                  <w:rFonts w:hint="eastAsia" w:hAnsi="宋体" w:cs="宋体"/>
                  <w:b w:val="0"/>
                  <w:bCs w:val="0"/>
                </w:rPr>
              </w:rPrChange>
            </w:rPr>
            <w:fldChar w:fldCharType="begin"/>
          </w:r>
          <w:r>
            <w:rPr>
              <w:rFonts w:hint="eastAsia" w:hAnsi="宋体" w:cs="宋体"/>
              <w:b w:val="0"/>
              <w:bCs w:val="0"/>
              <w:sz w:val="24"/>
              <w:rPrChange w:id="415" w:author="吴泽宇" w:date="2025-09-26T09:06:03Z">
                <w:rPr>
                  <w:rFonts w:hint="eastAsia" w:hAnsi="宋体" w:cs="宋体"/>
                  <w:b w:val="0"/>
                  <w:bCs w:val="0"/>
                </w:rPr>
              </w:rPrChange>
            </w:rPr>
            <w:instrText xml:space="preserve"> PAGEREF _Toc7534 \h </w:instrText>
          </w:r>
          <w:r>
            <w:rPr>
              <w:rFonts w:hint="eastAsia" w:hAnsi="宋体" w:cs="宋体"/>
              <w:b w:val="0"/>
              <w:bCs w:val="0"/>
              <w:sz w:val="24"/>
              <w:rPrChange w:id="416" w:author="吴泽宇" w:date="2025-09-26T09:06:03Z">
                <w:rPr>
                  <w:rFonts w:hint="eastAsia" w:hAnsi="宋体" w:cs="宋体"/>
                  <w:b w:val="0"/>
                  <w:bCs w:val="0"/>
                </w:rPr>
              </w:rPrChange>
            </w:rPr>
            <w:fldChar w:fldCharType="separate"/>
          </w:r>
          <w:ins w:id="417" w:author="CMCC-0926" w:date="2025-09-28T15:22:33Z">
            <w:r>
              <w:rPr>
                <w:rFonts w:hint="eastAsia" w:hAnsi="宋体" w:cs="宋体"/>
                <w:b w:val="0"/>
                <w:bCs w:val="0"/>
                <w:sz w:val="24"/>
              </w:rPr>
              <w:t>7</w:t>
            </w:r>
          </w:ins>
          <w:del w:id="418" w:author="CMCC-0926" w:date="2025-09-28T15:22:33Z">
            <w:r>
              <w:rPr>
                <w:rFonts w:hint="eastAsia" w:hAnsi="宋体" w:cs="宋体"/>
                <w:b w:val="0"/>
                <w:bCs w:val="0"/>
                <w:sz w:val="24"/>
                <w:rPrChange w:id="419" w:author="吴泽宇" w:date="2025-09-26T09:06:03Z">
                  <w:rPr>
                    <w:rFonts w:hint="eastAsia" w:hAnsi="宋体" w:cs="宋体"/>
                    <w:b w:val="0"/>
                    <w:bCs w:val="0"/>
                  </w:rPr>
                </w:rPrChange>
              </w:rPr>
              <w:delText>10</w:delText>
            </w:r>
          </w:del>
          <w:r>
            <w:rPr>
              <w:rFonts w:hint="eastAsia" w:hAnsi="宋体" w:cs="宋体"/>
              <w:b w:val="0"/>
              <w:bCs w:val="0"/>
              <w:sz w:val="24"/>
              <w:rPrChange w:id="421" w:author="吴泽宇" w:date="2025-09-26T09:06:03Z">
                <w:rPr>
                  <w:rFonts w:hint="eastAsia" w:hAnsi="宋体" w:cs="宋体"/>
                  <w:b w:val="0"/>
                  <w:bCs w:val="0"/>
                </w:rPr>
              </w:rPrChange>
            </w:rPr>
            <w:fldChar w:fldCharType="end"/>
          </w:r>
          <w:r>
            <w:rPr>
              <w:rFonts w:hint="eastAsia" w:hAnsi="宋体" w:cs="宋体"/>
              <w:b w:val="0"/>
              <w:bCs w:val="0"/>
              <w:sz w:val="24"/>
              <w:rPrChange w:id="422" w:author="吴泽宇" w:date="2025-09-26T09:06:03Z">
                <w:rPr>
                  <w:rFonts w:hint="eastAsia" w:hAnsi="宋体" w:cs="宋体"/>
                  <w:b w:val="0"/>
                  <w:bCs w:val="0"/>
                </w:rPr>
              </w:rPrChange>
            </w:rPr>
            <w:fldChar w:fldCharType="end"/>
          </w:r>
        </w:p>
        <w:p w14:paraId="365EA3C4">
          <w:pPr>
            <w:pStyle w:val="26"/>
            <w:tabs>
              <w:tab w:val="right" w:leader="dot" w:pos="8497"/>
              <w:tab w:val="clear" w:pos="9241"/>
            </w:tabs>
            <w:spacing w:line="240" w:lineRule="auto"/>
            <w:rPr>
              <w:rFonts w:hint="eastAsia" w:hAnsi="宋体" w:cs="宋体"/>
              <w:b w:val="0"/>
              <w:bCs w:val="0"/>
              <w:sz w:val="24"/>
              <w:rPrChange w:id="423" w:author="吴泽宇" w:date="2025-09-26T09:06:03Z">
                <w:rPr>
                  <w:rFonts w:hint="eastAsia" w:hAnsi="宋体" w:cs="宋体"/>
                  <w:b w:val="0"/>
                  <w:bCs w:val="0"/>
                </w:rPr>
              </w:rPrChange>
            </w:rPr>
          </w:pPr>
          <w:r>
            <w:rPr>
              <w:rFonts w:hint="eastAsia" w:hAnsi="宋体" w:cs="宋体"/>
              <w:b w:val="0"/>
              <w:bCs w:val="0"/>
              <w:sz w:val="24"/>
              <w:rPrChange w:id="424" w:author="吴泽宇" w:date="2025-09-26T09:06:03Z">
                <w:rPr>
                  <w:rFonts w:hint="eastAsia" w:hAnsi="宋体" w:cs="宋体"/>
                  <w:b w:val="0"/>
                  <w:bCs w:val="0"/>
                </w:rPr>
              </w:rPrChange>
            </w:rPr>
            <w:fldChar w:fldCharType="begin"/>
          </w:r>
          <w:r>
            <w:rPr>
              <w:rFonts w:hint="eastAsia" w:hAnsi="宋体" w:cs="宋体"/>
              <w:b w:val="0"/>
              <w:bCs w:val="0"/>
              <w:sz w:val="24"/>
              <w:rPrChange w:id="425" w:author="吴泽宇" w:date="2025-09-26T09:06:03Z">
                <w:rPr>
                  <w:rFonts w:hint="eastAsia" w:hAnsi="宋体" w:cs="宋体"/>
                  <w:b w:val="0"/>
                  <w:bCs w:val="0"/>
                </w:rPr>
              </w:rPrChange>
            </w:rPr>
            <w:instrText xml:space="preserve"> HYPERLINK \l _Toc9100 </w:instrText>
          </w:r>
          <w:r>
            <w:rPr>
              <w:rFonts w:hint="eastAsia" w:hAnsi="宋体" w:cs="宋体"/>
              <w:b w:val="0"/>
              <w:bCs w:val="0"/>
              <w:sz w:val="24"/>
              <w:rPrChange w:id="426" w:author="吴泽宇" w:date="2025-09-26T09:06:03Z">
                <w:rPr>
                  <w:rFonts w:hint="eastAsia" w:hAnsi="宋体" w:cs="宋体"/>
                  <w:b w:val="0"/>
                  <w:bCs w:val="0"/>
                </w:rPr>
              </w:rPrChange>
            </w:rPr>
            <w:fldChar w:fldCharType="separate"/>
          </w:r>
          <w:r>
            <w:rPr>
              <w:rFonts w:hint="eastAsia" w:hAnsi="宋体" w:cs="宋体"/>
              <w:b w:val="0"/>
              <w:bCs w:val="0"/>
              <w:sz w:val="24"/>
              <w:rPrChange w:id="427" w:author="吴泽宇" w:date="2025-09-26T09:06:03Z">
                <w:rPr>
                  <w:rFonts w:hint="eastAsia" w:hAnsi="宋体" w:cs="宋体"/>
                  <w:b w:val="0"/>
                  <w:bCs w:val="0"/>
                </w:rPr>
              </w:rPrChange>
            </w:rPr>
            <w:t>5.4.1 功能概述</w:t>
          </w:r>
          <w:r>
            <w:rPr>
              <w:rFonts w:hint="eastAsia" w:hAnsi="宋体" w:cs="宋体"/>
              <w:b w:val="0"/>
              <w:bCs w:val="0"/>
              <w:sz w:val="24"/>
              <w:rPrChange w:id="428" w:author="吴泽宇" w:date="2025-09-26T09:06:03Z">
                <w:rPr>
                  <w:rFonts w:hint="eastAsia" w:hAnsi="宋体" w:cs="宋体"/>
                  <w:b w:val="0"/>
                  <w:bCs w:val="0"/>
                </w:rPr>
              </w:rPrChange>
            </w:rPr>
            <w:tab/>
          </w:r>
          <w:r>
            <w:rPr>
              <w:rFonts w:hint="eastAsia" w:hAnsi="宋体" w:cs="宋体"/>
              <w:b w:val="0"/>
              <w:bCs w:val="0"/>
              <w:sz w:val="24"/>
              <w:rPrChange w:id="429" w:author="吴泽宇" w:date="2025-09-26T09:06:03Z">
                <w:rPr>
                  <w:rFonts w:hint="eastAsia" w:hAnsi="宋体" w:cs="宋体"/>
                  <w:b w:val="0"/>
                  <w:bCs w:val="0"/>
                </w:rPr>
              </w:rPrChange>
            </w:rPr>
            <w:fldChar w:fldCharType="begin"/>
          </w:r>
          <w:r>
            <w:rPr>
              <w:rFonts w:hint="eastAsia" w:hAnsi="宋体" w:cs="宋体"/>
              <w:b w:val="0"/>
              <w:bCs w:val="0"/>
              <w:sz w:val="24"/>
              <w:rPrChange w:id="430" w:author="吴泽宇" w:date="2025-09-26T09:06:03Z">
                <w:rPr>
                  <w:rFonts w:hint="eastAsia" w:hAnsi="宋体" w:cs="宋体"/>
                  <w:b w:val="0"/>
                  <w:bCs w:val="0"/>
                </w:rPr>
              </w:rPrChange>
            </w:rPr>
            <w:instrText xml:space="preserve"> PAGEREF _Toc9100 \h </w:instrText>
          </w:r>
          <w:r>
            <w:rPr>
              <w:rFonts w:hint="eastAsia" w:hAnsi="宋体" w:cs="宋体"/>
              <w:b w:val="0"/>
              <w:bCs w:val="0"/>
              <w:sz w:val="24"/>
              <w:rPrChange w:id="431" w:author="吴泽宇" w:date="2025-09-26T09:06:03Z">
                <w:rPr>
                  <w:rFonts w:hint="eastAsia" w:hAnsi="宋体" w:cs="宋体"/>
                  <w:b w:val="0"/>
                  <w:bCs w:val="0"/>
                </w:rPr>
              </w:rPrChange>
            </w:rPr>
            <w:fldChar w:fldCharType="separate"/>
          </w:r>
          <w:ins w:id="432" w:author="CMCC-0926" w:date="2025-09-28T15:22:33Z">
            <w:r>
              <w:rPr>
                <w:rFonts w:hint="eastAsia" w:hAnsi="宋体" w:cs="宋体"/>
                <w:b w:val="0"/>
                <w:bCs w:val="0"/>
                <w:sz w:val="24"/>
              </w:rPr>
              <w:t>7</w:t>
            </w:r>
          </w:ins>
          <w:del w:id="433" w:author="CMCC-0926" w:date="2025-09-28T15:22:33Z">
            <w:r>
              <w:rPr>
                <w:rFonts w:hint="eastAsia" w:hAnsi="宋体" w:cs="宋体"/>
                <w:b w:val="0"/>
                <w:bCs w:val="0"/>
                <w:sz w:val="24"/>
                <w:rPrChange w:id="434" w:author="吴泽宇" w:date="2025-09-26T09:06:03Z">
                  <w:rPr>
                    <w:rFonts w:hint="eastAsia" w:hAnsi="宋体" w:cs="宋体"/>
                    <w:b w:val="0"/>
                    <w:bCs w:val="0"/>
                  </w:rPr>
                </w:rPrChange>
              </w:rPr>
              <w:delText>10</w:delText>
            </w:r>
          </w:del>
          <w:r>
            <w:rPr>
              <w:rFonts w:hint="eastAsia" w:hAnsi="宋体" w:cs="宋体"/>
              <w:b w:val="0"/>
              <w:bCs w:val="0"/>
              <w:sz w:val="24"/>
              <w:rPrChange w:id="436" w:author="吴泽宇" w:date="2025-09-26T09:06:03Z">
                <w:rPr>
                  <w:rFonts w:hint="eastAsia" w:hAnsi="宋体" w:cs="宋体"/>
                  <w:b w:val="0"/>
                  <w:bCs w:val="0"/>
                </w:rPr>
              </w:rPrChange>
            </w:rPr>
            <w:fldChar w:fldCharType="end"/>
          </w:r>
          <w:r>
            <w:rPr>
              <w:rFonts w:hint="eastAsia" w:hAnsi="宋体" w:cs="宋体"/>
              <w:b w:val="0"/>
              <w:bCs w:val="0"/>
              <w:sz w:val="24"/>
              <w:rPrChange w:id="437" w:author="吴泽宇" w:date="2025-09-26T09:06:03Z">
                <w:rPr>
                  <w:rFonts w:hint="eastAsia" w:hAnsi="宋体" w:cs="宋体"/>
                  <w:b w:val="0"/>
                  <w:bCs w:val="0"/>
                </w:rPr>
              </w:rPrChange>
            </w:rPr>
            <w:fldChar w:fldCharType="end"/>
          </w:r>
        </w:p>
        <w:p w14:paraId="29966B64">
          <w:pPr>
            <w:pStyle w:val="26"/>
            <w:tabs>
              <w:tab w:val="right" w:leader="dot" w:pos="8497"/>
              <w:tab w:val="clear" w:pos="9241"/>
            </w:tabs>
            <w:spacing w:line="240" w:lineRule="auto"/>
            <w:rPr>
              <w:rFonts w:hint="eastAsia" w:hAnsi="宋体" w:cs="宋体"/>
              <w:b w:val="0"/>
              <w:bCs w:val="0"/>
              <w:sz w:val="24"/>
              <w:rPrChange w:id="438" w:author="吴泽宇" w:date="2025-09-26T09:06:03Z">
                <w:rPr>
                  <w:rFonts w:hint="eastAsia" w:hAnsi="宋体" w:cs="宋体"/>
                  <w:b w:val="0"/>
                  <w:bCs w:val="0"/>
                </w:rPr>
              </w:rPrChange>
            </w:rPr>
          </w:pPr>
          <w:r>
            <w:rPr>
              <w:rFonts w:hint="eastAsia" w:hAnsi="宋体" w:cs="宋体"/>
              <w:b w:val="0"/>
              <w:bCs w:val="0"/>
              <w:sz w:val="24"/>
              <w:rPrChange w:id="439" w:author="吴泽宇" w:date="2025-09-26T09:06:03Z">
                <w:rPr>
                  <w:rFonts w:hint="eastAsia" w:hAnsi="宋体" w:cs="宋体"/>
                  <w:b w:val="0"/>
                  <w:bCs w:val="0"/>
                </w:rPr>
              </w:rPrChange>
            </w:rPr>
            <w:fldChar w:fldCharType="begin"/>
          </w:r>
          <w:r>
            <w:rPr>
              <w:rFonts w:hint="eastAsia" w:hAnsi="宋体" w:cs="宋体"/>
              <w:b w:val="0"/>
              <w:bCs w:val="0"/>
              <w:sz w:val="24"/>
              <w:rPrChange w:id="440" w:author="吴泽宇" w:date="2025-09-26T09:06:03Z">
                <w:rPr>
                  <w:rFonts w:hint="eastAsia" w:hAnsi="宋体" w:cs="宋体"/>
                  <w:b w:val="0"/>
                  <w:bCs w:val="0"/>
                </w:rPr>
              </w:rPrChange>
            </w:rPr>
            <w:instrText xml:space="preserve"> HYPERLINK \l _Toc2257 </w:instrText>
          </w:r>
          <w:r>
            <w:rPr>
              <w:rFonts w:hint="eastAsia" w:hAnsi="宋体" w:cs="宋体"/>
              <w:b w:val="0"/>
              <w:bCs w:val="0"/>
              <w:sz w:val="24"/>
              <w:rPrChange w:id="441" w:author="吴泽宇" w:date="2025-09-26T09:06:03Z">
                <w:rPr>
                  <w:rFonts w:hint="eastAsia" w:hAnsi="宋体" w:cs="宋体"/>
                  <w:b w:val="0"/>
                  <w:bCs w:val="0"/>
                </w:rPr>
              </w:rPrChange>
            </w:rPr>
            <w:fldChar w:fldCharType="separate"/>
          </w:r>
          <w:r>
            <w:rPr>
              <w:rFonts w:hint="eastAsia" w:hAnsi="宋体" w:cs="宋体"/>
              <w:b w:val="0"/>
              <w:bCs w:val="0"/>
              <w:sz w:val="24"/>
              <w:rPrChange w:id="442" w:author="吴泽宇" w:date="2025-09-26T09:06:03Z">
                <w:rPr>
                  <w:rFonts w:hint="eastAsia" w:hAnsi="宋体" w:cs="宋体"/>
                  <w:b w:val="0"/>
                  <w:bCs w:val="0"/>
                </w:rPr>
              </w:rPrChange>
            </w:rPr>
            <w:t xml:space="preserve">5.4.2 </w:t>
          </w:r>
          <w:r>
            <w:rPr>
              <w:rFonts w:hint="eastAsia" w:hAnsi="宋体" w:cs="宋体"/>
              <w:b w:val="0"/>
              <w:bCs w:val="0"/>
              <w:sz w:val="24"/>
              <w:lang w:val="en-US" w:eastAsia="zh-CN"/>
              <w:rPrChange w:id="443" w:author="吴泽宇" w:date="2025-09-26T09:06:03Z">
                <w:rPr>
                  <w:rFonts w:hint="eastAsia" w:hAnsi="宋体" w:cs="宋体"/>
                  <w:b w:val="0"/>
                  <w:bCs w:val="0"/>
                  <w:lang w:val="en-US" w:eastAsia="zh-CN"/>
                </w:rPr>
              </w:rPrChange>
            </w:rPr>
            <w:t>交互流程</w:t>
          </w:r>
          <w:r>
            <w:rPr>
              <w:rFonts w:hint="eastAsia" w:hAnsi="宋体" w:cs="宋体"/>
              <w:b w:val="0"/>
              <w:bCs w:val="0"/>
              <w:sz w:val="24"/>
              <w:rPrChange w:id="444" w:author="吴泽宇" w:date="2025-09-26T09:06:03Z">
                <w:rPr>
                  <w:rFonts w:hint="eastAsia" w:hAnsi="宋体" w:cs="宋体"/>
                  <w:b w:val="0"/>
                  <w:bCs w:val="0"/>
                </w:rPr>
              </w:rPrChange>
            </w:rPr>
            <w:tab/>
          </w:r>
          <w:r>
            <w:rPr>
              <w:rFonts w:hint="eastAsia" w:hAnsi="宋体" w:cs="宋体"/>
              <w:b w:val="0"/>
              <w:bCs w:val="0"/>
              <w:sz w:val="24"/>
              <w:rPrChange w:id="445" w:author="吴泽宇" w:date="2025-09-26T09:06:03Z">
                <w:rPr>
                  <w:rFonts w:hint="eastAsia" w:hAnsi="宋体" w:cs="宋体"/>
                  <w:b w:val="0"/>
                  <w:bCs w:val="0"/>
                </w:rPr>
              </w:rPrChange>
            </w:rPr>
            <w:fldChar w:fldCharType="begin"/>
          </w:r>
          <w:r>
            <w:rPr>
              <w:rFonts w:hint="eastAsia" w:hAnsi="宋体" w:cs="宋体"/>
              <w:b w:val="0"/>
              <w:bCs w:val="0"/>
              <w:sz w:val="24"/>
              <w:rPrChange w:id="446" w:author="吴泽宇" w:date="2025-09-26T09:06:03Z">
                <w:rPr>
                  <w:rFonts w:hint="eastAsia" w:hAnsi="宋体" w:cs="宋体"/>
                  <w:b w:val="0"/>
                  <w:bCs w:val="0"/>
                </w:rPr>
              </w:rPrChange>
            </w:rPr>
            <w:instrText xml:space="preserve"> PAGEREF _Toc2257 \h </w:instrText>
          </w:r>
          <w:r>
            <w:rPr>
              <w:rFonts w:hint="eastAsia" w:hAnsi="宋体" w:cs="宋体"/>
              <w:b w:val="0"/>
              <w:bCs w:val="0"/>
              <w:sz w:val="24"/>
              <w:rPrChange w:id="447" w:author="吴泽宇" w:date="2025-09-26T09:06:03Z">
                <w:rPr>
                  <w:rFonts w:hint="eastAsia" w:hAnsi="宋体" w:cs="宋体"/>
                  <w:b w:val="0"/>
                  <w:bCs w:val="0"/>
                </w:rPr>
              </w:rPrChange>
            </w:rPr>
            <w:fldChar w:fldCharType="separate"/>
          </w:r>
          <w:ins w:id="448" w:author="CMCC-0926" w:date="2025-09-28T15:22:33Z">
            <w:r>
              <w:rPr>
                <w:rFonts w:hint="eastAsia" w:hAnsi="宋体" w:cs="宋体"/>
                <w:b w:val="0"/>
                <w:bCs w:val="0"/>
                <w:sz w:val="24"/>
              </w:rPr>
              <w:t>7</w:t>
            </w:r>
          </w:ins>
          <w:del w:id="449" w:author="CMCC-0926" w:date="2025-09-28T15:22:33Z">
            <w:r>
              <w:rPr>
                <w:rFonts w:hint="eastAsia" w:hAnsi="宋体" w:cs="宋体"/>
                <w:b w:val="0"/>
                <w:bCs w:val="0"/>
                <w:sz w:val="24"/>
                <w:rPrChange w:id="450" w:author="吴泽宇" w:date="2025-09-26T09:06:03Z">
                  <w:rPr>
                    <w:rFonts w:hint="eastAsia" w:hAnsi="宋体" w:cs="宋体"/>
                    <w:b w:val="0"/>
                    <w:bCs w:val="0"/>
                  </w:rPr>
                </w:rPrChange>
              </w:rPr>
              <w:delText>10</w:delText>
            </w:r>
          </w:del>
          <w:r>
            <w:rPr>
              <w:rFonts w:hint="eastAsia" w:hAnsi="宋体" w:cs="宋体"/>
              <w:b w:val="0"/>
              <w:bCs w:val="0"/>
              <w:sz w:val="24"/>
              <w:rPrChange w:id="452" w:author="吴泽宇" w:date="2025-09-26T09:06:03Z">
                <w:rPr>
                  <w:rFonts w:hint="eastAsia" w:hAnsi="宋体" w:cs="宋体"/>
                  <w:b w:val="0"/>
                  <w:bCs w:val="0"/>
                </w:rPr>
              </w:rPrChange>
            </w:rPr>
            <w:fldChar w:fldCharType="end"/>
          </w:r>
          <w:r>
            <w:rPr>
              <w:rFonts w:hint="eastAsia" w:hAnsi="宋体" w:cs="宋体"/>
              <w:b w:val="0"/>
              <w:bCs w:val="0"/>
              <w:sz w:val="24"/>
              <w:rPrChange w:id="453" w:author="吴泽宇" w:date="2025-09-26T09:06:03Z">
                <w:rPr>
                  <w:rFonts w:hint="eastAsia" w:hAnsi="宋体" w:cs="宋体"/>
                  <w:b w:val="0"/>
                  <w:bCs w:val="0"/>
                </w:rPr>
              </w:rPrChange>
            </w:rPr>
            <w:fldChar w:fldCharType="end"/>
          </w:r>
        </w:p>
        <w:p w14:paraId="63593C54">
          <w:pPr>
            <w:pStyle w:val="26"/>
            <w:tabs>
              <w:tab w:val="right" w:leader="dot" w:pos="8497"/>
              <w:tab w:val="clear" w:pos="9241"/>
            </w:tabs>
            <w:spacing w:line="240" w:lineRule="auto"/>
            <w:rPr>
              <w:rFonts w:hint="eastAsia" w:hAnsi="宋体" w:cs="宋体"/>
              <w:b w:val="0"/>
              <w:bCs w:val="0"/>
              <w:sz w:val="24"/>
              <w:rPrChange w:id="454" w:author="吴泽宇" w:date="2025-09-26T09:06:03Z">
                <w:rPr>
                  <w:rFonts w:hint="eastAsia" w:hAnsi="宋体" w:cs="宋体"/>
                  <w:b w:val="0"/>
                  <w:bCs w:val="0"/>
                </w:rPr>
              </w:rPrChange>
            </w:rPr>
          </w:pPr>
          <w:r>
            <w:rPr>
              <w:rFonts w:hint="eastAsia" w:hAnsi="宋体" w:cs="宋体"/>
              <w:b w:val="0"/>
              <w:bCs w:val="0"/>
              <w:sz w:val="24"/>
              <w:rPrChange w:id="455" w:author="吴泽宇" w:date="2025-09-26T09:06:03Z">
                <w:rPr>
                  <w:rFonts w:hint="eastAsia" w:hAnsi="宋体" w:cs="宋体"/>
                  <w:b w:val="0"/>
                  <w:bCs w:val="0"/>
                </w:rPr>
              </w:rPrChange>
            </w:rPr>
            <w:fldChar w:fldCharType="begin"/>
          </w:r>
          <w:r>
            <w:rPr>
              <w:rFonts w:hint="eastAsia" w:hAnsi="宋体" w:cs="宋体"/>
              <w:b w:val="0"/>
              <w:bCs w:val="0"/>
              <w:sz w:val="24"/>
              <w:rPrChange w:id="456" w:author="吴泽宇" w:date="2025-09-26T09:06:03Z">
                <w:rPr>
                  <w:rFonts w:hint="eastAsia" w:hAnsi="宋体" w:cs="宋体"/>
                  <w:b w:val="0"/>
                  <w:bCs w:val="0"/>
                </w:rPr>
              </w:rPrChange>
            </w:rPr>
            <w:instrText xml:space="preserve"> HYPERLINK \l _Toc31891 </w:instrText>
          </w:r>
          <w:r>
            <w:rPr>
              <w:rFonts w:hint="eastAsia" w:hAnsi="宋体" w:cs="宋体"/>
              <w:b w:val="0"/>
              <w:bCs w:val="0"/>
              <w:sz w:val="24"/>
              <w:rPrChange w:id="457" w:author="吴泽宇" w:date="2025-09-26T09:06:03Z">
                <w:rPr>
                  <w:rFonts w:hint="eastAsia" w:hAnsi="宋体" w:cs="宋体"/>
                  <w:b w:val="0"/>
                  <w:bCs w:val="0"/>
                </w:rPr>
              </w:rPrChange>
            </w:rPr>
            <w:fldChar w:fldCharType="separate"/>
          </w:r>
          <w:r>
            <w:rPr>
              <w:rFonts w:hint="eastAsia" w:hAnsi="宋体" w:cs="宋体"/>
              <w:b w:val="0"/>
              <w:bCs w:val="0"/>
              <w:sz w:val="24"/>
              <w:rPrChange w:id="458" w:author="吴泽宇" w:date="2025-09-26T09:06:03Z">
                <w:rPr>
                  <w:rFonts w:hint="eastAsia" w:hAnsi="宋体" w:cs="宋体"/>
                  <w:b w:val="0"/>
                  <w:bCs w:val="0"/>
                </w:rPr>
              </w:rPrChange>
            </w:rPr>
            <w:t>5.4.3 标准化需求</w:t>
          </w:r>
          <w:r>
            <w:rPr>
              <w:rFonts w:hint="eastAsia" w:hAnsi="宋体" w:cs="宋体"/>
              <w:b w:val="0"/>
              <w:bCs w:val="0"/>
              <w:sz w:val="24"/>
              <w:rPrChange w:id="459" w:author="吴泽宇" w:date="2025-09-26T09:06:03Z">
                <w:rPr>
                  <w:rFonts w:hint="eastAsia" w:hAnsi="宋体" w:cs="宋体"/>
                  <w:b w:val="0"/>
                  <w:bCs w:val="0"/>
                </w:rPr>
              </w:rPrChange>
            </w:rPr>
            <w:tab/>
          </w:r>
          <w:r>
            <w:rPr>
              <w:rFonts w:hint="eastAsia" w:hAnsi="宋体" w:cs="宋体"/>
              <w:b w:val="0"/>
              <w:bCs w:val="0"/>
              <w:sz w:val="24"/>
              <w:rPrChange w:id="460" w:author="吴泽宇" w:date="2025-09-26T09:06:03Z">
                <w:rPr>
                  <w:rFonts w:hint="eastAsia" w:hAnsi="宋体" w:cs="宋体"/>
                  <w:b w:val="0"/>
                  <w:bCs w:val="0"/>
                </w:rPr>
              </w:rPrChange>
            </w:rPr>
            <w:fldChar w:fldCharType="begin"/>
          </w:r>
          <w:r>
            <w:rPr>
              <w:rFonts w:hint="eastAsia" w:hAnsi="宋体" w:cs="宋体"/>
              <w:b w:val="0"/>
              <w:bCs w:val="0"/>
              <w:sz w:val="24"/>
              <w:rPrChange w:id="461" w:author="吴泽宇" w:date="2025-09-26T09:06:03Z">
                <w:rPr>
                  <w:rFonts w:hint="eastAsia" w:hAnsi="宋体" w:cs="宋体"/>
                  <w:b w:val="0"/>
                  <w:bCs w:val="0"/>
                </w:rPr>
              </w:rPrChange>
            </w:rPr>
            <w:instrText xml:space="preserve"> PAGEREF _Toc31891 \h </w:instrText>
          </w:r>
          <w:r>
            <w:rPr>
              <w:rFonts w:hint="eastAsia" w:hAnsi="宋体" w:cs="宋体"/>
              <w:b w:val="0"/>
              <w:bCs w:val="0"/>
              <w:sz w:val="24"/>
              <w:rPrChange w:id="462" w:author="吴泽宇" w:date="2025-09-26T09:06:03Z">
                <w:rPr>
                  <w:rFonts w:hint="eastAsia" w:hAnsi="宋体" w:cs="宋体"/>
                  <w:b w:val="0"/>
                  <w:bCs w:val="0"/>
                </w:rPr>
              </w:rPrChange>
            </w:rPr>
            <w:fldChar w:fldCharType="separate"/>
          </w:r>
          <w:ins w:id="463" w:author="CMCC-0926" w:date="2025-09-28T15:22:33Z">
            <w:r>
              <w:rPr>
                <w:rFonts w:hint="eastAsia" w:hAnsi="宋体" w:cs="宋体"/>
                <w:b w:val="0"/>
                <w:bCs w:val="0"/>
                <w:sz w:val="24"/>
              </w:rPr>
              <w:t>8</w:t>
            </w:r>
          </w:ins>
          <w:del w:id="464" w:author="CMCC-0926" w:date="2025-09-28T15:22:33Z">
            <w:r>
              <w:rPr>
                <w:rFonts w:hint="eastAsia" w:hAnsi="宋体" w:cs="宋体"/>
                <w:b w:val="0"/>
                <w:bCs w:val="0"/>
                <w:sz w:val="24"/>
                <w:rPrChange w:id="465" w:author="吴泽宇" w:date="2025-09-26T09:06:03Z">
                  <w:rPr>
                    <w:rFonts w:hint="eastAsia" w:hAnsi="宋体" w:cs="宋体"/>
                    <w:b w:val="0"/>
                    <w:bCs w:val="0"/>
                  </w:rPr>
                </w:rPrChange>
              </w:rPr>
              <w:delText>11</w:delText>
            </w:r>
          </w:del>
          <w:r>
            <w:rPr>
              <w:rFonts w:hint="eastAsia" w:hAnsi="宋体" w:cs="宋体"/>
              <w:b w:val="0"/>
              <w:bCs w:val="0"/>
              <w:sz w:val="24"/>
              <w:rPrChange w:id="467" w:author="吴泽宇" w:date="2025-09-26T09:06:03Z">
                <w:rPr>
                  <w:rFonts w:hint="eastAsia" w:hAnsi="宋体" w:cs="宋体"/>
                  <w:b w:val="0"/>
                  <w:bCs w:val="0"/>
                </w:rPr>
              </w:rPrChange>
            </w:rPr>
            <w:fldChar w:fldCharType="end"/>
          </w:r>
          <w:r>
            <w:rPr>
              <w:rFonts w:hint="eastAsia" w:hAnsi="宋体" w:cs="宋体"/>
              <w:b w:val="0"/>
              <w:bCs w:val="0"/>
              <w:sz w:val="24"/>
              <w:rPrChange w:id="468" w:author="吴泽宇" w:date="2025-09-26T09:06:03Z">
                <w:rPr>
                  <w:rFonts w:hint="eastAsia" w:hAnsi="宋体" w:cs="宋体"/>
                  <w:b w:val="0"/>
                  <w:bCs w:val="0"/>
                </w:rPr>
              </w:rPrChange>
            </w:rPr>
            <w:fldChar w:fldCharType="end"/>
          </w:r>
        </w:p>
        <w:p w14:paraId="2ECE6D73">
          <w:pPr>
            <w:pStyle w:val="49"/>
            <w:tabs>
              <w:tab w:val="right" w:leader="dot" w:pos="8497"/>
              <w:tab w:val="clear" w:pos="9241"/>
            </w:tabs>
            <w:spacing w:line="240" w:lineRule="auto"/>
            <w:rPr>
              <w:rFonts w:hint="eastAsia" w:hAnsi="宋体" w:cs="宋体"/>
              <w:b w:val="0"/>
              <w:bCs w:val="0"/>
              <w:sz w:val="24"/>
              <w:rPrChange w:id="469" w:author="吴泽宇" w:date="2025-09-26T09:06:03Z">
                <w:rPr>
                  <w:rFonts w:hint="eastAsia" w:hAnsi="宋体" w:cs="宋体"/>
                  <w:b w:val="0"/>
                  <w:bCs w:val="0"/>
                </w:rPr>
              </w:rPrChange>
            </w:rPr>
          </w:pPr>
          <w:r>
            <w:rPr>
              <w:rFonts w:hint="eastAsia" w:hAnsi="宋体" w:cs="宋体"/>
              <w:b w:val="0"/>
              <w:bCs w:val="0"/>
              <w:sz w:val="24"/>
              <w:rPrChange w:id="470" w:author="吴泽宇" w:date="2025-09-26T09:06:03Z">
                <w:rPr>
                  <w:rFonts w:hint="eastAsia" w:hAnsi="宋体" w:cs="宋体"/>
                  <w:b w:val="0"/>
                  <w:bCs w:val="0"/>
                </w:rPr>
              </w:rPrChange>
            </w:rPr>
            <w:fldChar w:fldCharType="begin"/>
          </w:r>
          <w:r>
            <w:rPr>
              <w:rFonts w:hint="eastAsia" w:hAnsi="宋体" w:cs="宋体"/>
              <w:b w:val="0"/>
              <w:bCs w:val="0"/>
              <w:sz w:val="24"/>
              <w:rPrChange w:id="471" w:author="吴泽宇" w:date="2025-09-26T09:06:03Z">
                <w:rPr>
                  <w:rFonts w:hint="eastAsia" w:hAnsi="宋体" w:cs="宋体"/>
                  <w:b w:val="0"/>
                  <w:bCs w:val="0"/>
                </w:rPr>
              </w:rPrChange>
            </w:rPr>
            <w:instrText xml:space="preserve"> HYPERLINK \l _Toc22349 </w:instrText>
          </w:r>
          <w:r>
            <w:rPr>
              <w:rFonts w:hint="eastAsia" w:hAnsi="宋体" w:cs="宋体"/>
              <w:b w:val="0"/>
              <w:bCs w:val="0"/>
              <w:sz w:val="24"/>
              <w:rPrChange w:id="472" w:author="吴泽宇" w:date="2025-09-26T09:06:03Z">
                <w:rPr>
                  <w:rFonts w:hint="eastAsia" w:hAnsi="宋体" w:cs="宋体"/>
                  <w:b w:val="0"/>
                  <w:bCs w:val="0"/>
                </w:rPr>
              </w:rPrChange>
            </w:rPr>
            <w:fldChar w:fldCharType="separate"/>
          </w:r>
          <w:r>
            <w:rPr>
              <w:rFonts w:hint="eastAsia" w:ascii="宋体" w:hAnsi="宋体" w:eastAsia="宋体" w:cs="宋体"/>
              <w:b w:val="0"/>
              <w:bCs w:val="0"/>
              <w:sz w:val="24"/>
              <w:szCs w:val="21"/>
              <w:lang w:val="en-US"/>
              <w:rPrChange w:id="473" w:author="吴泽宇" w:date="2025-09-26T09:06:03Z">
                <w:rPr>
                  <w:rFonts w:hint="eastAsia" w:ascii="宋体" w:hAnsi="宋体" w:eastAsia="宋体" w:cs="宋体"/>
                  <w:b w:val="0"/>
                  <w:bCs w:val="0"/>
                  <w:szCs w:val="21"/>
                  <w:lang w:val="en-US"/>
                </w:rPr>
              </w:rPrChange>
            </w:rPr>
            <w:t xml:space="preserve">5.5 </w:t>
          </w:r>
          <w:r>
            <w:rPr>
              <w:rFonts w:hint="eastAsia" w:hAnsi="宋体" w:cs="宋体"/>
              <w:b w:val="0"/>
              <w:bCs w:val="0"/>
              <w:sz w:val="24"/>
              <w:rPrChange w:id="474" w:author="吴泽宇" w:date="2025-09-26T09:06:03Z">
                <w:rPr>
                  <w:rFonts w:hint="eastAsia" w:hAnsi="宋体" w:cs="宋体"/>
                  <w:b w:val="0"/>
                  <w:bCs w:val="0"/>
                </w:rPr>
              </w:rPrChange>
            </w:rPr>
            <w:t>大模型辅助</w:t>
          </w:r>
          <w:r>
            <w:rPr>
              <w:rFonts w:hint="eastAsia" w:hAnsi="宋体" w:cs="宋体"/>
              <w:b w:val="0"/>
              <w:bCs w:val="0"/>
              <w:sz w:val="24"/>
              <w:lang w:val="en-US" w:eastAsia="zh-CN"/>
              <w:rPrChange w:id="475" w:author="吴泽宇" w:date="2025-09-26T09:06:03Z">
                <w:rPr>
                  <w:rFonts w:hint="eastAsia" w:hAnsi="宋体" w:cs="宋体"/>
                  <w:b w:val="0"/>
                  <w:bCs w:val="0"/>
                  <w:lang w:val="en-US" w:eastAsia="zh-CN"/>
                </w:rPr>
              </w:rPrChange>
            </w:rPr>
            <w:t>意图</w:t>
          </w:r>
          <w:r>
            <w:rPr>
              <w:rFonts w:hint="eastAsia" w:hAnsi="宋体" w:cs="宋体"/>
              <w:b w:val="0"/>
              <w:bCs w:val="0"/>
              <w:sz w:val="24"/>
              <w:lang w:val="en-US" w:eastAsia="zh"/>
              <w:rPrChange w:id="476" w:author="吴泽宇" w:date="2025-09-26T09:06:03Z">
                <w:rPr>
                  <w:rFonts w:hint="eastAsia" w:hAnsi="宋体" w:cs="宋体"/>
                  <w:b w:val="0"/>
                  <w:bCs w:val="0"/>
                  <w:lang w:val="en-US" w:eastAsia="zh"/>
                </w:rPr>
              </w:rPrChange>
            </w:rPr>
            <w:t>的</w:t>
          </w:r>
          <w:r>
            <w:rPr>
              <w:rFonts w:hint="eastAsia" w:hAnsi="宋体" w:cs="宋体"/>
              <w:b w:val="0"/>
              <w:bCs w:val="0"/>
              <w:sz w:val="24"/>
              <w:lang w:val="en-US" w:eastAsia="zh-CN"/>
              <w:rPrChange w:id="477" w:author="吴泽宇" w:date="2025-09-26T09:06:03Z">
                <w:rPr>
                  <w:rFonts w:hint="eastAsia" w:hAnsi="宋体" w:cs="宋体"/>
                  <w:b w:val="0"/>
                  <w:bCs w:val="0"/>
                  <w:lang w:val="en-US" w:eastAsia="zh-CN"/>
                </w:rPr>
              </w:rPrChange>
            </w:rPr>
            <w:t>报告生成</w:t>
          </w:r>
          <w:r>
            <w:rPr>
              <w:rFonts w:hint="eastAsia" w:hAnsi="宋体" w:cs="宋体"/>
              <w:b w:val="0"/>
              <w:bCs w:val="0"/>
              <w:sz w:val="24"/>
              <w:rPrChange w:id="478" w:author="吴泽宇" w:date="2025-09-26T09:06:03Z">
                <w:rPr>
                  <w:rFonts w:hint="eastAsia" w:hAnsi="宋体" w:cs="宋体"/>
                  <w:b w:val="0"/>
                  <w:bCs w:val="0"/>
                </w:rPr>
              </w:rPrChange>
            </w:rPr>
            <w:tab/>
          </w:r>
          <w:r>
            <w:rPr>
              <w:rFonts w:hint="eastAsia" w:hAnsi="宋体" w:cs="宋体"/>
              <w:b w:val="0"/>
              <w:bCs w:val="0"/>
              <w:sz w:val="24"/>
              <w:rPrChange w:id="479" w:author="吴泽宇" w:date="2025-09-26T09:06:03Z">
                <w:rPr>
                  <w:rFonts w:hint="eastAsia" w:hAnsi="宋体" w:cs="宋体"/>
                  <w:b w:val="0"/>
                  <w:bCs w:val="0"/>
                </w:rPr>
              </w:rPrChange>
            </w:rPr>
            <w:fldChar w:fldCharType="begin"/>
          </w:r>
          <w:r>
            <w:rPr>
              <w:rFonts w:hint="eastAsia" w:hAnsi="宋体" w:cs="宋体"/>
              <w:b w:val="0"/>
              <w:bCs w:val="0"/>
              <w:sz w:val="24"/>
              <w:rPrChange w:id="480" w:author="吴泽宇" w:date="2025-09-26T09:06:03Z">
                <w:rPr>
                  <w:rFonts w:hint="eastAsia" w:hAnsi="宋体" w:cs="宋体"/>
                  <w:b w:val="0"/>
                  <w:bCs w:val="0"/>
                </w:rPr>
              </w:rPrChange>
            </w:rPr>
            <w:instrText xml:space="preserve"> PAGEREF _Toc22349 \h </w:instrText>
          </w:r>
          <w:r>
            <w:rPr>
              <w:rFonts w:hint="eastAsia" w:hAnsi="宋体" w:cs="宋体"/>
              <w:b w:val="0"/>
              <w:bCs w:val="0"/>
              <w:sz w:val="24"/>
              <w:rPrChange w:id="481" w:author="吴泽宇" w:date="2025-09-26T09:06:03Z">
                <w:rPr>
                  <w:rFonts w:hint="eastAsia" w:hAnsi="宋体" w:cs="宋体"/>
                  <w:b w:val="0"/>
                  <w:bCs w:val="0"/>
                </w:rPr>
              </w:rPrChange>
            </w:rPr>
            <w:fldChar w:fldCharType="separate"/>
          </w:r>
          <w:ins w:id="482" w:author="CMCC-0926" w:date="2025-09-28T15:22:33Z">
            <w:r>
              <w:rPr>
                <w:rFonts w:hint="eastAsia" w:hAnsi="宋体" w:cs="宋体"/>
                <w:b w:val="0"/>
                <w:bCs w:val="0"/>
                <w:sz w:val="24"/>
              </w:rPr>
              <w:t>8</w:t>
            </w:r>
          </w:ins>
          <w:del w:id="483" w:author="CMCC-0926" w:date="2025-09-28T15:22:33Z">
            <w:r>
              <w:rPr>
                <w:rFonts w:hint="eastAsia" w:hAnsi="宋体" w:cs="宋体"/>
                <w:b w:val="0"/>
                <w:bCs w:val="0"/>
                <w:sz w:val="24"/>
                <w:rPrChange w:id="484" w:author="吴泽宇" w:date="2025-09-26T09:06:03Z">
                  <w:rPr>
                    <w:rFonts w:hint="eastAsia" w:hAnsi="宋体" w:cs="宋体"/>
                    <w:b w:val="0"/>
                    <w:bCs w:val="0"/>
                  </w:rPr>
                </w:rPrChange>
              </w:rPr>
              <w:delText>11</w:delText>
            </w:r>
          </w:del>
          <w:r>
            <w:rPr>
              <w:rFonts w:hint="eastAsia" w:hAnsi="宋体" w:cs="宋体"/>
              <w:b w:val="0"/>
              <w:bCs w:val="0"/>
              <w:sz w:val="24"/>
              <w:rPrChange w:id="486" w:author="吴泽宇" w:date="2025-09-26T09:06:03Z">
                <w:rPr>
                  <w:rFonts w:hint="eastAsia" w:hAnsi="宋体" w:cs="宋体"/>
                  <w:b w:val="0"/>
                  <w:bCs w:val="0"/>
                </w:rPr>
              </w:rPrChange>
            </w:rPr>
            <w:fldChar w:fldCharType="end"/>
          </w:r>
          <w:r>
            <w:rPr>
              <w:rFonts w:hint="eastAsia" w:hAnsi="宋体" w:cs="宋体"/>
              <w:b w:val="0"/>
              <w:bCs w:val="0"/>
              <w:sz w:val="24"/>
              <w:rPrChange w:id="487" w:author="吴泽宇" w:date="2025-09-26T09:06:03Z">
                <w:rPr>
                  <w:rFonts w:hint="eastAsia" w:hAnsi="宋体" w:cs="宋体"/>
                  <w:b w:val="0"/>
                  <w:bCs w:val="0"/>
                </w:rPr>
              </w:rPrChange>
            </w:rPr>
            <w:fldChar w:fldCharType="end"/>
          </w:r>
        </w:p>
        <w:p w14:paraId="5A3ADA3D">
          <w:pPr>
            <w:pStyle w:val="26"/>
            <w:tabs>
              <w:tab w:val="right" w:leader="dot" w:pos="8497"/>
              <w:tab w:val="clear" w:pos="9241"/>
            </w:tabs>
            <w:spacing w:line="240" w:lineRule="auto"/>
            <w:rPr>
              <w:rFonts w:hint="eastAsia" w:hAnsi="宋体" w:cs="宋体"/>
              <w:b w:val="0"/>
              <w:bCs w:val="0"/>
              <w:sz w:val="24"/>
              <w:rPrChange w:id="488" w:author="吴泽宇" w:date="2025-09-26T09:06:03Z">
                <w:rPr>
                  <w:rFonts w:hint="eastAsia" w:hAnsi="宋体" w:cs="宋体"/>
                  <w:b w:val="0"/>
                  <w:bCs w:val="0"/>
                </w:rPr>
              </w:rPrChange>
            </w:rPr>
          </w:pPr>
          <w:r>
            <w:rPr>
              <w:rFonts w:hint="eastAsia" w:hAnsi="宋体" w:cs="宋体"/>
              <w:b w:val="0"/>
              <w:bCs w:val="0"/>
              <w:sz w:val="24"/>
              <w:rPrChange w:id="489" w:author="吴泽宇" w:date="2025-09-26T09:06:03Z">
                <w:rPr>
                  <w:rFonts w:hint="eastAsia" w:hAnsi="宋体" w:cs="宋体"/>
                  <w:b w:val="0"/>
                  <w:bCs w:val="0"/>
                </w:rPr>
              </w:rPrChange>
            </w:rPr>
            <w:fldChar w:fldCharType="begin"/>
          </w:r>
          <w:r>
            <w:rPr>
              <w:rFonts w:hint="eastAsia" w:hAnsi="宋体" w:cs="宋体"/>
              <w:b w:val="0"/>
              <w:bCs w:val="0"/>
              <w:sz w:val="24"/>
              <w:rPrChange w:id="490" w:author="吴泽宇" w:date="2025-09-26T09:06:03Z">
                <w:rPr>
                  <w:rFonts w:hint="eastAsia" w:hAnsi="宋体" w:cs="宋体"/>
                  <w:b w:val="0"/>
                  <w:bCs w:val="0"/>
                </w:rPr>
              </w:rPrChange>
            </w:rPr>
            <w:instrText xml:space="preserve"> HYPERLINK \l _Toc787 </w:instrText>
          </w:r>
          <w:r>
            <w:rPr>
              <w:rFonts w:hint="eastAsia" w:hAnsi="宋体" w:cs="宋体"/>
              <w:b w:val="0"/>
              <w:bCs w:val="0"/>
              <w:sz w:val="24"/>
              <w:rPrChange w:id="491" w:author="吴泽宇" w:date="2025-09-26T09:06:03Z">
                <w:rPr>
                  <w:rFonts w:hint="eastAsia" w:hAnsi="宋体" w:cs="宋体"/>
                  <w:b w:val="0"/>
                  <w:bCs w:val="0"/>
                </w:rPr>
              </w:rPrChange>
            </w:rPr>
            <w:fldChar w:fldCharType="separate"/>
          </w:r>
          <w:r>
            <w:rPr>
              <w:rFonts w:hint="eastAsia" w:hAnsi="宋体" w:cs="宋体"/>
              <w:b w:val="0"/>
              <w:bCs w:val="0"/>
              <w:sz w:val="24"/>
              <w:rPrChange w:id="492" w:author="吴泽宇" w:date="2025-09-26T09:06:03Z">
                <w:rPr>
                  <w:rFonts w:hint="eastAsia" w:hAnsi="宋体" w:cs="宋体"/>
                  <w:b w:val="0"/>
                  <w:bCs w:val="0"/>
                </w:rPr>
              </w:rPrChange>
            </w:rPr>
            <w:t>5.5.1 功能概述</w:t>
          </w:r>
          <w:r>
            <w:rPr>
              <w:rFonts w:hint="eastAsia" w:hAnsi="宋体" w:cs="宋体"/>
              <w:b w:val="0"/>
              <w:bCs w:val="0"/>
              <w:sz w:val="24"/>
              <w:rPrChange w:id="493" w:author="吴泽宇" w:date="2025-09-26T09:06:03Z">
                <w:rPr>
                  <w:rFonts w:hint="eastAsia" w:hAnsi="宋体" w:cs="宋体"/>
                  <w:b w:val="0"/>
                  <w:bCs w:val="0"/>
                </w:rPr>
              </w:rPrChange>
            </w:rPr>
            <w:tab/>
          </w:r>
          <w:r>
            <w:rPr>
              <w:rFonts w:hint="eastAsia" w:hAnsi="宋体" w:cs="宋体"/>
              <w:b w:val="0"/>
              <w:bCs w:val="0"/>
              <w:sz w:val="24"/>
              <w:rPrChange w:id="494" w:author="吴泽宇" w:date="2025-09-26T09:06:03Z">
                <w:rPr>
                  <w:rFonts w:hint="eastAsia" w:hAnsi="宋体" w:cs="宋体"/>
                  <w:b w:val="0"/>
                  <w:bCs w:val="0"/>
                </w:rPr>
              </w:rPrChange>
            </w:rPr>
            <w:fldChar w:fldCharType="begin"/>
          </w:r>
          <w:r>
            <w:rPr>
              <w:rFonts w:hint="eastAsia" w:hAnsi="宋体" w:cs="宋体"/>
              <w:b w:val="0"/>
              <w:bCs w:val="0"/>
              <w:sz w:val="24"/>
              <w:rPrChange w:id="495" w:author="吴泽宇" w:date="2025-09-26T09:06:03Z">
                <w:rPr>
                  <w:rFonts w:hint="eastAsia" w:hAnsi="宋体" w:cs="宋体"/>
                  <w:b w:val="0"/>
                  <w:bCs w:val="0"/>
                </w:rPr>
              </w:rPrChange>
            </w:rPr>
            <w:instrText xml:space="preserve"> PAGEREF _Toc787 \h </w:instrText>
          </w:r>
          <w:r>
            <w:rPr>
              <w:rFonts w:hint="eastAsia" w:hAnsi="宋体" w:cs="宋体"/>
              <w:b w:val="0"/>
              <w:bCs w:val="0"/>
              <w:sz w:val="24"/>
              <w:rPrChange w:id="496" w:author="吴泽宇" w:date="2025-09-26T09:06:03Z">
                <w:rPr>
                  <w:rFonts w:hint="eastAsia" w:hAnsi="宋体" w:cs="宋体"/>
                  <w:b w:val="0"/>
                  <w:bCs w:val="0"/>
                </w:rPr>
              </w:rPrChange>
            </w:rPr>
            <w:fldChar w:fldCharType="separate"/>
          </w:r>
          <w:ins w:id="497" w:author="CMCC-0926" w:date="2025-09-28T15:22:33Z">
            <w:r>
              <w:rPr>
                <w:rFonts w:hint="eastAsia" w:hAnsi="宋体" w:cs="宋体"/>
                <w:b w:val="0"/>
                <w:bCs w:val="0"/>
                <w:sz w:val="24"/>
              </w:rPr>
              <w:t>8</w:t>
            </w:r>
          </w:ins>
          <w:del w:id="498" w:author="CMCC-0926" w:date="2025-09-28T15:22:33Z">
            <w:r>
              <w:rPr>
                <w:rFonts w:hint="eastAsia" w:hAnsi="宋体" w:cs="宋体"/>
                <w:b w:val="0"/>
                <w:bCs w:val="0"/>
                <w:sz w:val="24"/>
                <w:rPrChange w:id="499" w:author="吴泽宇" w:date="2025-09-26T09:06:03Z">
                  <w:rPr>
                    <w:rFonts w:hint="eastAsia" w:hAnsi="宋体" w:cs="宋体"/>
                    <w:b w:val="0"/>
                    <w:bCs w:val="0"/>
                  </w:rPr>
                </w:rPrChange>
              </w:rPr>
              <w:delText>11</w:delText>
            </w:r>
          </w:del>
          <w:r>
            <w:rPr>
              <w:rFonts w:hint="eastAsia" w:hAnsi="宋体" w:cs="宋体"/>
              <w:b w:val="0"/>
              <w:bCs w:val="0"/>
              <w:sz w:val="24"/>
              <w:rPrChange w:id="501" w:author="吴泽宇" w:date="2025-09-26T09:06:03Z">
                <w:rPr>
                  <w:rFonts w:hint="eastAsia" w:hAnsi="宋体" w:cs="宋体"/>
                  <w:b w:val="0"/>
                  <w:bCs w:val="0"/>
                </w:rPr>
              </w:rPrChange>
            </w:rPr>
            <w:fldChar w:fldCharType="end"/>
          </w:r>
          <w:r>
            <w:rPr>
              <w:rFonts w:hint="eastAsia" w:hAnsi="宋体" w:cs="宋体"/>
              <w:b w:val="0"/>
              <w:bCs w:val="0"/>
              <w:sz w:val="24"/>
              <w:rPrChange w:id="502" w:author="吴泽宇" w:date="2025-09-26T09:06:03Z">
                <w:rPr>
                  <w:rFonts w:hint="eastAsia" w:hAnsi="宋体" w:cs="宋体"/>
                  <w:b w:val="0"/>
                  <w:bCs w:val="0"/>
                </w:rPr>
              </w:rPrChange>
            </w:rPr>
            <w:fldChar w:fldCharType="end"/>
          </w:r>
        </w:p>
        <w:p w14:paraId="5667FBFE">
          <w:pPr>
            <w:pStyle w:val="26"/>
            <w:tabs>
              <w:tab w:val="right" w:leader="dot" w:pos="8497"/>
              <w:tab w:val="clear" w:pos="9241"/>
            </w:tabs>
            <w:spacing w:line="240" w:lineRule="auto"/>
            <w:rPr>
              <w:rFonts w:hint="eastAsia" w:hAnsi="宋体" w:cs="宋体"/>
              <w:b w:val="0"/>
              <w:bCs w:val="0"/>
              <w:sz w:val="24"/>
              <w:rPrChange w:id="503" w:author="吴泽宇" w:date="2025-09-26T09:06:03Z">
                <w:rPr>
                  <w:rFonts w:hint="eastAsia" w:hAnsi="宋体" w:cs="宋体"/>
                  <w:b w:val="0"/>
                  <w:bCs w:val="0"/>
                </w:rPr>
              </w:rPrChange>
            </w:rPr>
          </w:pPr>
          <w:r>
            <w:rPr>
              <w:rFonts w:hint="eastAsia" w:hAnsi="宋体" w:cs="宋体"/>
              <w:b w:val="0"/>
              <w:bCs w:val="0"/>
              <w:sz w:val="24"/>
              <w:rPrChange w:id="504" w:author="吴泽宇" w:date="2025-09-26T09:06:03Z">
                <w:rPr>
                  <w:rFonts w:hint="eastAsia" w:hAnsi="宋体" w:cs="宋体"/>
                  <w:b w:val="0"/>
                  <w:bCs w:val="0"/>
                </w:rPr>
              </w:rPrChange>
            </w:rPr>
            <w:fldChar w:fldCharType="begin"/>
          </w:r>
          <w:r>
            <w:rPr>
              <w:rFonts w:hint="eastAsia" w:hAnsi="宋体" w:cs="宋体"/>
              <w:b w:val="0"/>
              <w:bCs w:val="0"/>
              <w:sz w:val="24"/>
              <w:rPrChange w:id="505" w:author="吴泽宇" w:date="2025-09-26T09:06:03Z">
                <w:rPr>
                  <w:rFonts w:hint="eastAsia" w:hAnsi="宋体" w:cs="宋体"/>
                  <w:b w:val="0"/>
                  <w:bCs w:val="0"/>
                </w:rPr>
              </w:rPrChange>
            </w:rPr>
            <w:instrText xml:space="preserve"> HYPERLINK \l _Toc29205 </w:instrText>
          </w:r>
          <w:r>
            <w:rPr>
              <w:rFonts w:hint="eastAsia" w:hAnsi="宋体" w:cs="宋体"/>
              <w:b w:val="0"/>
              <w:bCs w:val="0"/>
              <w:sz w:val="24"/>
              <w:rPrChange w:id="506" w:author="吴泽宇" w:date="2025-09-26T09:06:03Z">
                <w:rPr>
                  <w:rFonts w:hint="eastAsia" w:hAnsi="宋体" w:cs="宋体"/>
                  <w:b w:val="0"/>
                  <w:bCs w:val="0"/>
                </w:rPr>
              </w:rPrChange>
            </w:rPr>
            <w:fldChar w:fldCharType="separate"/>
          </w:r>
          <w:r>
            <w:rPr>
              <w:rFonts w:hint="eastAsia" w:hAnsi="宋体" w:cs="宋体"/>
              <w:b w:val="0"/>
              <w:bCs w:val="0"/>
              <w:sz w:val="24"/>
              <w:rPrChange w:id="507" w:author="吴泽宇" w:date="2025-09-26T09:06:03Z">
                <w:rPr>
                  <w:rFonts w:hint="eastAsia" w:hAnsi="宋体" w:cs="宋体"/>
                  <w:b w:val="0"/>
                  <w:bCs w:val="0"/>
                </w:rPr>
              </w:rPrChange>
            </w:rPr>
            <w:t xml:space="preserve">5.5.2 </w:t>
          </w:r>
          <w:r>
            <w:rPr>
              <w:rFonts w:hint="eastAsia" w:hAnsi="宋体" w:cs="宋体"/>
              <w:b w:val="0"/>
              <w:bCs w:val="0"/>
              <w:sz w:val="24"/>
              <w:lang w:val="en-US" w:eastAsia="zh-CN"/>
              <w:rPrChange w:id="508" w:author="吴泽宇" w:date="2025-09-26T09:06:03Z">
                <w:rPr>
                  <w:rFonts w:hint="eastAsia" w:hAnsi="宋体" w:cs="宋体"/>
                  <w:b w:val="0"/>
                  <w:bCs w:val="0"/>
                  <w:lang w:val="en-US" w:eastAsia="zh-CN"/>
                </w:rPr>
              </w:rPrChange>
            </w:rPr>
            <w:t>交互流程</w:t>
          </w:r>
          <w:r>
            <w:rPr>
              <w:rFonts w:hint="eastAsia" w:hAnsi="宋体" w:cs="宋体"/>
              <w:b w:val="0"/>
              <w:bCs w:val="0"/>
              <w:sz w:val="24"/>
              <w:rPrChange w:id="509" w:author="吴泽宇" w:date="2025-09-26T09:06:03Z">
                <w:rPr>
                  <w:rFonts w:hint="eastAsia" w:hAnsi="宋体" w:cs="宋体"/>
                  <w:b w:val="0"/>
                  <w:bCs w:val="0"/>
                </w:rPr>
              </w:rPrChange>
            </w:rPr>
            <w:tab/>
          </w:r>
          <w:r>
            <w:rPr>
              <w:rFonts w:hint="eastAsia" w:hAnsi="宋体" w:cs="宋体"/>
              <w:b w:val="0"/>
              <w:bCs w:val="0"/>
              <w:sz w:val="24"/>
              <w:rPrChange w:id="510" w:author="吴泽宇" w:date="2025-09-26T09:06:03Z">
                <w:rPr>
                  <w:rFonts w:hint="eastAsia" w:hAnsi="宋体" w:cs="宋体"/>
                  <w:b w:val="0"/>
                  <w:bCs w:val="0"/>
                </w:rPr>
              </w:rPrChange>
            </w:rPr>
            <w:fldChar w:fldCharType="begin"/>
          </w:r>
          <w:r>
            <w:rPr>
              <w:rFonts w:hint="eastAsia" w:hAnsi="宋体" w:cs="宋体"/>
              <w:b w:val="0"/>
              <w:bCs w:val="0"/>
              <w:sz w:val="24"/>
              <w:rPrChange w:id="511" w:author="吴泽宇" w:date="2025-09-26T09:06:03Z">
                <w:rPr>
                  <w:rFonts w:hint="eastAsia" w:hAnsi="宋体" w:cs="宋体"/>
                  <w:b w:val="0"/>
                  <w:bCs w:val="0"/>
                </w:rPr>
              </w:rPrChange>
            </w:rPr>
            <w:instrText xml:space="preserve"> PAGEREF _Toc29205 \h </w:instrText>
          </w:r>
          <w:r>
            <w:rPr>
              <w:rFonts w:hint="eastAsia" w:hAnsi="宋体" w:cs="宋体"/>
              <w:b w:val="0"/>
              <w:bCs w:val="0"/>
              <w:sz w:val="24"/>
              <w:rPrChange w:id="512" w:author="吴泽宇" w:date="2025-09-26T09:06:03Z">
                <w:rPr>
                  <w:rFonts w:hint="eastAsia" w:hAnsi="宋体" w:cs="宋体"/>
                  <w:b w:val="0"/>
                  <w:bCs w:val="0"/>
                </w:rPr>
              </w:rPrChange>
            </w:rPr>
            <w:fldChar w:fldCharType="separate"/>
          </w:r>
          <w:ins w:id="513" w:author="CMCC-0926" w:date="2025-09-28T15:22:33Z">
            <w:r>
              <w:rPr>
                <w:rFonts w:hint="eastAsia" w:hAnsi="宋体" w:cs="宋体"/>
                <w:b w:val="0"/>
                <w:bCs w:val="0"/>
                <w:sz w:val="24"/>
              </w:rPr>
              <w:t>8</w:t>
            </w:r>
          </w:ins>
          <w:del w:id="514" w:author="CMCC-0926" w:date="2025-09-28T15:22:33Z">
            <w:r>
              <w:rPr>
                <w:rFonts w:hint="eastAsia" w:hAnsi="宋体" w:cs="宋体"/>
                <w:b w:val="0"/>
                <w:bCs w:val="0"/>
                <w:sz w:val="24"/>
                <w:rPrChange w:id="515" w:author="吴泽宇" w:date="2025-09-26T09:06:03Z">
                  <w:rPr>
                    <w:rFonts w:hint="eastAsia" w:hAnsi="宋体" w:cs="宋体"/>
                    <w:b w:val="0"/>
                    <w:bCs w:val="0"/>
                  </w:rPr>
                </w:rPrChange>
              </w:rPr>
              <w:delText>11</w:delText>
            </w:r>
          </w:del>
          <w:r>
            <w:rPr>
              <w:rFonts w:hint="eastAsia" w:hAnsi="宋体" w:cs="宋体"/>
              <w:b w:val="0"/>
              <w:bCs w:val="0"/>
              <w:sz w:val="24"/>
              <w:rPrChange w:id="517" w:author="吴泽宇" w:date="2025-09-26T09:06:03Z">
                <w:rPr>
                  <w:rFonts w:hint="eastAsia" w:hAnsi="宋体" w:cs="宋体"/>
                  <w:b w:val="0"/>
                  <w:bCs w:val="0"/>
                </w:rPr>
              </w:rPrChange>
            </w:rPr>
            <w:fldChar w:fldCharType="end"/>
          </w:r>
          <w:r>
            <w:rPr>
              <w:rFonts w:hint="eastAsia" w:hAnsi="宋体" w:cs="宋体"/>
              <w:b w:val="0"/>
              <w:bCs w:val="0"/>
              <w:sz w:val="24"/>
              <w:rPrChange w:id="518" w:author="吴泽宇" w:date="2025-09-26T09:06:03Z">
                <w:rPr>
                  <w:rFonts w:hint="eastAsia" w:hAnsi="宋体" w:cs="宋体"/>
                  <w:b w:val="0"/>
                  <w:bCs w:val="0"/>
                </w:rPr>
              </w:rPrChange>
            </w:rPr>
            <w:fldChar w:fldCharType="end"/>
          </w:r>
        </w:p>
        <w:p w14:paraId="0106D17B">
          <w:pPr>
            <w:pStyle w:val="26"/>
            <w:tabs>
              <w:tab w:val="right" w:leader="dot" w:pos="8497"/>
              <w:tab w:val="clear" w:pos="9241"/>
            </w:tabs>
            <w:spacing w:line="240" w:lineRule="auto"/>
            <w:rPr>
              <w:rFonts w:hint="eastAsia" w:hAnsi="宋体" w:cs="宋体"/>
              <w:b w:val="0"/>
              <w:bCs w:val="0"/>
              <w:sz w:val="24"/>
              <w:rPrChange w:id="519" w:author="吴泽宇" w:date="2025-09-26T09:06:03Z">
                <w:rPr>
                  <w:rFonts w:hint="eastAsia" w:hAnsi="宋体" w:cs="宋体"/>
                  <w:b w:val="0"/>
                  <w:bCs w:val="0"/>
                </w:rPr>
              </w:rPrChange>
            </w:rPr>
          </w:pPr>
          <w:r>
            <w:rPr>
              <w:rFonts w:hint="eastAsia" w:hAnsi="宋体" w:cs="宋体"/>
              <w:b w:val="0"/>
              <w:bCs w:val="0"/>
              <w:sz w:val="24"/>
              <w:rPrChange w:id="520" w:author="吴泽宇" w:date="2025-09-26T09:06:03Z">
                <w:rPr>
                  <w:rFonts w:hint="eastAsia" w:hAnsi="宋体" w:cs="宋体"/>
                  <w:b w:val="0"/>
                  <w:bCs w:val="0"/>
                </w:rPr>
              </w:rPrChange>
            </w:rPr>
            <w:fldChar w:fldCharType="begin"/>
          </w:r>
          <w:r>
            <w:rPr>
              <w:rFonts w:hint="eastAsia" w:hAnsi="宋体" w:cs="宋体"/>
              <w:b w:val="0"/>
              <w:bCs w:val="0"/>
              <w:sz w:val="24"/>
              <w:rPrChange w:id="521" w:author="吴泽宇" w:date="2025-09-26T09:06:03Z">
                <w:rPr>
                  <w:rFonts w:hint="eastAsia" w:hAnsi="宋体" w:cs="宋体"/>
                  <w:b w:val="0"/>
                  <w:bCs w:val="0"/>
                </w:rPr>
              </w:rPrChange>
            </w:rPr>
            <w:instrText xml:space="preserve"> HYPERLINK \l _Toc7039 </w:instrText>
          </w:r>
          <w:r>
            <w:rPr>
              <w:rFonts w:hint="eastAsia" w:hAnsi="宋体" w:cs="宋体"/>
              <w:b w:val="0"/>
              <w:bCs w:val="0"/>
              <w:sz w:val="24"/>
              <w:rPrChange w:id="522" w:author="吴泽宇" w:date="2025-09-26T09:06:03Z">
                <w:rPr>
                  <w:rFonts w:hint="eastAsia" w:hAnsi="宋体" w:cs="宋体"/>
                  <w:b w:val="0"/>
                  <w:bCs w:val="0"/>
                </w:rPr>
              </w:rPrChange>
            </w:rPr>
            <w:fldChar w:fldCharType="separate"/>
          </w:r>
          <w:r>
            <w:rPr>
              <w:rFonts w:hint="eastAsia" w:hAnsi="宋体" w:cs="宋体"/>
              <w:b w:val="0"/>
              <w:bCs w:val="0"/>
              <w:sz w:val="24"/>
              <w:rPrChange w:id="523" w:author="吴泽宇" w:date="2025-09-26T09:06:03Z">
                <w:rPr>
                  <w:rFonts w:hint="eastAsia" w:hAnsi="宋体" w:cs="宋体"/>
                  <w:b w:val="0"/>
                  <w:bCs w:val="0"/>
                </w:rPr>
              </w:rPrChange>
            </w:rPr>
            <w:t>5.5.3 标准化需求</w:t>
          </w:r>
          <w:r>
            <w:rPr>
              <w:rFonts w:hint="eastAsia" w:hAnsi="宋体" w:cs="宋体"/>
              <w:b w:val="0"/>
              <w:bCs w:val="0"/>
              <w:sz w:val="24"/>
              <w:rPrChange w:id="524" w:author="吴泽宇" w:date="2025-09-26T09:06:03Z">
                <w:rPr>
                  <w:rFonts w:hint="eastAsia" w:hAnsi="宋体" w:cs="宋体"/>
                  <w:b w:val="0"/>
                  <w:bCs w:val="0"/>
                </w:rPr>
              </w:rPrChange>
            </w:rPr>
            <w:tab/>
          </w:r>
          <w:r>
            <w:rPr>
              <w:rFonts w:hint="eastAsia" w:hAnsi="宋体" w:cs="宋体"/>
              <w:b w:val="0"/>
              <w:bCs w:val="0"/>
              <w:sz w:val="24"/>
              <w:rPrChange w:id="525" w:author="吴泽宇" w:date="2025-09-26T09:06:03Z">
                <w:rPr>
                  <w:rFonts w:hint="eastAsia" w:hAnsi="宋体" w:cs="宋体"/>
                  <w:b w:val="0"/>
                  <w:bCs w:val="0"/>
                </w:rPr>
              </w:rPrChange>
            </w:rPr>
            <w:fldChar w:fldCharType="begin"/>
          </w:r>
          <w:r>
            <w:rPr>
              <w:rFonts w:hint="eastAsia" w:hAnsi="宋体" w:cs="宋体"/>
              <w:b w:val="0"/>
              <w:bCs w:val="0"/>
              <w:sz w:val="24"/>
              <w:rPrChange w:id="526" w:author="吴泽宇" w:date="2025-09-26T09:06:03Z">
                <w:rPr>
                  <w:rFonts w:hint="eastAsia" w:hAnsi="宋体" w:cs="宋体"/>
                  <w:b w:val="0"/>
                  <w:bCs w:val="0"/>
                </w:rPr>
              </w:rPrChange>
            </w:rPr>
            <w:instrText xml:space="preserve"> PAGEREF _Toc7039 \h </w:instrText>
          </w:r>
          <w:r>
            <w:rPr>
              <w:rFonts w:hint="eastAsia" w:hAnsi="宋体" w:cs="宋体"/>
              <w:b w:val="0"/>
              <w:bCs w:val="0"/>
              <w:sz w:val="24"/>
              <w:rPrChange w:id="527" w:author="吴泽宇" w:date="2025-09-26T09:06:03Z">
                <w:rPr>
                  <w:rFonts w:hint="eastAsia" w:hAnsi="宋体" w:cs="宋体"/>
                  <w:b w:val="0"/>
                  <w:bCs w:val="0"/>
                </w:rPr>
              </w:rPrChange>
            </w:rPr>
            <w:fldChar w:fldCharType="separate"/>
          </w:r>
          <w:ins w:id="528" w:author="CMCC-0926" w:date="2025-09-28T15:22:33Z">
            <w:r>
              <w:rPr>
                <w:rFonts w:hint="eastAsia" w:hAnsi="宋体" w:cs="宋体"/>
                <w:b w:val="0"/>
                <w:bCs w:val="0"/>
                <w:sz w:val="24"/>
              </w:rPr>
              <w:t>9</w:t>
            </w:r>
          </w:ins>
          <w:del w:id="529" w:author="CMCC-0926" w:date="2025-09-28T15:22:33Z">
            <w:r>
              <w:rPr>
                <w:rFonts w:hint="eastAsia" w:hAnsi="宋体" w:cs="宋体"/>
                <w:b w:val="0"/>
                <w:bCs w:val="0"/>
                <w:sz w:val="24"/>
                <w:rPrChange w:id="530" w:author="吴泽宇" w:date="2025-09-26T09:06:03Z">
                  <w:rPr>
                    <w:rFonts w:hint="eastAsia" w:hAnsi="宋体" w:cs="宋体"/>
                    <w:b w:val="0"/>
                    <w:bCs w:val="0"/>
                  </w:rPr>
                </w:rPrChange>
              </w:rPr>
              <w:delText>12</w:delText>
            </w:r>
          </w:del>
          <w:r>
            <w:rPr>
              <w:rFonts w:hint="eastAsia" w:hAnsi="宋体" w:cs="宋体"/>
              <w:b w:val="0"/>
              <w:bCs w:val="0"/>
              <w:sz w:val="24"/>
              <w:rPrChange w:id="532" w:author="吴泽宇" w:date="2025-09-26T09:06:03Z">
                <w:rPr>
                  <w:rFonts w:hint="eastAsia" w:hAnsi="宋体" w:cs="宋体"/>
                  <w:b w:val="0"/>
                  <w:bCs w:val="0"/>
                </w:rPr>
              </w:rPrChange>
            </w:rPr>
            <w:fldChar w:fldCharType="end"/>
          </w:r>
          <w:r>
            <w:rPr>
              <w:rFonts w:hint="eastAsia" w:hAnsi="宋体" w:cs="宋体"/>
              <w:b w:val="0"/>
              <w:bCs w:val="0"/>
              <w:sz w:val="24"/>
              <w:rPrChange w:id="533" w:author="吴泽宇" w:date="2025-09-26T09:06:03Z">
                <w:rPr>
                  <w:rFonts w:hint="eastAsia" w:hAnsi="宋体" w:cs="宋体"/>
                  <w:b w:val="0"/>
                  <w:bCs w:val="0"/>
                </w:rPr>
              </w:rPrChange>
            </w:rPr>
            <w:fldChar w:fldCharType="end"/>
          </w:r>
        </w:p>
        <w:p w14:paraId="5379C957">
          <w:pPr>
            <w:pStyle w:val="36"/>
            <w:tabs>
              <w:tab w:val="right" w:leader="dot" w:pos="8497"/>
              <w:tab w:val="clear" w:pos="9241"/>
            </w:tabs>
            <w:spacing w:line="240" w:lineRule="auto"/>
            <w:rPr>
              <w:rFonts w:hint="eastAsia" w:hAnsi="宋体" w:cs="宋体"/>
              <w:b w:val="0"/>
              <w:bCs w:val="0"/>
              <w:sz w:val="24"/>
              <w:rPrChange w:id="534" w:author="吴泽宇" w:date="2025-09-26T09:06:03Z">
                <w:rPr>
                  <w:rFonts w:hint="eastAsia" w:hAnsi="宋体" w:cs="宋体"/>
                  <w:b w:val="0"/>
                  <w:bCs w:val="0"/>
                </w:rPr>
              </w:rPrChange>
            </w:rPr>
          </w:pPr>
          <w:r>
            <w:rPr>
              <w:rFonts w:hint="eastAsia" w:hAnsi="宋体" w:cs="宋体"/>
              <w:b w:val="0"/>
              <w:bCs w:val="0"/>
              <w:sz w:val="24"/>
              <w:rPrChange w:id="535" w:author="吴泽宇" w:date="2025-09-26T09:06:03Z">
                <w:rPr>
                  <w:rFonts w:hint="eastAsia" w:hAnsi="宋体" w:cs="宋体"/>
                  <w:b w:val="0"/>
                  <w:bCs w:val="0"/>
                </w:rPr>
              </w:rPrChange>
            </w:rPr>
            <w:fldChar w:fldCharType="begin"/>
          </w:r>
          <w:r>
            <w:rPr>
              <w:rFonts w:hint="eastAsia" w:hAnsi="宋体" w:cs="宋体"/>
              <w:b w:val="0"/>
              <w:bCs w:val="0"/>
              <w:sz w:val="24"/>
              <w:rPrChange w:id="536" w:author="吴泽宇" w:date="2025-09-26T09:06:03Z">
                <w:rPr>
                  <w:rFonts w:hint="eastAsia" w:hAnsi="宋体" w:cs="宋体"/>
                  <w:b w:val="0"/>
                  <w:bCs w:val="0"/>
                </w:rPr>
              </w:rPrChange>
            </w:rPr>
            <w:instrText xml:space="preserve"> HYPERLINK \l _Toc5019 </w:instrText>
          </w:r>
          <w:r>
            <w:rPr>
              <w:rFonts w:hint="eastAsia" w:hAnsi="宋体" w:cs="宋体"/>
              <w:b w:val="0"/>
              <w:bCs w:val="0"/>
              <w:sz w:val="24"/>
              <w:rPrChange w:id="537" w:author="吴泽宇" w:date="2025-09-26T09:06:03Z">
                <w:rPr>
                  <w:rFonts w:hint="eastAsia" w:hAnsi="宋体" w:cs="宋体"/>
                  <w:b w:val="0"/>
                  <w:bCs w:val="0"/>
                </w:rPr>
              </w:rPrChange>
            </w:rPr>
            <w:fldChar w:fldCharType="separate"/>
          </w:r>
          <w:r>
            <w:rPr>
              <w:rFonts w:hint="eastAsia" w:hAnsi="宋体" w:cs="宋体"/>
              <w:b w:val="0"/>
              <w:bCs w:val="0"/>
              <w:sz w:val="24"/>
              <w:lang w:val="en-US"/>
              <w:rPrChange w:id="538" w:author="吴泽宇" w:date="2025-09-26T09:06:03Z">
                <w:rPr>
                  <w:rFonts w:hint="eastAsia" w:hAnsi="宋体" w:cs="宋体"/>
                  <w:b w:val="0"/>
                  <w:bCs w:val="0"/>
                  <w:lang w:val="en-US"/>
                </w:rPr>
              </w:rPrChange>
            </w:rPr>
            <w:t xml:space="preserve">6 </w:t>
          </w:r>
          <w:r>
            <w:rPr>
              <w:rFonts w:hint="eastAsia" w:hAnsi="宋体" w:cs="宋体"/>
              <w:b w:val="0"/>
              <w:bCs w:val="0"/>
              <w:sz w:val="24"/>
              <w:rPrChange w:id="539" w:author="吴泽宇" w:date="2025-09-26T09:06:03Z">
                <w:rPr>
                  <w:rFonts w:hint="eastAsia" w:hAnsi="宋体" w:cs="宋体"/>
                  <w:b w:val="0"/>
                  <w:bCs w:val="0"/>
                </w:rPr>
              </w:rPrChange>
            </w:rPr>
            <w:t>未来标准化工作建议</w:t>
          </w:r>
          <w:r>
            <w:rPr>
              <w:rFonts w:hint="eastAsia" w:hAnsi="宋体" w:cs="宋体"/>
              <w:b w:val="0"/>
              <w:bCs w:val="0"/>
              <w:sz w:val="24"/>
              <w:rPrChange w:id="540" w:author="吴泽宇" w:date="2025-09-26T09:06:03Z">
                <w:rPr>
                  <w:rFonts w:hint="eastAsia" w:hAnsi="宋体" w:cs="宋体"/>
                  <w:b w:val="0"/>
                  <w:bCs w:val="0"/>
                </w:rPr>
              </w:rPrChange>
            </w:rPr>
            <w:tab/>
          </w:r>
          <w:r>
            <w:rPr>
              <w:rFonts w:hint="eastAsia" w:hAnsi="宋体" w:cs="宋体"/>
              <w:b w:val="0"/>
              <w:bCs w:val="0"/>
              <w:sz w:val="24"/>
              <w:rPrChange w:id="541" w:author="吴泽宇" w:date="2025-09-26T09:06:03Z">
                <w:rPr>
                  <w:rFonts w:hint="eastAsia" w:hAnsi="宋体" w:cs="宋体"/>
                  <w:b w:val="0"/>
                  <w:bCs w:val="0"/>
                </w:rPr>
              </w:rPrChange>
            </w:rPr>
            <w:fldChar w:fldCharType="begin"/>
          </w:r>
          <w:r>
            <w:rPr>
              <w:rFonts w:hint="eastAsia" w:hAnsi="宋体" w:cs="宋体"/>
              <w:b w:val="0"/>
              <w:bCs w:val="0"/>
              <w:sz w:val="24"/>
              <w:rPrChange w:id="542" w:author="吴泽宇" w:date="2025-09-26T09:06:03Z">
                <w:rPr>
                  <w:rFonts w:hint="eastAsia" w:hAnsi="宋体" w:cs="宋体"/>
                  <w:b w:val="0"/>
                  <w:bCs w:val="0"/>
                </w:rPr>
              </w:rPrChange>
            </w:rPr>
            <w:instrText xml:space="preserve"> PAGEREF _Toc5019 \h </w:instrText>
          </w:r>
          <w:r>
            <w:rPr>
              <w:rFonts w:hint="eastAsia" w:hAnsi="宋体" w:cs="宋体"/>
              <w:b w:val="0"/>
              <w:bCs w:val="0"/>
              <w:sz w:val="24"/>
              <w:rPrChange w:id="543" w:author="吴泽宇" w:date="2025-09-26T09:06:03Z">
                <w:rPr>
                  <w:rFonts w:hint="eastAsia" w:hAnsi="宋体" w:cs="宋体"/>
                  <w:b w:val="0"/>
                  <w:bCs w:val="0"/>
                </w:rPr>
              </w:rPrChange>
            </w:rPr>
            <w:fldChar w:fldCharType="separate"/>
          </w:r>
          <w:ins w:id="544" w:author="CMCC-0926" w:date="2025-09-28T15:22:33Z">
            <w:r>
              <w:rPr>
                <w:rFonts w:hint="eastAsia" w:hAnsi="宋体" w:cs="宋体"/>
                <w:b w:val="0"/>
                <w:bCs w:val="0"/>
                <w:sz w:val="24"/>
              </w:rPr>
              <w:t>9</w:t>
            </w:r>
          </w:ins>
          <w:del w:id="545" w:author="CMCC-0926" w:date="2025-09-28T15:22:33Z">
            <w:r>
              <w:rPr>
                <w:rFonts w:hint="eastAsia" w:hAnsi="宋体" w:cs="宋体"/>
                <w:b w:val="0"/>
                <w:bCs w:val="0"/>
                <w:sz w:val="24"/>
                <w:rPrChange w:id="546" w:author="吴泽宇" w:date="2025-09-26T09:06:03Z">
                  <w:rPr>
                    <w:rFonts w:hint="eastAsia" w:hAnsi="宋体" w:cs="宋体"/>
                    <w:b w:val="0"/>
                    <w:bCs w:val="0"/>
                  </w:rPr>
                </w:rPrChange>
              </w:rPr>
              <w:delText>12</w:delText>
            </w:r>
          </w:del>
          <w:r>
            <w:rPr>
              <w:rFonts w:hint="eastAsia" w:hAnsi="宋体" w:cs="宋体"/>
              <w:b w:val="0"/>
              <w:bCs w:val="0"/>
              <w:sz w:val="24"/>
              <w:rPrChange w:id="548" w:author="吴泽宇" w:date="2025-09-26T09:06:03Z">
                <w:rPr>
                  <w:rFonts w:hint="eastAsia" w:hAnsi="宋体" w:cs="宋体"/>
                  <w:b w:val="0"/>
                  <w:bCs w:val="0"/>
                </w:rPr>
              </w:rPrChange>
            </w:rPr>
            <w:fldChar w:fldCharType="end"/>
          </w:r>
          <w:r>
            <w:rPr>
              <w:rFonts w:hint="eastAsia" w:hAnsi="宋体" w:cs="宋体"/>
              <w:b w:val="0"/>
              <w:bCs w:val="0"/>
              <w:sz w:val="24"/>
              <w:rPrChange w:id="549" w:author="吴泽宇" w:date="2025-09-26T09:06:03Z">
                <w:rPr>
                  <w:rFonts w:hint="eastAsia" w:hAnsi="宋体" w:cs="宋体"/>
                  <w:b w:val="0"/>
                  <w:bCs w:val="0"/>
                </w:rPr>
              </w:rPrChange>
            </w:rPr>
            <w:fldChar w:fldCharType="end"/>
          </w:r>
        </w:p>
        <w:p w14:paraId="7FE0E6B6">
          <w:pPr>
            <w:pStyle w:val="36"/>
            <w:tabs>
              <w:tab w:val="right" w:leader="dot" w:pos="8497"/>
              <w:tab w:val="clear" w:pos="9241"/>
            </w:tabs>
            <w:spacing w:line="240" w:lineRule="auto"/>
            <w:rPr>
              <w:sz w:val="24"/>
              <w:rPrChange w:id="550" w:author="吴泽宇" w:date="2025-09-26T09:06:03Z">
                <w:rPr/>
              </w:rPrChange>
            </w:rPr>
          </w:pPr>
          <w:r>
            <w:rPr>
              <w:rFonts w:hint="eastAsia" w:hAnsi="宋体" w:cs="宋体"/>
              <w:b w:val="0"/>
              <w:bCs w:val="0"/>
              <w:sz w:val="24"/>
              <w:rPrChange w:id="551" w:author="吴泽宇" w:date="2025-09-26T09:06:03Z">
                <w:rPr>
                  <w:rFonts w:hint="eastAsia" w:hAnsi="宋体" w:cs="宋体"/>
                  <w:b w:val="0"/>
                  <w:bCs w:val="0"/>
                </w:rPr>
              </w:rPrChange>
            </w:rPr>
            <w:fldChar w:fldCharType="begin"/>
          </w:r>
          <w:r>
            <w:rPr>
              <w:rFonts w:hint="eastAsia" w:hAnsi="宋体" w:cs="宋体"/>
              <w:b w:val="0"/>
              <w:bCs w:val="0"/>
              <w:sz w:val="24"/>
              <w:rPrChange w:id="552" w:author="吴泽宇" w:date="2025-09-26T09:06:03Z">
                <w:rPr>
                  <w:rFonts w:hint="eastAsia" w:hAnsi="宋体" w:cs="宋体"/>
                  <w:b w:val="0"/>
                  <w:bCs w:val="0"/>
                </w:rPr>
              </w:rPrChange>
            </w:rPr>
            <w:instrText xml:space="preserve"> HYPERLINK \l _Toc1836 </w:instrText>
          </w:r>
          <w:r>
            <w:rPr>
              <w:rFonts w:hint="eastAsia" w:hAnsi="宋体" w:cs="宋体"/>
              <w:b w:val="0"/>
              <w:bCs w:val="0"/>
              <w:sz w:val="24"/>
              <w:rPrChange w:id="553" w:author="吴泽宇" w:date="2025-09-26T09:06:03Z">
                <w:rPr>
                  <w:rFonts w:hint="eastAsia" w:hAnsi="宋体" w:cs="宋体"/>
                  <w:b w:val="0"/>
                  <w:bCs w:val="0"/>
                </w:rPr>
              </w:rPrChange>
            </w:rPr>
            <w:fldChar w:fldCharType="separate"/>
          </w:r>
          <w:r>
            <w:rPr>
              <w:rFonts w:hint="eastAsia" w:ascii="宋体" w:hAnsi="宋体" w:cs="宋体"/>
              <w:b w:val="0"/>
              <w:bCs w:val="0"/>
              <w:sz w:val="24"/>
              <w:szCs w:val="21"/>
              <w:rPrChange w:id="554" w:author="吴泽宇" w:date="2025-09-26T09:06:03Z">
                <w:rPr>
                  <w:rFonts w:hint="eastAsia" w:ascii="宋体" w:hAnsi="宋体" w:cs="宋体"/>
                  <w:b w:val="0"/>
                  <w:bCs w:val="0"/>
                  <w:szCs w:val="21"/>
                </w:rPr>
              </w:rPrChange>
            </w:rPr>
            <w:t>参考文献</w:t>
          </w:r>
          <w:r>
            <w:rPr>
              <w:rFonts w:hint="eastAsia" w:hAnsi="宋体" w:cs="宋体"/>
              <w:b w:val="0"/>
              <w:bCs w:val="0"/>
              <w:sz w:val="24"/>
              <w:rPrChange w:id="555" w:author="吴泽宇" w:date="2025-09-26T09:06:03Z">
                <w:rPr>
                  <w:rFonts w:hint="eastAsia" w:hAnsi="宋体" w:cs="宋体"/>
                  <w:b w:val="0"/>
                  <w:bCs w:val="0"/>
                </w:rPr>
              </w:rPrChange>
            </w:rPr>
            <w:tab/>
          </w:r>
          <w:r>
            <w:rPr>
              <w:rFonts w:hint="eastAsia" w:hAnsi="宋体" w:cs="宋体"/>
              <w:b w:val="0"/>
              <w:bCs w:val="0"/>
              <w:sz w:val="24"/>
              <w:rPrChange w:id="556" w:author="吴泽宇" w:date="2025-09-26T09:06:03Z">
                <w:rPr>
                  <w:rFonts w:hint="eastAsia" w:hAnsi="宋体" w:cs="宋体"/>
                  <w:b w:val="0"/>
                  <w:bCs w:val="0"/>
                </w:rPr>
              </w:rPrChange>
            </w:rPr>
            <w:fldChar w:fldCharType="begin"/>
          </w:r>
          <w:r>
            <w:rPr>
              <w:rFonts w:hint="eastAsia" w:hAnsi="宋体" w:cs="宋体"/>
              <w:b w:val="0"/>
              <w:bCs w:val="0"/>
              <w:sz w:val="24"/>
              <w:rPrChange w:id="557" w:author="吴泽宇" w:date="2025-09-26T09:06:03Z">
                <w:rPr>
                  <w:rFonts w:hint="eastAsia" w:hAnsi="宋体" w:cs="宋体"/>
                  <w:b w:val="0"/>
                  <w:bCs w:val="0"/>
                </w:rPr>
              </w:rPrChange>
            </w:rPr>
            <w:instrText xml:space="preserve"> PAGEREF _Toc1836 \h </w:instrText>
          </w:r>
          <w:r>
            <w:rPr>
              <w:rFonts w:hint="eastAsia" w:hAnsi="宋体" w:cs="宋体"/>
              <w:b w:val="0"/>
              <w:bCs w:val="0"/>
              <w:sz w:val="24"/>
              <w:rPrChange w:id="558" w:author="吴泽宇" w:date="2025-09-26T09:06:03Z">
                <w:rPr>
                  <w:rFonts w:hint="eastAsia" w:hAnsi="宋体" w:cs="宋体"/>
                  <w:b w:val="0"/>
                  <w:bCs w:val="0"/>
                </w:rPr>
              </w:rPrChange>
            </w:rPr>
            <w:fldChar w:fldCharType="separate"/>
          </w:r>
          <w:ins w:id="559" w:author="CMCC-0926" w:date="2025-09-28T15:22:33Z">
            <w:r>
              <w:rPr>
                <w:rFonts w:hint="eastAsia" w:hAnsi="宋体" w:cs="宋体"/>
                <w:b w:val="0"/>
                <w:bCs w:val="0"/>
                <w:sz w:val="24"/>
              </w:rPr>
              <w:t>11</w:t>
            </w:r>
          </w:ins>
          <w:del w:id="560" w:author="CMCC-0926" w:date="2025-09-28T15:22:33Z">
            <w:r>
              <w:rPr>
                <w:rFonts w:hint="eastAsia" w:hAnsi="宋体" w:cs="宋体"/>
                <w:b w:val="0"/>
                <w:bCs w:val="0"/>
                <w:sz w:val="24"/>
                <w:rPrChange w:id="561" w:author="吴泽宇" w:date="2025-09-26T09:06:03Z">
                  <w:rPr>
                    <w:rFonts w:hint="eastAsia" w:hAnsi="宋体" w:cs="宋体"/>
                    <w:b w:val="0"/>
                    <w:bCs w:val="0"/>
                  </w:rPr>
                </w:rPrChange>
              </w:rPr>
              <w:delText>14</w:delText>
            </w:r>
          </w:del>
          <w:r>
            <w:rPr>
              <w:rFonts w:hint="eastAsia" w:hAnsi="宋体" w:cs="宋体"/>
              <w:b w:val="0"/>
              <w:bCs w:val="0"/>
              <w:sz w:val="24"/>
              <w:rPrChange w:id="563" w:author="吴泽宇" w:date="2025-09-26T09:06:03Z">
                <w:rPr>
                  <w:rFonts w:hint="eastAsia" w:hAnsi="宋体" w:cs="宋体"/>
                  <w:b w:val="0"/>
                  <w:bCs w:val="0"/>
                </w:rPr>
              </w:rPrChange>
            </w:rPr>
            <w:fldChar w:fldCharType="end"/>
          </w:r>
          <w:r>
            <w:rPr>
              <w:rFonts w:hint="eastAsia" w:hAnsi="宋体" w:cs="宋体"/>
              <w:b w:val="0"/>
              <w:bCs w:val="0"/>
              <w:sz w:val="24"/>
              <w:rPrChange w:id="564" w:author="吴泽宇" w:date="2025-09-26T09:06:03Z">
                <w:rPr>
                  <w:rFonts w:hint="eastAsia" w:hAnsi="宋体" w:cs="宋体"/>
                  <w:b w:val="0"/>
                  <w:bCs w:val="0"/>
                </w:rPr>
              </w:rPrChange>
            </w:rPr>
            <w:fldChar w:fldCharType="end"/>
          </w:r>
        </w:p>
        <w:p w14:paraId="551FDA8F">
          <w:r>
            <w:rPr>
              <w:sz w:val="24"/>
              <w:rPrChange w:id="565" w:author="吴泽宇" w:date="2025-09-26T09:06:03Z">
                <w:rPr/>
              </w:rPrChange>
            </w:rPr>
            <w:fldChar w:fldCharType="end"/>
          </w:r>
        </w:p>
      </w:sdtContent>
    </w:sdt>
    <w:p w14:paraId="328C3CE5"/>
    <w:p w14:paraId="61C9BF4D">
      <w:pPr>
        <w:spacing w:line="240" w:lineRule="auto"/>
        <w:ind w:left="0" w:leftChars="0"/>
        <w:jc w:val="left"/>
        <w:outlineLvl w:val="9"/>
      </w:pPr>
      <w:bookmarkStart w:id="30" w:name="_Toc2801"/>
      <w:bookmarkStart w:id="31" w:name="_Toc48089953"/>
      <w:bookmarkStart w:id="32" w:name="_Toc541490766"/>
      <w:bookmarkStart w:id="33" w:name="_Toc9673"/>
      <w:bookmarkStart w:id="34" w:name="_Toc526944079"/>
      <w:bookmarkStart w:id="35" w:name="StandardName"/>
      <w:bookmarkStart w:id="36" w:name="_Toc43817684"/>
      <w:bookmarkStart w:id="37" w:name="_Toc2679185"/>
    </w:p>
    <w:p w14:paraId="4491F94A">
      <w:pPr>
        <w:spacing w:line="288" w:lineRule="auto"/>
        <w:ind w:left="420" w:leftChars="200"/>
        <w:rPr>
          <w:del w:id="568" w:author="CMCC-0926" w:date="2025-09-28T15:20:08Z"/>
        </w:rPr>
      </w:pPr>
      <w:del w:id="569" w:author="CMCC-0926" w:date="2025-09-28T15:20:08Z">
        <w:r>
          <w:rPr/>
          <w:br w:type="page"/>
        </w:r>
      </w:del>
    </w:p>
    <w:p w14:paraId="2B353FB5">
      <w:pPr>
        <w:pStyle w:val="40"/>
        <w:pBdr>
          <w:top w:val="none" w:color="auto" w:sz="0" w:space="1"/>
          <w:left w:val="none" w:color="auto" w:sz="0" w:space="4"/>
          <w:bottom w:val="single" w:color="000000" w:sz="18" w:space="1"/>
          <w:right w:val="none" w:color="auto" w:sz="0" w:space="4"/>
          <w:between w:val="none" w:color="auto" w:sz="0" w:space="0"/>
        </w:pBdr>
        <w:autoSpaceDE/>
        <w:autoSpaceDN/>
        <w:spacing w:line="288" w:lineRule="auto"/>
        <w:ind w:left="0" w:leftChars="0" w:firstLine="0" w:firstLineChars="0"/>
        <w:jc w:val="center"/>
        <w:outlineLvl w:val="0"/>
        <w:rPr>
          <w:ins w:id="570" w:author="CMCC-0926" w:date="2025-09-28T15:20:08Z"/>
          <w:rFonts w:hint="eastAsia" w:ascii="宋体" w:hAnsi="宋体" w:eastAsia="宋体" w:cs="宋体"/>
          <w:b/>
          <w:bCs/>
          <w:sz w:val="48"/>
          <w:szCs w:val="48"/>
        </w:rPr>
        <w:sectPr>
          <w:headerReference r:id="rId5" w:type="first"/>
          <w:footerReference r:id="rId8" w:type="first"/>
          <w:footerReference r:id="rId6" w:type="default"/>
          <w:footerReference r:id="rId7" w:type="even"/>
          <w:pgSz w:w="11899" w:h="16838"/>
          <w:pgMar w:top="1702" w:right="1701" w:bottom="1440" w:left="1701" w:header="709" w:footer="709" w:gutter="0"/>
          <w:pgBorders>
            <w:top w:val="none" w:sz="0" w:space="0"/>
            <w:left w:val="none" w:sz="0" w:space="0"/>
            <w:bottom w:val="none" w:sz="0" w:space="0"/>
            <w:right w:val="none" w:sz="0" w:space="0"/>
          </w:pgBorders>
          <w:pgNumType w:fmt="decimal" w:start="1"/>
          <w:cols w:space="708" w:num="1"/>
          <w:docGrid w:linePitch="360" w:charSpace="0"/>
        </w:sectPr>
      </w:pPr>
      <w:bookmarkStart w:id="38" w:name="_Toc31347"/>
      <w:bookmarkStart w:id="39" w:name="_Toc26181"/>
      <w:bookmarkStart w:id="40" w:name="_Toc16287"/>
      <w:bookmarkStart w:id="41" w:name="_Toc21792"/>
    </w:p>
    <w:p w14:paraId="29020C96">
      <w:pPr>
        <w:pStyle w:val="40"/>
        <w:pBdr>
          <w:top w:val="none" w:color="auto" w:sz="0" w:space="1"/>
          <w:left w:val="none" w:color="auto" w:sz="0" w:space="4"/>
          <w:bottom w:val="single" w:color="000000" w:sz="18" w:space="1"/>
          <w:right w:val="none" w:color="auto" w:sz="0" w:space="4"/>
          <w:between w:val="none" w:color="auto" w:sz="0" w:space="0"/>
        </w:pBdr>
        <w:autoSpaceDE/>
        <w:autoSpaceDN/>
        <w:spacing w:line="288" w:lineRule="auto"/>
        <w:ind w:left="0" w:leftChars="0" w:firstLine="0" w:firstLineChars="0"/>
        <w:jc w:val="center"/>
        <w:outlineLvl w:val="0"/>
        <w:rPr>
          <w:rFonts w:ascii="Times New Roman" w:eastAsia="黑体"/>
          <w:sz w:val="32"/>
          <w:szCs w:val="32"/>
        </w:rPr>
      </w:pPr>
      <w:r>
        <w:rPr>
          <w:rFonts w:hint="eastAsia" w:ascii="宋体" w:hAnsi="宋体" w:eastAsia="宋体" w:cs="宋体"/>
          <w:b/>
          <w:bCs/>
          <w:sz w:val="48"/>
          <w:szCs w:val="48"/>
        </w:rPr>
        <w:t>大模型辅助的意图管理技术研究</w:t>
      </w:r>
      <w:bookmarkEnd w:id="30"/>
      <w:bookmarkEnd w:id="31"/>
      <w:bookmarkEnd w:id="32"/>
      <w:bookmarkEnd w:id="33"/>
      <w:bookmarkEnd w:id="38"/>
      <w:bookmarkEnd w:id="39"/>
      <w:bookmarkEnd w:id="40"/>
      <w:bookmarkEnd w:id="41"/>
    </w:p>
    <w:p w14:paraId="2305354A">
      <w:pPr>
        <w:pStyle w:val="40"/>
        <w:spacing w:line="288" w:lineRule="auto"/>
        <w:ind w:left="420" w:leftChars="200" w:firstLine="640"/>
        <w:jc w:val="center"/>
        <w:rPr>
          <w:rFonts w:ascii="Times New Roman" w:eastAsia="黑体"/>
          <w:sz w:val="32"/>
          <w:szCs w:val="32"/>
        </w:rPr>
      </w:pPr>
    </w:p>
    <w:p w14:paraId="0673A98C">
      <w:pPr>
        <w:pStyle w:val="2"/>
        <w:spacing w:before="0"/>
        <w:rPr>
          <w:b w:val="0"/>
          <w:bCs w:val="0"/>
        </w:rPr>
      </w:pPr>
      <w:bookmarkStart w:id="42" w:name="_Toc106201048"/>
      <w:bookmarkStart w:id="43" w:name="_Toc18279"/>
      <w:bookmarkStart w:id="44" w:name="_Toc6650"/>
      <w:bookmarkStart w:id="45" w:name="_Toc26463"/>
      <w:bookmarkStart w:id="46" w:name="_Toc24696"/>
      <w:bookmarkStart w:id="47" w:name="_Toc18367"/>
      <w:bookmarkStart w:id="48" w:name="_Toc26277"/>
      <w:bookmarkStart w:id="49" w:name="_Toc4602"/>
      <w:bookmarkStart w:id="50" w:name="_Toc72105122"/>
      <w:bookmarkStart w:id="51" w:name="_Toc3629"/>
      <w:bookmarkStart w:id="52" w:name="_Toc8832"/>
      <w:bookmarkStart w:id="53" w:name="_Toc30594"/>
      <w:bookmarkStart w:id="54" w:name="_Toc7817"/>
      <w:bookmarkStart w:id="55" w:name="_Toc9736"/>
      <w:bookmarkStart w:id="56" w:name="_Toc31083"/>
      <w:bookmarkStart w:id="57" w:name="_Toc21082"/>
      <w:bookmarkStart w:id="58" w:name="_Toc19754"/>
      <w:bookmarkStart w:id="59" w:name="_Toc741563507"/>
      <w:bookmarkStart w:id="60" w:name="_Toc25802"/>
      <w:bookmarkStart w:id="61" w:name="_Toc1358105889"/>
      <w:bookmarkStart w:id="62" w:name="_Toc833823676"/>
      <w:bookmarkStart w:id="63" w:name="_Toc6284"/>
      <w:bookmarkStart w:id="64" w:name="_Toc26546"/>
      <w:bookmarkStart w:id="65" w:name="_Toc30975"/>
      <w:bookmarkStart w:id="66" w:name="_Toc15838"/>
      <w:r>
        <w:rPr>
          <w:b w:val="0"/>
          <w:bCs w:val="0"/>
        </w:rPr>
        <w:t>范围</w:t>
      </w:r>
      <w:bookmarkEnd w:id="34"/>
      <w:bookmarkEnd w:id="35"/>
      <w:bookmarkEnd w:id="36"/>
      <w:bookmarkEnd w:id="37"/>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Start w:id="67" w:name="_Toc45657873"/>
      <w:bookmarkEnd w:id="67"/>
      <w:bookmarkStart w:id="68" w:name="_Toc45658321"/>
      <w:bookmarkEnd w:id="68"/>
      <w:bookmarkStart w:id="69" w:name="_Toc45659509"/>
      <w:bookmarkEnd w:id="69"/>
      <w:bookmarkStart w:id="70" w:name="_Toc45657697"/>
      <w:bookmarkEnd w:id="70"/>
      <w:bookmarkStart w:id="71" w:name="_Toc45566272"/>
      <w:bookmarkEnd w:id="71"/>
      <w:bookmarkStart w:id="72" w:name="_Toc50415292"/>
      <w:bookmarkStart w:id="73" w:name="_Toc52737595"/>
      <w:bookmarkStart w:id="74" w:name="_Toc51021743"/>
      <w:bookmarkStart w:id="75" w:name="_Toc50984057"/>
      <w:bookmarkStart w:id="76" w:name="_Toc51260400"/>
      <w:bookmarkStart w:id="77" w:name="scroll-bookmark-132"/>
      <w:bookmarkStart w:id="78" w:name="_Toc45566273"/>
    </w:p>
    <w:p w14:paraId="636846B0">
      <w:pPr>
        <w:spacing w:line="288" w:lineRule="auto"/>
        <w:ind w:firstLine="420" w:firstLineChars="200"/>
        <w:rPr>
          <w:szCs w:val="21"/>
        </w:rPr>
      </w:pPr>
      <w:r>
        <w:rPr>
          <w:szCs w:val="21"/>
        </w:rPr>
        <w:t>本研究报告针对大模型</w:t>
      </w:r>
      <w:r>
        <w:rPr>
          <w:rFonts w:hint="eastAsia"/>
          <w:szCs w:val="21"/>
          <w:lang w:val="en-US" w:eastAsia="zh-CN"/>
        </w:rPr>
        <w:t>辅助的</w:t>
      </w:r>
      <w:r>
        <w:rPr>
          <w:szCs w:val="21"/>
        </w:rPr>
        <w:t>意图管理架构</w:t>
      </w:r>
      <w:r>
        <w:rPr>
          <w:rFonts w:hint="eastAsia"/>
          <w:szCs w:val="21"/>
          <w:lang w:val="en-US" w:eastAsia="zh-CN"/>
        </w:rPr>
        <w:t>和管理流程</w:t>
      </w:r>
      <w:r>
        <w:rPr>
          <w:szCs w:val="21"/>
        </w:rPr>
        <w:t>展开研究</w:t>
      </w:r>
      <w:r>
        <w:rPr>
          <w:rFonts w:hint="eastAsia"/>
          <w:szCs w:val="21"/>
        </w:rPr>
        <w:t>，并提出标准化工作建议。</w:t>
      </w:r>
    </w:p>
    <w:bookmarkEnd w:id="72"/>
    <w:bookmarkEnd w:id="73"/>
    <w:bookmarkEnd w:id="74"/>
    <w:bookmarkEnd w:id="75"/>
    <w:bookmarkEnd w:id="76"/>
    <w:p w14:paraId="28B7EDC5">
      <w:pPr>
        <w:pStyle w:val="2"/>
        <w:spacing w:before="0"/>
        <w:rPr>
          <w:b w:val="0"/>
          <w:bCs w:val="0"/>
        </w:rPr>
      </w:pPr>
      <w:bookmarkStart w:id="79" w:name="_Toc31279"/>
      <w:bookmarkStart w:id="80" w:name="_Toc26618"/>
      <w:bookmarkStart w:id="81" w:name="_Toc12536"/>
      <w:bookmarkStart w:id="82" w:name="_Toc25287"/>
      <w:bookmarkStart w:id="83" w:name="_Toc20174"/>
      <w:bookmarkStart w:id="84" w:name="_Toc106201049"/>
      <w:bookmarkStart w:id="85" w:name="_Toc9564"/>
      <w:bookmarkStart w:id="86" w:name="_Toc935766920"/>
      <w:bookmarkStart w:id="87" w:name="_Toc1205819963"/>
      <w:bookmarkStart w:id="88" w:name="_Toc11041"/>
      <w:bookmarkStart w:id="89" w:name="_Toc20419"/>
      <w:bookmarkStart w:id="90" w:name="_Toc21069"/>
      <w:bookmarkStart w:id="91" w:name="_Toc4857"/>
      <w:bookmarkStart w:id="92" w:name="_Toc1665666289"/>
      <w:bookmarkStart w:id="93" w:name="_Toc12253"/>
      <w:bookmarkStart w:id="94" w:name="_Toc29280"/>
      <w:bookmarkStart w:id="95" w:name="_Toc32234"/>
      <w:bookmarkStart w:id="96" w:name="_Toc29985"/>
      <w:bookmarkStart w:id="97" w:name="_Toc27248"/>
      <w:bookmarkStart w:id="98" w:name="_Toc24062"/>
      <w:bookmarkStart w:id="99" w:name="_Toc1953231492"/>
      <w:bookmarkStart w:id="100" w:name="_Toc21612"/>
      <w:bookmarkStart w:id="101" w:name="_Toc3663"/>
      <w:bookmarkStart w:id="102" w:name="_Toc7623"/>
      <w:bookmarkStart w:id="103" w:name="_Toc10346"/>
      <w:bookmarkStart w:id="104" w:name="_Toc27680"/>
      <w:r>
        <w:rPr>
          <w:rFonts w:hint="eastAsia"/>
          <w:b w:val="0"/>
          <w:bCs w:val="0"/>
        </w:rPr>
        <w:t>术语、定义及缩略语</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147B95D8">
      <w:pPr>
        <w:pStyle w:val="3"/>
        <w:keepNext w:val="0"/>
        <w:keepLines w:val="0"/>
        <w:widowControl/>
        <w:autoSpaceDE/>
        <w:autoSpaceDN/>
        <w:snapToGrid w:val="0"/>
        <w:spacing w:before="0" w:after="0"/>
        <w:ind w:left="0" w:firstLine="0"/>
        <w:jc w:val="left"/>
        <w:outlineLvl w:val="9"/>
        <w:rPr>
          <w:b w:val="0"/>
          <w:bCs w:val="0"/>
        </w:rPr>
      </w:pPr>
      <w:bookmarkStart w:id="105" w:name="_Toc16016"/>
      <w:bookmarkStart w:id="106" w:name="_Toc9067"/>
      <w:bookmarkStart w:id="107" w:name="_Toc12030"/>
      <w:bookmarkStart w:id="108" w:name="_Toc7056"/>
      <w:bookmarkStart w:id="109" w:name="_Toc19935"/>
      <w:bookmarkStart w:id="110" w:name="_Toc10338"/>
      <w:r>
        <w:rPr>
          <w:rFonts w:hint="eastAsia"/>
          <w:b w:val="0"/>
          <w:bCs w:val="0"/>
          <w:lang w:val="en-US"/>
        </w:rPr>
        <w:t>术语和定义</w:t>
      </w:r>
      <w:bookmarkEnd w:id="105"/>
      <w:bookmarkEnd w:id="106"/>
      <w:bookmarkEnd w:id="107"/>
      <w:bookmarkEnd w:id="108"/>
      <w:bookmarkEnd w:id="109"/>
      <w:bookmarkEnd w:id="110"/>
    </w:p>
    <w:p w14:paraId="73603AF2">
      <w:pPr>
        <w:spacing w:line="288" w:lineRule="auto"/>
        <w:ind w:firstLine="420" w:firstLineChars="200"/>
      </w:pPr>
      <w:r>
        <w:rPr>
          <w:rFonts w:hint="eastAsia"/>
        </w:rPr>
        <w:t>下列术语和定义适用于本研究</w:t>
      </w:r>
      <w:r>
        <w:rPr>
          <w:rFonts w:hint="eastAsia"/>
          <w:lang w:eastAsia="zh"/>
        </w:rPr>
        <w:t>报告</w:t>
      </w:r>
      <w:r>
        <w:rPr>
          <w:rFonts w:hint="eastAsia"/>
        </w:rPr>
        <w:t>。</w:t>
      </w:r>
    </w:p>
    <w:p w14:paraId="2FFE4AE0">
      <w:pPr>
        <w:pStyle w:val="4"/>
        <w:keepNext w:val="0"/>
        <w:keepLines w:val="0"/>
        <w:spacing w:before="0" w:after="0"/>
        <w:ind w:left="720"/>
        <w:outlineLvl w:val="9"/>
        <w:rPr>
          <w:b w:val="0"/>
          <w:bCs w:val="0"/>
        </w:rPr>
      </w:pPr>
      <w:bookmarkStart w:id="111" w:name="_Toc29995"/>
      <w:bookmarkEnd w:id="111"/>
      <w:bookmarkStart w:id="112" w:name="_Toc11054"/>
      <w:bookmarkEnd w:id="112"/>
      <w:bookmarkStart w:id="113" w:name="_Toc24459"/>
      <w:bookmarkEnd w:id="113"/>
      <w:bookmarkStart w:id="114" w:name="_Toc27839"/>
      <w:bookmarkEnd w:id="114"/>
      <w:bookmarkStart w:id="115" w:name="_Toc26268"/>
      <w:bookmarkEnd w:id="115"/>
      <w:bookmarkStart w:id="116" w:name="_Toc1347"/>
    </w:p>
    <w:p w14:paraId="5371B223">
      <w:pPr>
        <w:keepNext w:val="0"/>
        <w:keepLines w:val="0"/>
        <w:spacing w:before="0" w:after="0" w:line="288" w:lineRule="auto"/>
        <w:ind w:left="0" w:firstLine="420" w:firstLineChars="200"/>
        <w:outlineLvl w:val="9"/>
        <w:rPr>
          <w:rFonts w:hint="eastAsia" w:ascii="黑体" w:hAnsi="黑体" w:eastAsia="黑体" w:cs="黑体"/>
          <w:b w:val="0"/>
          <w:bCs w:val="0"/>
        </w:rPr>
      </w:pPr>
      <w:r>
        <w:rPr>
          <w:rFonts w:hint="eastAsia" w:ascii="黑体" w:hAnsi="黑体" w:eastAsia="黑体" w:cs="黑体"/>
          <w:b w:val="0"/>
          <w:bCs w:val="0"/>
        </w:rPr>
        <w:t>网络运营管理大模型 network operation and management large model</w:t>
      </w:r>
      <w:bookmarkEnd w:id="116"/>
    </w:p>
    <w:p w14:paraId="279E3D06">
      <w:pPr>
        <w:pStyle w:val="53"/>
        <w:autoSpaceDE w:val="0"/>
        <w:autoSpaceDN w:val="0"/>
        <w:spacing w:before="0" w:beforeAutospacing="0" w:after="0" w:afterAutospacing="0" w:line="288" w:lineRule="auto"/>
        <w:ind w:firstLine="420" w:firstLineChars="200"/>
        <w:rPr>
          <w:rFonts w:hint="eastAsia"/>
          <w:color w:val="000000"/>
          <w:sz w:val="21"/>
          <w:szCs w:val="21"/>
          <w:lang w:bidi="ar"/>
        </w:rPr>
      </w:pPr>
      <w:r>
        <w:rPr>
          <w:rFonts w:hint="eastAsia"/>
          <w:color w:val="000000"/>
          <w:sz w:val="21"/>
          <w:szCs w:val="21"/>
          <w:lang w:bidi="ar"/>
        </w:rPr>
        <w:t>支撑网络运营管理的大模型。</w:t>
      </w:r>
    </w:p>
    <w:p w14:paraId="62603350">
      <w:pPr>
        <w:pStyle w:val="53"/>
        <w:autoSpaceDE/>
        <w:autoSpaceDN/>
        <w:adjustRightInd w:val="0"/>
        <w:spacing w:before="0" w:beforeAutospacing="0" w:after="0" w:afterAutospacing="0" w:line="288" w:lineRule="auto"/>
        <w:ind w:left="780" w:leftChars="200" w:hanging="360" w:hangingChars="200"/>
        <w:rPr>
          <w:rFonts w:hint="eastAsia" w:ascii="黑体" w:hAnsi="黑体" w:eastAsia="黑体" w:cs="黑体"/>
          <w:color w:val="auto"/>
          <w:sz w:val="18"/>
          <w:szCs w:val="18"/>
          <w:lang w:bidi="ar"/>
        </w:rPr>
      </w:pPr>
      <w:r>
        <w:rPr>
          <w:rFonts w:hint="eastAsia" w:ascii="黑体" w:hAnsi="黑体" w:eastAsia="黑体" w:cs="黑体"/>
          <w:color w:val="auto"/>
          <w:sz w:val="18"/>
          <w:szCs w:val="18"/>
          <w:lang w:bidi="ar"/>
        </w:rPr>
        <w:t>注：包括但不限于结合网络运营管理领域数据和通用大模型训练得到的行业大模型，或者直接应用到网络运营管理领域的通用大模型，且不限于大语言模型。</w:t>
      </w:r>
    </w:p>
    <w:p w14:paraId="64CBBA38">
      <w:pPr>
        <w:pStyle w:val="40"/>
        <w:numPr>
          <w:ilvl w:val="255"/>
          <w:numId w:val="0"/>
        </w:numPr>
        <w:spacing w:line="288" w:lineRule="auto"/>
        <w:ind w:firstLine="420" w:firstLineChars="200"/>
        <w:rPr>
          <w:rFonts w:ascii="Times New Roman"/>
        </w:rPr>
      </w:pPr>
      <w:r>
        <w:rPr>
          <w:rFonts w:hint="eastAsia" w:ascii="Times New Roman"/>
        </w:rPr>
        <w:t>[来源：YD/T XXXX-XXXX 网络运营管理大模型总体技术要求，3.</w:t>
      </w:r>
      <w:r>
        <w:rPr>
          <w:rFonts w:hint="eastAsia" w:ascii="Times New Roman"/>
          <w:lang w:val="en-US" w:eastAsia="zh-CN"/>
        </w:rPr>
        <w:t>5</w:t>
      </w:r>
      <w:r>
        <w:rPr>
          <w:rFonts w:hint="eastAsia" w:ascii="Times New Roman"/>
        </w:rPr>
        <w:t>]</w:t>
      </w:r>
    </w:p>
    <w:p w14:paraId="0BC18119">
      <w:pPr>
        <w:pStyle w:val="3"/>
        <w:keepNext w:val="0"/>
        <w:keepLines w:val="0"/>
        <w:widowControl/>
        <w:spacing w:before="0" w:after="0"/>
        <w:ind w:left="573" w:hanging="573"/>
        <w:jc w:val="left"/>
        <w:outlineLvl w:val="9"/>
        <w:rPr>
          <w:b w:val="0"/>
          <w:bCs w:val="0"/>
        </w:rPr>
      </w:pPr>
      <w:bookmarkStart w:id="117" w:name="_Toc9310"/>
      <w:bookmarkStart w:id="118" w:name="_Toc18219"/>
      <w:bookmarkStart w:id="119" w:name="_Toc9035"/>
      <w:bookmarkStart w:id="120" w:name="_Toc19780"/>
      <w:bookmarkStart w:id="121" w:name="_Toc20647"/>
      <w:bookmarkStart w:id="122" w:name="_Toc15436"/>
      <w:r>
        <w:rPr>
          <w:rFonts w:hint="eastAsia"/>
          <w:b w:val="0"/>
          <w:bCs w:val="0"/>
          <w:lang w:val="en-US"/>
        </w:rPr>
        <w:t>缩略语</w:t>
      </w:r>
      <w:bookmarkEnd w:id="117"/>
      <w:bookmarkEnd w:id="118"/>
      <w:bookmarkEnd w:id="119"/>
      <w:bookmarkEnd w:id="120"/>
      <w:bookmarkEnd w:id="121"/>
      <w:bookmarkEnd w:id="122"/>
    </w:p>
    <w:bookmarkEnd w:id="77"/>
    <w:bookmarkEnd w:id="78"/>
    <w:p w14:paraId="0FF8D1A5">
      <w:pPr>
        <w:pStyle w:val="40"/>
        <w:spacing w:line="288" w:lineRule="auto"/>
        <w:rPr>
          <w:rFonts w:ascii="Times New Roman"/>
        </w:rPr>
      </w:pPr>
      <w:bookmarkStart w:id="123" w:name="_Toc57063544"/>
      <w:bookmarkStart w:id="124" w:name="_Toc52737603"/>
      <w:bookmarkStart w:id="125" w:name="_Toc51260408"/>
      <w:bookmarkStart w:id="126" w:name="_Toc50984066"/>
      <w:bookmarkStart w:id="127" w:name="_Toc51771362"/>
      <w:bookmarkStart w:id="128" w:name="_Toc51021751"/>
      <w:bookmarkStart w:id="129" w:name="_Toc51359651"/>
      <w:bookmarkStart w:id="130" w:name="scroll-bookmark-133"/>
      <w:bookmarkStart w:id="131" w:name="_Toc45566278"/>
      <w:r>
        <w:rPr>
          <w:rFonts w:ascii="Times New Roman"/>
        </w:rPr>
        <w:t>下列缩略语适用于本</w:t>
      </w:r>
      <w:r>
        <w:rPr>
          <w:rFonts w:hint="eastAsia" w:ascii="Times New Roman"/>
        </w:rPr>
        <w:t>研究</w:t>
      </w:r>
      <w:r>
        <w:rPr>
          <w:rFonts w:hint="eastAsia"/>
          <w:lang w:eastAsia="zh"/>
        </w:rPr>
        <w:t>报告</w:t>
      </w:r>
      <w:r>
        <w:rPr>
          <w:rFonts w:ascii="Times New Roman"/>
        </w:rPr>
        <w:t>。</w:t>
      </w:r>
    </w:p>
    <w:bookmarkEnd w:id="123"/>
    <w:bookmarkEnd w:id="124"/>
    <w:bookmarkEnd w:id="125"/>
    <w:bookmarkEnd w:id="126"/>
    <w:bookmarkEnd w:id="127"/>
    <w:bookmarkEnd w:id="128"/>
    <w:bookmarkEnd w:id="129"/>
    <w:p w14:paraId="63823F86">
      <w:pPr>
        <w:pStyle w:val="40"/>
        <w:tabs>
          <w:tab w:val="left" w:pos="1060"/>
          <w:tab w:val="left" w:pos="1480"/>
          <w:tab w:val="clear" w:pos="4201"/>
          <w:tab w:val="clear" w:pos="9298"/>
        </w:tabs>
        <w:spacing w:line="288" w:lineRule="auto"/>
        <w:ind w:left="0" w:leftChars="0" w:firstLine="420" w:firstLineChars="200"/>
        <w:rPr>
          <w:rFonts w:hint="eastAsia" w:ascii="宋体" w:hAnsi="宋体" w:eastAsia="宋体" w:cs="宋体"/>
        </w:rPr>
      </w:pPr>
      <w:r>
        <w:rPr>
          <w:rFonts w:hint="eastAsia" w:ascii="宋体" w:hAnsi="宋体" w:eastAsia="宋体" w:cs="宋体"/>
          <w:kern w:val="2"/>
          <w:sz w:val="21"/>
          <w:szCs w:val="24"/>
          <w:highlight w:val="none"/>
          <w:lang w:eastAsia="zh-CN" w:bidi="ar-SA"/>
        </w:rPr>
        <w:t>AI</w:t>
      </w:r>
      <w:r>
        <w:rPr>
          <w:rFonts w:hint="eastAsia" w:hAnsi="宋体" w:cs="宋体"/>
          <w:kern w:val="2"/>
          <w:sz w:val="21"/>
          <w:szCs w:val="24"/>
          <w:highlight w:val="none"/>
          <w:lang w:eastAsia="zh" w:bidi="ar-SA"/>
        </w:rPr>
        <w:tab/>
      </w:r>
      <w:r>
        <w:rPr>
          <w:rFonts w:hint="eastAsia" w:ascii="宋体" w:hAnsi="宋体" w:eastAsia="宋体" w:cs="宋体"/>
          <w:kern w:val="2"/>
          <w:sz w:val="21"/>
          <w:szCs w:val="24"/>
          <w:highlight w:val="none"/>
          <w:lang w:eastAsia="zh-CN" w:bidi="ar-SA"/>
        </w:rPr>
        <w:t>人工智能</w:t>
      </w:r>
      <w:r>
        <w:rPr>
          <w:rFonts w:hint="eastAsia" w:ascii="宋体" w:hAnsi="宋体" w:eastAsia="宋体" w:cs="宋体"/>
        </w:rPr>
        <w:t>（Artificial Intelligence）</w:t>
      </w:r>
    </w:p>
    <w:p w14:paraId="1E0D8A9C">
      <w:pPr>
        <w:spacing w:line="288" w:lineRule="auto"/>
        <w:ind w:firstLine="420"/>
        <w:rPr>
          <w:rFonts w:hint="eastAsia" w:ascii="宋体" w:hAnsi="宋体" w:eastAsia="宋体" w:cs="宋体"/>
          <w:kern w:val="2"/>
          <w:sz w:val="21"/>
          <w:szCs w:val="24"/>
          <w:highlight w:val="none"/>
          <w:lang w:eastAsia="zh-CN" w:bidi="ar-SA"/>
        </w:rPr>
      </w:pPr>
      <w:r>
        <w:rPr>
          <w:rFonts w:hint="eastAsia" w:ascii="宋体" w:hAnsi="宋体" w:eastAsia="宋体" w:cs="宋体"/>
          <w:kern w:val="2"/>
          <w:sz w:val="21"/>
          <w:szCs w:val="24"/>
          <w:highlight w:val="none"/>
          <w:lang w:eastAsia="zh-CN" w:bidi="ar-SA"/>
        </w:rPr>
        <w:t>ML</w:t>
      </w:r>
      <w:r>
        <w:rPr>
          <w:rFonts w:hint="eastAsia" w:ascii="宋体" w:hAnsi="宋体" w:cs="宋体"/>
          <w:kern w:val="2"/>
          <w:sz w:val="21"/>
          <w:szCs w:val="24"/>
          <w:highlight w:val="none"/>
          <w:lang w:eastAsia="zh" w:bidi="ar-SA"/>
        </w:rPr>
        <w:tab/>
      </w:r>
      <w:r>
        <w:rPr>
          <w:rFonts w:hint="eastAsia" w:ascii="宋体" w:hAnsi="宋体" w:cs="宋体"/>
          <w:kern w:val="2"/>
          <w:sz w:val="21"/>
          <w:szCs w:val="24"/>
          <w:highlight w:val="none"/>
          <w:lang w:eastAsia="zh" w:bidi="ar-SA"/>
        </w:rPr>
        <w:t xml:space="preserve">  </w:t>
      </w:r>
      <w:r>
        <w:rPr>
          <w:rFonts w:hint="eastAsia" w:ascii="宋体" w:hAnsi="宋体" w:eastAsia="宋体" w:cs="宋体"/>
          <w:kern w:val="2"/>
          <w:sz w:val="21"/>
          <w:szCs w:val="24"/>
          <w:highlight w:val="none"/>
          <w:lang w:eastAsia="zh-CN" w:bidi="ar-SA"/>
        </w:rPr>
        <w:t>机器学习（</w:t>
      </w:r>
      <w:r>
        <w:rPr>
          <w:rFonts w:hint="eastAsia" w:ascii="宋体" w:hAnsi="宋体" w:eastAsia="宋体" w:cs="宋体"/>
          <w:kern w:val="2"/>
          <w:sz w:val="21"/>
          <w:szCs w:val="24"/>
          <w:highlight w:val="none"/>
          <w:lang w:val="en-US" w:eastAsia="zh-CN" w:bidi="ar-SA"/>
        </w:rPr>
        <w:t>Machine Learning</w:t>
      </w:r>
      <w:r>
        <w:rPr>
          <w:rFonts w:hint="eastAsia" w:ascii="宋体" w:hAnsi="宋体" w:eastAsia="宋体" w:cs="宋体"/>
          <w:kern w:val="2"/>
          <w:sz w:val="21"/>
          <w:szCs w:val="24"/>
          <w:highlight w:val="none"/>
          <w:lang w:eastAsia="zh-CN" w:bidi="ar-SA"/>
        </w:rPr>
        <w:t>）</w:t>
      </w:r>
    </w:p>
    <w:p w14:paraId="77103040">
      <w:pPr>
        <w:spacing w:line="288" w:lineRule="auto"/>
        <w:ind w:left="0" w:leftChars="0" w:firstLine="420"/>
      </w:pPr>
      <w:r>
        <w:rPr>
          <w:rFonts w:hint="eastAsia" w:ascii="宋体" w:hAnsi="宋体" w:cs="宋体"/>
          <w:highlight w:val="none"/>
          <w:lang w:eastAsia="zh-CN"/>
        </w:rPr>
        <w:t>RAG</w:t>
      </w:r>
      <w:r>
        <w:rPr>
          <w:rFonts w:hint="eastAsia" w:ascii="宋体" w:hAnsi="宋体" w:cs="宋体"/>
          <w:highlight w:val="none"/>
          <w:lang w:eastAsia="zh"/>
        </w:rPr>
        <w:tab/>
      </w:r>
      <w:r>
        <w:rPr>
          <w:rFonts w:hint="eastAsia" w:ascii="宋体" w:hAnsi="宋体" w:cs="宋体"/>
          <w:highlight w:val="none"/>
          <w:lang w:eastAsia="zh"/>
        </w:rPr>
        <w:t xml:space="preserve">  </w:t>
      </w:r>
      <w:r>
        <w:rPr>
          <w:rFonts w:hint="eastAsia" w:ascii="宋体" w:hAnsi="宋体" w:cs="宋体"/>
          <w:highlight w:val="none"/>
          <w:lang w:eastAsia="zh-CN"/>
        </w:rPr>
        <w:t>检索增强生成（Retrieval Augmented Generation）</w:t>
      </w:r>
    </w:p>
    <w:p w14:paraId="0F80FEB9">
      <w:pPr>
        <w:pStyle w:val="2"/>
        <w:spacing w:before="0" w:afterLines="-2147483648"/>
        <w:rPr>
          <w:b w:val="0"/>
          <w:bCs w:val="0"/>
          <w:lang w:val="en-US"/>
        </w:rPr>
      </w:pPr>
      <w:bookmarkStart w:id="132" w:name="_Toc28"/>
      <w:bookmarkStart w:id="133" w:name="_Toc444931211"/>
      <w:bookmarkStart w:id="134" w:name="_Toc1693400249"/>
      <w:bookmarkStart w:id="135" w:name="_Toc28574"/>
      <w:bookmarkStart w:id="136" w:name="_Toc12635"/>
      <w:bookmarkStart w:id="137" w:name="_Toc14866"/>
      <w:bookmarkStart w:id="138" w:name="_Toc751"/>
      <w:bookmarkStart w:id="139" w:name="_Toc2212"/>
      <w:bookmarkStart w:id="140" w:name="_Toc14173"/>
      <w:bookmarkStart w:id="141" w:name="_Toc4168"/>
      <w:bookmarkStart w:id="142" w:name="_Toc16903"/>
      <w:bookmarkStart w:id="143" w:name="_Toc6124"/>
      <w:bookmarkStart w:id="144" w:name="_Toc1041"/>
      <w:bookmarkStart w:id="145" w:name="_Toc15933"/>
      <w:r>
        <w:rPr>
          <w:rFonts w:hint="eastAsia"/>
          <w:b w:val="0"/>
          <w:bCs w:val="0"/>
          <w:lang w:val="en-US"/>
        </w:rPr>
        <w:t>研究背景</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7F232813">
      <w:pPr>
        <w:pStyle w:val="3"/>
        <w:rPr>
          <w:b w:val="0"/>
          <w:bCs w:val="0"/>
          <w:lang w:val="en-US"/>
        </w:rPr>
      </w:pPr>
      <w:bookmarkStart w:id="146" w:name="_Toc27517"/>
      <w:bookmarkStart w:id="147" w:name="_Toc4161"/>
      <w:bookmarkStart w:id="148" w:name="_Toc8018"/>
      <w:bookmarkStart w:id="149" w:name="_Toc200"/>
      <w:bookmarkStart w:id="150" w:name="_Toc2587"/>
      <w:bookmarkStart w:id="151" w:name="_Toc23076"/>
      <w:bookmarkStart w:id="152" w:name="_Toc16362"/>
      <w:bookmarkStart w:id="153" w:name="_Toc10923"/>
      <w:bookmarkStart w:id="154" w:name="_Toc2096"/>
      <w:bookmarkStart w:id="155" w:name="_Toc10798"/>
      <w:bookmarkStart w:id="156" w:name="_Toc1316435552"/>
      <w:bookmarkStart w:id="157" w:name="_Toc9732"/>
      <w:bookmarkStart w:id="158" w:name="_Toc1270611743"/>
      <w:bookmarkStart w:id="159" w:name="_Toc27497"/>
      <w:r>
        <w:rPr>
          <w:rFonts w:hint="eastAsia"/>
          <w:b w:val="0"/>
          <w:bCs w:val="0"/>
          <w:lang w:val="en-US"/>
        </w:rPr>
        <w:t>需求</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7EDCE0A9">
      <w:pPr>
        <w:spacing w:line="288" w:lineRule="auto"/>
        <w:ind w:firstLine="420" w:firstLineChars="200"/>
      </w:pPr>
      <w:r>
        <w:t>当前，业界常以基础大模型-行业大模型的路径对不同应用领域的大模型进行研发。首先训练在多个领域和任务上适用的</w:t>
      </w:r>
      <w:r>
        <w:rPr>
          <w:rFonts w:hint="eastAsia"/>
          <w:lang w:val="en-US" w:eastAsia="zh-CN"/>
        </w:rPr>
        <w:t>通用</w:t>
      </w:r>
      <w:r>
        <w:t>大模型，使</w:t>
      </w:r>
      <w:r>
        <w:rPr>
          <w:rFonts w:hint="eastAsia"/>
          <w:lang w:eastAsia="zh"/>
        </w:rPr>
        <w:t>其</w:t>
      </w:r>
      <w:r>
        <w:t>具备举一反三的强大泛化能力；其次，使用行业相关的数据进行预训练或微调</w:t>
      </w:r>
      <w:r>
        <w:rPr>
          <w:rFonts w:hint="eastAsia"/>
          <w:lang w:eastAsia="zh"/>
        </w:rPr>
        <w:t>得到行业大模型</w:t>
      </w:r>
      <w:r>
        <w:t>，以提高在该领域的性能和准确度；最后，使用任务相关的数据进行预训练或微调，以提高解决该任务的性能和效果。</w:t>
      </w:r>
    </w:p>
    <w:p w14:paraId="410C9689">
      <w:pPr>
        <w:spacing w:line="288" w:lineRule="auto"/>
        <w:ind w:firstLine="420" w:firstLineChars="200"/>
      </w:pPr>
      <w:r>
        <w:t>意图管理通过深入理解和精准响应用户的意图，实现了网络资源的自动化配置、优化和故障处理，显著提升了网络运维效率和用户体验。</w:t>
      </w:r>
    </w:p>
    <w:p w14:paraId="743DD6E7">
      <w:pPr>
        <w:spacing w:line="288" w:lineRule="auto"/>
        <w:ind w:firstLine="420" w:firstLineChars="200"/>
      </w:pPr>
      <w:r>
        <w:t>通过引入大模型技术，意图管理可以进一步得到增强，具体表现在：一是借助大模型的强大能力，实现</w:t>
      </w:r>
      <w:r>
        <w:rPr>
          <w:rFonts w:hint="eastAsia"/>
          <w:lang w:val="en-US" w:eastAsia="zh-CN"/>
        </w:rPr>
        <w:t>对</w:t>
      </w:r>
      <w:r>
        <w:t>意图转译、意图认知和意图决策</w:t>
      </w:r>
      <w:r>
        <w:rPr>
          <w:rFonts w:hint="eastAsia"/>
          <w:lang w:eastAsia="zh"/>
        </w:rPr>
        <w:t>的</w:t>
      </w:r>
      <w:r>
        <w:rPr>
          <w:rFonts w:hint="eastAsia"/>
          <w:lang w:val="en-US" w:eastAsia="zh-CN"/>
        </w:rPr>
        <w:t>辅助</w:t>
      </w:r>
      <w:r>
        <w:t>，提升意图处理的精准度和效率；二是将已有的场景化意图管理知识，如意图能力数据库、意图模型知识库、意图实现模板库、意图实例库等，与大模型的领域微调/场景化推理能力相融合，以优化大模型辅助意图管理的实现效果，进一步提升意图管理的智能化水平和实际应用价值。</w:t>
      </w:r>
    </w:p>
    <w:p w14:paraId="4F726A01">
      <w:pPr>
        <w:pStyle w:val="3"/>
        <w:rPr>
          <w:b w:val="0"/>
          <w:bCs w:val="0"/>
          <w:lang w:val="en-US"/>
        </w:rPr>
      </w:pPr>
      <w:bookmarkStart w:id="160" w:name="_Toc1857860023"/>
      <w:bookmarkStart w:id="161" w:name="_Toc19844"/>
      <w:bookmarkStart w:id="162" w:name="_Toc6267"/>
      <w:bookmarkStart w:id="163" w:name="_Toc22537"/>
      <w:bookmarkStart w:id="164" w:name="_Toc9074"/>
      <w:bookmarkStart w:id="165" w:name="_Toc19222"/>
      <w:bookmarkStart w:id="166" w:name="_Toc25501"/>
      <w:bookmarkStart w:id="167" w:name="_Toc4637"/>
      <w:bookmarkStart w:id="168" w:name="_Toc24078"/>
      <w:bookmarkStart w:id="169" w:name="_Toc966"/>
      <w:bookmarkStart w:id="170" w:name="_Toc627552929"/>
      <w:r>
        <w:rPr>
          <w:rFonts w:hint="eastAsia"/>
          <w:b w:val="0"/>
          <w:bCs w:val="0"/>
          <w:lang w:val="en-US"/>
        </w:rPr>
        <w:t>国内外相关标准进展</w:t>
      </w:r>
      <w:bookmarkEnd w:id="160"/>
      <w:bookmarkEnd w:id="161"/>
      <w:bookmarkEnd w:id="162"/>
      <w:bookmarkEnd w:id="163"/>
      <w:bookmarkEnd w:id="164"/>
      <w:bookmarkEnd w:id="165"/>
      <w:bookmarkEnd w:id="166"/>
      <w:bookmarkEnd w:id="167"/>
      <w:bookmarkEnd w:id="168"/>
      <w:bookmarkEnd w:id="169"/>
      <w:bookmarkEnd w:id="170"/>
    </w:p>
    <w:p w14:paraId="3E3F758B">
      <w:pPr>
        <w:spacing w:line="288" w:lineRule="auto"/>
        <w:ind w:firstLine="420" w:firstLineChars="200"/>
        <w:jc w:val="left"/>
      </w:pPr>
      <w:r>
        <w:rPr>
          <w:rFonts w:hint="eastAsia" w:ascii="宋体" w:hAnsi="宋体" w:cs="宋体"/>
        </w:rPr>
        <w:t>3GPP SA5</w:t>
      </w:r>
      <w:r>
        <w:rPr>
          <w:rFonts w:hint="eastAsia"/>
        </w:rPr>
        <w:t>在</w:t>
      </w:r>
      <w:r>
        <w:rPr>
          <w:rFonts w:hint="eastAsia" w:ascii="宋体" w:hAnsi="宋体" w:cs="宋体"/>
        </w:rPr>
        <w:t>2023</w:t>
      </w:r>
      <w:r>
        <w:rPr>
          <w:rFonts w:hint="eastAsia"/>
        </w:rPr>
        <w:t>年立项了“</w:t>
      </w:r>
      <w:r>
        <w:rPr>
          <w:rFonts w:hint="eastAsia" w:ascii="宋体" w:hAnsi="宋体" w:cs="宋体"/>
        </w:rPr>
        <w:t>Intent Driven Management Service（IDMS）</w:t>
      </w:r>
      <w:r>
        <w:rPr>
          <w:rFonts w:hint="eastAsia"/>
        </w:rPr>
        <w:t>”</w:t>
      </w:r>
      <w:r>
        <w:t>与</w:t>
      </w:r>
      <w:r>
        <w:rPr>
          <w:rFonts w:hint="eastAsia"/>
        </w:rPr>
        <w:t>“</w:t>
      </w:r>
      <w:r>
        <w:rPr>
          <w:rFonts w:hint="eastAsia" w:ascii="宋体" w:hAnsi="宋体" w:cs="宋体"/>
        </w:rPr>
        <w:t>AI/ML management（AIML_MGT）</w:t>
      </w:r>
      <w:r>
        <w:rPr>
          <w:rFonts w:hint="eastAsia"/>
        </w:rPr>
        <w:t>”</w:t>
      </w:r>
      <w:r>
        <w:t>的</w:t>
      </w:r>
      <w:r>
        <w:rPr>
          <w:rFonts w:hint="eastAsia" w:ascii="宋体" w:hAnsi="宋体" w:cs="宋体"/>
        </w:rPr>
        <w:t>R-19</w:t>
      </w:r>
      <w:r>
        <w:rPr>
          <w:rFonts w:hint="eastAsia"/>
        </w:rPr>
        <w:t>研究课题</w:t>
      </w:r>
      <w:r>
        <w:t>，分别聚焦于移动通信网络管理相关的意图管理应用场景</w:t>
      </w:r>
      <w:r>
        <w:rPr>
          <w:rFonts w:hint="eastAsia" w:ascii="宋体" w:hAnsi="宋体" w:cs="宋体"/>
        </w:rPr>
        <w:t>与AI/ML</w:t>
      </w:r>
      <w:r>
        <w:t>模型生命周期管理技术架构，包含了</w:t>
      </w:r>
      <w:r>
        <w:rPr>
          <w:rFonts w:hint="eastAsia"/>
        </w:rPr>
        <w:t>生成式</w:t>
      </w:r>
      <w:r>
        <w:rPr>
          <w:rFonts w:hint="eastAsia" w:ascii="宋体" w:hAnsi="宋体" w:cs="宋体"/>
        </w:rPr>
        <w:t>AI</w:t>
      </w:r>
      <w:r>
        <w:t>、自然语言描述意图的标准需求研究内容</w:t>
      </w:r>
      <w:r>
        <w:rPr>
          <w:rFonts w:hint="eastAsia"/>
        </w:rPr>
        <w:t>。</w:t>
      </w:r>
    </w:p>
    <w:p w14:paraId="163716F7">
      <w:pPr>
        <w:spacing w:line="288" w:lineRule="auto"/>
        <w:ind w:firstLine="420" w:firstLineChars="200"/>
        <w:jc w:val="left"/>
      </w:pPr>
      <w:r>
        <w:rPr>
          <w:rFonts w:hint="eastAsia" w:ascii="宋体" w:hAnsi="宋体" w:cs="宋体"/>
        </w:rPr>
        <w:t>TM Forum于2021年正式启动跨层跨域通用意图相关标准工作，同年交付IG1253及一系列意图相关规范，包括：IG1253A（意图建模）、IG1253B（意图信息模型）、IG1253C（意图生命周期管理和接口）、IG1253D（意图处理器范围和能力管理）、IG1253E（用例和示例）。2022年启动TR290（意图通用模型）、TR291（意图扩展模型）、TR292（意图管理本体）以及TMF921A（意图管理API）的研究和制定工作</w:t>
      </w:r>
      <w:r>
        <w:rPr>
          <w:rFonts w:hint="eastAsia"/>
        </w:rPr>
        <w:t>。</w:t>
      </w:r>
    </w:p>
    <w:p w14:paraId="44486204">
      <w:pPr>
        <w:spacing w:line="288" w:lineRule="auto"/>
        <w:ind w:firstLine="420" w:firstLineChars="200"/>
        <w:jc w:val="left"/>
        <w:rPr>
          <w:rFonts w:hint="eastAsia" w:ascii="宋体" w:hAnsi="宋体" w:cs="宋体"/>
        </w:rPr>
      </w:pPr>
      <w:r>
        <w:rPr>
          <w:rFonts w:hint="eastAsia" w:ascii="宋体" w:hAnsi="宋体" w:cs="宋体"/>
        </w:rPr>
        <w:t>ETSI ENI 已经启动了近10个与大模型相关的项目，这些项目侧重于大模型的应用场景、架构编排、实现技术和其他领域。</w:t>
      </w:r>
    </w:p>
    <w:p w14:paraId="77B66389">
      <w:pPr>
        <w:spacing w:line="288" w:lineRule="auto"/>
        <w:ind w:firstLine="420" w:firstLineChars="200"/>
        <w:jc w:val="left"/>
        <w:rPr>
          <w:rFonts w:hint="eastAsia" w:ascii="宋体" w:hAnsi="宋体" w:cs="宋体"/>
        </w:rPr>
      </w:pPr>
      <w:r>
        <w:rPr>
          <w:rFonts w:hint="eastAsia" w:ascii="宋体" w:hAnsi="宋体" w:cs="宋体"/>
        </w:rPr>
        <w:t>ETSI GR ZSM 011中给出了意图驱动管理的概念以及典型用例，同时对意图模型、接口、生命周期管理进行探讨和定义，并在意图分解、意图翻译、意图冲突等意图关键技术上给出了分析和建议。</w:t>
      </w:r>
    </w:p>
    <w:p w14:paraId="1C8A52A1">
      <w:pPr>
        <w:spacing w:line="288" w:lineRule="auto"/>
        <w:ind w:firstLine="420" w:firstLineChars="200"/>
        <w:jc w:val="left"/>
      </w:pPr>
      <w:r>
        <w:rPr>
          <w:rFonts w:hint="eastAsia" w:ascii="宋体" w:hAnsi="宋体" w:cs="宋体"/>
        </w:rPr>
        <w:t>CCSA TC7在2023年立项了《自智网络 意图管理总体技术要求》，旨在制定意图管理功能架构、接口与模型，实现跨层次跨专业网络领域的意图管理，可作为本研究</w:t>
      </w:r>
      <w:r>
        <w:rPr>
          <w:rFonts w:hint="eastAsia" w:ascii="宋体" w:hAnsi="宋体" w:cs="宋体"/>
          <w:lang w:val="en-US" w:eastAsia="zh-CN"/>
        </w:rPr>
        <w:t>报告</w:t>
      </w:r>
      <w:r>
        <w:rPr>
          <w:rFonts w:hint="eastAsia" w:ascii="宋体" w:hAnsi="宋体" w:cs="宋体"/>
        </w:rPr>
        <w:t>参考。同时，CCSA TC7在2024年立项了《网络运营管理大模型总体技术要求》等系列网络运营管理大模型标准，聚焦网络运营管理大模型应用基本过程</w:t>
      </w:r>
      <w:r>
        <w:rPr>
          <w:rFonts w:hint="eastAsia" w:ascii="宋体" w:hAnsi="宋体" w:cs="宋体"/>
          <w:lang w:val="en-US" w:eastAsia="zh-CN"/>
        </w:rPr>
        <w:t>以及</w:t>
      </w:r>
      <w:r>
        <w:rPr>
          <w:rFonts w:hint="eastAsia" w:ascii="宋体" w:hAnsi="宋体" w:cs="宋体"/>
        </w:rPr>
        <w:t>支撑相关过程所需的各类系统、数据及其相互关系。</w:t>
      </w:r>
    </w:p>
    <w:p w14:paraId="2D88B3EE">
      <w:pPr>
        <w:spacing w:line="288" w:lineRule="auto"/>
        <w:ind w:firstLine="420" w:firstLineChars="200"/>
        <w:jc w:val="left"/>
      </w:pPr>
      <w:r>
        <w:rPr>
          <w:rFonts w:hint="eastAsia"/>
        </w:rPr>
        <w:t>本研究</w:t>
      </w:r>
      <w:r>
        <w:rPr>
          <w:rFonts w:hint="eastAsia"/>
          <w:lang w:eastAsia="zh"/>
        </w:rPr>
        <w:t>报告</w:t>
      </w:r>
      <w:r>
        <w:rPr>
          <w:rFonts w:hint="eastAsia"/>
        </w:rPr>
        <w:t>侧重点是大模型如何辅助意图管理，专注于</w:t>
      </w:r>
      <w:r>
        <w:rPr>
          <w:rFonts w:hint="eastAsia"/>
          <w:lang w:val="en-US" w:eastAsia="zh-CN"/>
        </w:rPr>
        <w:t>研究</w:t>
      </w:r>
      <w:r>
        <w:rPr>
          <w:rFonts w:hint="eastAsia"/>
        </w:rPr>
        <w:t>利用大模型来</w:t>
      </w:r>
      <w:r>
        <w:rPr>
          <w:rFonts w:hint="eastAsia"/>
          <w:lang w:val="en-US" w:eastAsia="zh-CN"/>
        </w:rPr>
        <w:t>辅助</w:t>
      </w:r>
      <w:r>
        <w:rPr>
          <w:rFonts w:hint="eastAsia"/>
        </w:rPr>
        <w:t>意图管理</w:t>
      </w:r>
      <w:r>
        <w:rPr>
          <w:rFonts w:hint="eastAsia"/>
          <w:lang w:val="en-US" w:eastAsia="zh-CN"/>
        </w:rPr>
        <w:t>架构</w:t>
      </w:r>
      <w:r>
        <w:rPr>
          <w:rFonts w:hint="eastAsia"/>
        </w:rPr>
        <w:t>和流程，最终目标是通过引入大模型实现对意图管理的增强并</w:t>
      </w:r>
      <w:r>
        <w:rPr>
          <w:rFonts w:hint="eastAsia"/>
          <w:lang w:val="en-US" w:eastAsia="zh-CN"/>
        </w:rPr>
        <w:t>针对</w:t>
      </w:r>
      <w:r>
        <w:rPr>
          <w:rFonts w:hint="eastAsia"/>
        </w:rPr>
        <w:t>增强的意图管理</w:t>
      </w:r>
      <w:r>
        <w:rPr>
          <w:rFonts w:hint="eastAsia"/>
          <w:lang w:eastAsia="zh"/>
        </w:rPr>
        <w:t>梳理提炼增强</w:t>
      </w:r>
      <w:r>
        <w:rPr>
          <w:rFonts w:hint="eastAsia"/>
          <w:lang w:val="en-US" w:eastAsia="zh-CN"/>
        </w:rPr>
        <w:t>的</w:t>
      </w:r>
      <w:r>
        <w:rPr>
          <w:rFonts w:hint="eastAsia"/>
          <w:lang w:eastAsia="zh"/>
        </w:rPr>
        <w:t>标准化需求</w:t>
      </w:r>
      <w:r>
        <w:rPr>
          <w:rFonts w:hint="eastAsia"/>
        </w:rPr>
        <w:t>，同时基于大模型在增强意图管理中的具体</w:t>
      </w:r>
      <w:r>
        <w:rPr>
          <w:rFonts w:hint="eastAsia"/>
          <w:lang w:val="en-US" w:eastAsia="zh-CN"/>
        </w:rPr>
        <w:t>研究</w:t>
      </w:r>
      <w:r>
        <w:rPr>
          <w:rFonts w:hint="eastAsia"/>
        </w:rPr>
        <w:t>成果，按需向网络运营管理大模型</w:t>
      </w:r>
      <w:r>
        <w:rPr>
          <w:rFonts w:hint="eastAsia"/>
          <w:lang w:val="en-US" w:eastAsia="zh-CN"/>
        </w:rPr>
        <w:t>系列标准</w:t>
      </w:r>
      <w:r>
        <w:rPr>
          <w:rFonts w:hint="eastAsia"/>
        </w:rPr>
        <w:t>反馈相应的标准化需求。</w:t>
      </w:r>
    </w:p>
    <w:p w14:paraId="0ED79036">
      <w:pPr>
        <w:pStyle w:val="2"/>
        <w:spacing w:before="0" w:afterLines="-2147483648"/>
        <w:rPr>
          <w:b w:val="0"/>
          <w:bCs w:val="0"/>
          <w:lang w:val="en-US"/>
        </w:rPr>
      </w:pPr>
      <w:bookmarkStart w:id="171" w:name="_Toc20534"/>
      <w:bookmarkStart w:id="172" w:name="_Toc8221"/>
      <w:bookmarkStart w:id="173" w:name="_Toc30634"/>
      <w:bookmarkStart w:id="174" w:name="_Toc308181906"/>
      <w:bookmarkStart w:id="175" w:name="_Toc7998"/>
      <w:bookmarkStart w:id="176" w:name="_Toc8764"/>
      <w:bookmarkStart w:id="177" w:name="_Toc1239561831"/>
      <w:bookmarkStart w:id="178" w:name="_Toc14869"/>
      <w:bookmarkStart w:id="179" w:name="_Toc11962"/>
      <w:bookmarkStart w:id="180" w:name="_Toc3257"/>
      <w:bookmarkStart w:id="181" w:name="_Toc28148"/>
      <w:r>
        <w:rPr>
          <w:rFonts w:hint="eastAsia"/>
          <w:b w:val="0"/>
          <w:bCs w:val="0"/>
          <w:lang w:val="en-US"/>
        </w:rPr>
        <w:t>大模型辅助的意图管理功能架构研究</w:t>
      </w:r>
      <w:bookmarkEnd w:id="171"/>
      <w:bookmarkEnd w:id="172"/>
      <w:bookmarkEnd w:id="173"/>
      <w:bookmarkEnd w:id="174"/>
      <w:bookmarkEnd w:id="175"/>
      <w:bookmarkEnd w:id="176"/>
      <w:bookmarkEnd w:id="177"/>
      <w:bookmarkEnd w:id="178"/>
      <w:bookmarkEnd w:id="179"/>
      <w:bookmarkEnd w:id="180"/>
      <w:bookmarkEnd w:id="181"/>
    </w:p>
    <w:p w14:paraId="14E204D8">
      <w:pPr>
        <w:numPr>
          <w:ilvl w:val="-1"/>
          <w:numId w:val="0"/>
        </w:numPr>
        <w:spacing w:line="288" w:lineRule="auto"/>
        <w:ind w:firstLine="420" w:firstLineChars="200"/>
        <w:jc w:val="left"/>
        <w:rPr>
          <w:rFonts w:hint="default"/>
          <w:lang w:val="en-US" w:eastAsia="zh-CN"/>
        </w:rPr>
      </w:pPr>
      <w:r>
        <w:rPr>
          <w:rFonts w:hint="eastAsia"/>
        </w:rPr>
        <w:t>《</w:t>
      </w:r>
      <w:r>
        <w:rPr>
          <w:rFonts w:hint="eastAsia" w:ascii="宋体" w:hAnsi="宋体" w:cs="宋体"/>
          <w:lang w:eastAsia="zh"/>
        </w:rPr>
        <w:t>YD/T XX/XXXX</w:t>
      </w:r>
      <w:r>
        <w:rPr>
          <w:rFonts w:hint="eastAsia"/>
        </w:rPr>
        <w:t>自智网络 意图管理总体技术要求》</w:t>
      </w:r>
      <w:r>
        <w:rPr>
          <w:vertAlign w:val="superscript"/>
        </w:rPr>
        <w:t>[1]</w:t>
      </w:r>
      <w:r>
        <w:rPr>
          <w:rFonts w:hint="eastAsia"/>
          <w:lang w:eastAsia="zh"/>
        </w:rPr>
        <w:t>规范</w:t>
      </w:r>
      <w:r>
        <w:rPr>
          <w:rFonts w:hint="eastAsia"/>
        </w:rPr>
        <w:t>了意图管理相关功能</w:t>
      </w:r>
      <w:r>
        <w:rPr>
          <w:rFonts w:hint="eastAsia"/>
          <w:lang w:eastAsia="zh"/>
        </w:rPr>
        <w:t>架构</w:t>
      </w:r>
      <w:r>
        <w:rPr>
          <w:rFonts w:hint="eastAsia"/>
        </w:rPr>
        <w:t>。</w:t>
      </w:r>
      <w:r>
        <w:rPr>
          <w:rFonts w:hint="eastAsia"/>
          <w:lang w:eastAsia="zh"/>
        </w:rPr>
        <w:t>以此为基础</w:t>
      </w:r>
      <w:r>
        <w:rPr>
          <w:rFonts w:hint="eastAsia"/>
          <w:lang w:val="en-US" w:eastAsia="zh-CN"/>
        </w:rPr>
        <w:t>，大模型辅助的</w:t>
      </w:r>
      <w:r>
        <w:t>意图管理</w:t>
      </w:r>
      <w:r>
        <w:rPr>
          <w:rFonts w:hint="eastAsia"/>
          <w:lang w:val="en-US" w:eastAsia="zh-CN"/>
        </w:rPr>
        <w:t>架构</w:t>
      </w:r>
      <w:r>
        <w:t>如图1所示</w:t>
      </w:r>
      <w:r>
        <w:rPr>
          <w:rFonts w:hint="eastAsia"/>
          <w:lang w:eastAsia="zh-CN"/>
        </w:rPr>
        <w:t>。</w:t>
      </w:r>
    </w:p>
    <w:p w14:paraId="3BD40167">
      <w:pPr>
        <w:rPr>
          <w:rFonts w:hint="eastAsia"/>
        </w:rPr>
      </w:pPr>
    </w:p>
    <w:p w14:paraId="70175805">
      <w:pPr>
        <w:ind w:left="0" w:leftChars="0"/>
        <w:jc w:val="center"/>
      </w:pPr>
      <w:r>
        <w:drawing>
          <wp:inline distT="0" distB="0" distL="114300" distR="114300">
            <wp:extent cx="2035810" cy="2284095"/>
            <wp:effectExtent l="0" t="0" r="889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2035810" cy="2284095"/>
                    </a:xfrm>
                    <a:prstGeom prst="rect">
                      <a:avLst/>
                    </a:prstGeom>
                    <a:noFill/>
                    <a:ln>
                      <a:noFill/>
                    </a:ln>
                  </pic:spPr>
                </pic:pic>
              </a:graphicData>
            </a:graphic>
          </wp:inline>
        </w:drawing>
      </w:r>
    </w:p>
    <w:p w14:paraId="21B1D257">
      <w:pPr>
        <w:ind w:left="0" w:leftChars="0"/>
        <w:jc w:val="both"/>
      </w:pPr>
    </w:p>
    <w:p w14:paraId="460C2027">
      <w:pPr>
        <w:jc w:val="center"/>
        <w:rPr>
          <w:rFonts w:hint="eastAsia" w:ascii="黑体" w:hAnsi="黑体" w:eastAsia="黑体" w:cs="黑体"/>
          <w:szCs w:val="21"/>
        </w:rPr>
      </w:pPr>
      <w:r>
        <w:rPr>
          <w:rFonts w:hint="eastAsia" w:ascii="黑体" w:hAnsi="黑体" w:eastAsia="黑体" w:cs="黑体"/>
          <w:szCs w:val="21"/>
        </w:rPr>
        <w:t>图 1 大模型辅助的意图管理架构</w:t>
      </w:r>
    </w:p>
    <w:p w14:paraId="286D4A6D">
      <w:pPr>
        <w:spacing w:before="181" w:beforeLines="50" w:line="288" w:lineRule="auto"/>
        <w:ind w:firstLine="420" w:firstLineChars="200"/>
        <w:rPr>
          <w:rFonts w:hint="eastAsia" w:ascii="宋体" w:hAnsi="宋体" w:cs="宋体"/>
          <w:lang w:eastAsia="zh-CN"/>
        </w:rPr>
      </w:pPr>
      <w:r>
        <w:rPr>
          <w:rFonts w:hint="eastAsia" w:ascii="宋体" w:hAnsi="宋体" w:cs="宋体"/>
          <w:lang w:eastAsia="zh-CN"/>
        </w:rPr>
        <w:t>大模型</w:t>
      </w:r>
      <w:r>
        <w:rPr>
          <w:rFonts w:hint="eastAsia" w:ascii="宋体" w:hAnsi="宋体" w:cs="宋体"/>
          <w:lang w:val="en-US" w:eastAsia="zh-CN"/>
        </w:rPr>
        <w:t>对</w:t>
      </w:r>
      <w:r>
        <w:rPr>
          <w:rFonts w:hint="eastAsia" w:ascii="宋体" w:hAnsi="宋体" w:cs="宋体"/>
          <w:lang w:eastAsia="zh-CN"/>
        </w:rPr>
        <w:t>意图转译功能和意图管理功能（包括意图所有者和意图处理者）</w:t>
      </w:r>
      <w:r>
        <w:rPr>
          <w:rFonts w:hint="eastAsia" w:ascii="宋体" w:hAnsi="宋体" w:cs="宋体"/>
          <w:lang w:val="en-US" w:eastAsia="zh-CN"/>
        </w:rPr>
        <w:t>进行辅助</w:t>
      </w:r>
      <w:r>
        <w:rPr>
          <w:rFonts w:hint="eastAsia" w:ascii="宋体" w:hAnsi="宋体" w:cs="宋体"/>
          <w:lang w:eastAsia="zh-CN"/>
        </w:rPr>
        <w:t>。意图转译功能通过接入大模型，可更精准地理解用户输入，提高意图解析的准确性和</w:t>
      </w:r>
      <w:r>
        <w:rPr>
          <w:rFonts w:hint="eastAsia" w:ascii="宋体" w:hAnsi="宋体" w:cs="宋体"/>
          <w:lang w:val="en-US" w:eastAsia="zh-CN"/>
        </w:rPr>
        <w:t>非结构化意图</w:t>
      </w:r>
      <w:r>
        <w:rPr>
          <w:rFonts w:hint="eastAsia" w:ascii="宋体" w:hAnsi="宋体" w:cs="宋体"/>
          <w:lang w:eastAsia="zh-CN"/>
        </w:rPr>
        <w:t>处理能力；意图管理功能</w:t>
      </w:r>
      <w:r>
        <w:rPr>
          <w:rFonts w:hint="eastAsia" w:ascii="宋体" w:hAnsi="宋体" w:cs="宋体"/>
          <w:lang w:eastAsia="zh"/>
        </w:rPr>
        <w:t>通过</w:t>
      </w:r>
      <w:r>
        <w:rPr>
          <w:rFonts w:hint="eastAsia" w:ascii="宋体" w:hAnsi="宋体" w:cs="宋体"/>
          <w:lang w:val="en-US" w:eastAsia="zh-CN"/>
        </w:rPr>
        <w:t>接入</w:t>
      </w:r>
      <w:r>
        <w:rPr>
          <w:rFonts w:hint="eastAsia" w:ascii="宋体" w:hAnsi="宋体" w:cs="宋体"/>
          <w:lang w:eastAsia="zh-CN"/>
        </w:rPr>
        <w:t>大模型，可增强意图认知和意图决策的智能化水平。</w:t>
      </w:r>
    </w:p>
    <w:p w14:paraId="34CEE0E4">
      <w:pPr>
        <w:spacing w:before="0" w:beforeLines="-2147483648" w:line="288" w:lineRule="auto"/>
        <w:ind w:firstLine="420" w:firstLineChars="200"/>
        <w:rPr>
          <w:rFonts w:hint="eastAsia"/>
          <w:lang w:val="en-US" w:eastAsia="zh-CN"/>
        </w:rPr>
      </w:pPr>
      <w:r>
        <w:rPr>
          <w:rFonts w:hint="default"/>
          <w:lang w:eastAsia="zh-CN"/>
        </w:rPr>
        <w:t>意图转译功能</w:t>
      </w:r>
      <w:r>
        <w:rPr>
          <w:rFonts w:hint="default"/>
          <w:lang w:val="en-US" w:eastAsia="zh-CN"/>
        </w:rPr>
        <w:t>及</w:t>
      </w:r>
      <w:r>
        <w:rPr>
          <w:rFonts w:hint="default"/>
          <w:lang w:eastAsia="zh-CN"/>
        </w:rPr>
        <w:t>意图管理功能</w:t>
      </w:r>
      <w:r>
        <w:rPr>
          <w:rFonts w:hint="default"/>
          <w:lang w:val="en-US" w:eastAsia="zh-CN"/>
        </w:rPr>
        <w:t>与</w:t>
      </w:r>
      <w:r>
        <w:rPr>
          <w:rFonts w:hint="eastAsia"/>
          <w:lang w:val="en-US" w:eastAsia="zh-CN"/>
        </w:rPr>
        <w:t>大模型</w:t>
      </w:r>
      <w:r>
        <w:rPr>
          <w:rFonts w:hint="default"/>
          <w:lang w:val="en-US" w:eastAsia="zh-CN"/>
        </w:rPr>
        <w:t>之间，通过q参考点进行交互。</w:t>
      </w:r>
      <w:r>
        <w:rPr>
          <w:rFonts w:hint="eastAsia"/>
        </w:rPr>
        <w:t>基于该参考点，提供</w:t>
      </w:r>
      <w:r>
        <w:rPr>
          <w:rFonts w:hint="eastAsia"/>
          <w:lang w:val="en-US" w:eastAsia="zh-CN"/>
        </w:rPr>
        <w:t>大模型</w:t>
      </w:r>
      <w:r>
        <w:rPr>
          <w:rFonts w:hint="eastAsia"/>
        </w:rPr>
        <w:t>辅助</w:t>
      </w:r>
      <w:r>
        <w:t>意图管理的能力，</w:t>
      </w:r>
      <w:r>
        <w:rPr>
          <w:rFonts w:hint="eastAsia"/>
          <w:lang w:eastAsia="zh"/>
        </w:rPr>
        <w:t>包括</w:t>
      </w:r>
      <w:r>
        <w:t>对</w:t>
      </w:r>
      <w:r>
        <w:rPr>
          <w:rFonts w:hint="eastAsia"/>
          <w:lang w:val="en-US" w:eastAsia="zh-CN"/>
        </w:rPr>
        <w:t>意图</w:t>
      </w:r>
      <w:r>
        <w:rPr>
          <w:rFonts w:hint="default" w:cs="Times New Roman"/>
          <w:szCs w:val="24"/>
          <w:lang w:val="en-US" w:eastAsia="zh-CN" w:bidi="ar"/>
        </w:rPr>
        <w:t>转译</w:t>
      </w:r>
      <w:r>
        <w:rPr>
          <w:rFonts w:hint="eastAsia" w:ascii="Times New Roman" w:hAnsi="Times New Roman" w:cs="Times New Roman"/>
          <w:szCs w:val="24"/>
          <w:lang w:val="en-US" w:eastAsia="zh-CN" w:bidi="ar"/>
        </w:rPr>
        <w:t>、</w:t>
      </w:r>
      <w:r>
        <w:rPr>
          <w:rFonts w:hint="default" w:cs="Times New Roman"/>
          <w:szCs w:val="24"/>
          <w:lang w:val="en-US" w:eastAsia="zh-CN" w:bidi="ar"/>
        </w:rPr>
        <w:t>网络状态认知、</w:t>
      </w:r>
      <w:r>
        <w:rPr>
          <w:rFonts w:hint="eastAsia" w:ascii="Times New Roman" w:hAnsi="Times New Roman" w:cs="Times New Roman"/>
          <w:szCs w:val="24"/>
          <w:lang w:val="en-US" w:eastAsia="zh-CN" w:bidi="ar"/>
        </w:rPr>
        <w:t>意图协商、</w:t>
      </w:r>
      <w:r>
        <w:rPr>
          <w:rFonts w:hint="default" w:cs="Times New Roman"/>
          <w:szCs w:val="24"/>
          <w:lang w:val="en-US" w:eastAsia="zh-CN" w:bidi="ar"/>
        </w:rPr>
        <w:t>意图实现方案确定、</w:t>
      </w:r>
      <w:r>
        <w:t>意图</w:t>
      </w:r>
      <w:r>
        <w:rPr>
          <w:rFonts w:hint="eastAsia"/>
          <w:lang w:val="en-US" w:eastAsia="zh-CN"/>
        </w:rPr>
        <w:t>报告生成</w:t>
      </w:r>
      <w:r>
        <w:rPr>
          <w:rFonts w:hint="eastAsia"/>
        </w:rPr>
        <w:t>等</w:t>
      </w:r>
      <w:r>
        <w:t>过程提供</w:t>
      </w:r>
      <w:r>
        <w:rPr>
          <w:rFonts w:hint="eastAsia"/>
          <w:lang w:val="en-US" w:eastAsia="zh-CN"/>
        </w:rPr>
        <w:t>解析、分析、</w:t>
      </w:r>
      <w:r>
        <w:t>规划和决策</w:t>
      </w:r>
      <w:r>
        <w:rPr>
          <w:rFonts w:hint="eastAsia"/>
          <w:lang w:val="en-US" w:eastAsia="zh-CN"/>
        </w:rPr>
        <w:t>的</w:t>
      </w:r>
      <w:r>
        <w:t>辅助能力。</w:t>
      </w:r>
    </w:p>
    <w:p w14:paraId="462402F6">
      <w:pPr>
        <w:pStyle w:val="2"/>
        <w:spacing w:before="0" w:afterLines="-2147483648"/>
        <w:rPr>
          <w:b w:val="0"/>
          <w:bCs w:val="0"/>
          <w:lang w:val="en-US"/>
        </w:rPr>
      </w:pPr>
      <w:bookmarkStart w:id="182" w:name="_Toc8899"/>
      <w:bookmarkStart w:id="183" w:name="_Toc1095388812"/>
      <w:bookmarkStart w:id="184" w:name="_Toc19527"/>
      <w:bookmarkStart w:id="185" w:name="_Toc13478"/>
      <w:bookmarkStart w:id="186" w:name="_Toc1740"/>
      <w:bookmarkStart w:id="187" w:name="_Toc1535876905"/>
      <w:bookmarkStart w:id="188" w:name="_Toc8148"/>
      <w:bookmarkStart w:id="189" w:name="_Toc29752"/>
      <w:bookmarkStart w:id="190" w:name="_Toc11096"/>
      <w:bookmarkStart w:id="191" w:name="_Toc19025"/>
      <w:bookmarkStart w:id="192" w:name="_Toc17754"/>
      <w:r>
        <w:rPr>
          <w:rFonts w:hint="eastAsia"/>
          <w:b w:val="0"/>
          <w:bCs w:val="0"/>
          <w:lang w:val="en-US"/>
        </w:rPr>
        <w:t>大模型辅助的意图管理</w:t>
      </w:r>
      <w:r>
        <w:rPr>
          <w:rFonts w:hint="eastAsia"/>
          <w:b w:val="0"/>
          <w:bCs w:val="0"/>
          <w:lang w:val="en-US" w:eastAsia="zh-CN"/>
        </w:rPr>
        <w:t>流程</w:t>
      </w:r>
      <w:r>
        <w:rPr>
          <w:rFonts w:hint="eastAsia"/>
          <w:b w:val="0"/>
          <w:bCs w:val="0"/>
          <w:lang w:val="en-US"/>
        </w:rPr>
        <w:t>研究</w:t>
      </w:r>
      <w:bookmarkEnd w:id="182"/>
      <w:bookmarkEnd w:id="183"/>
      <w:bookmarkEnd w:id="184"/>
      <w:bookmarkEnd w:id="185"/>
      <w:bookmarkEnd w:id="186"/>
      <w:bookmarkEnd w:id="187"/>
      <w:bookmarkEnd w:id="188"/>
      <w:bookmarkEnd w:id="189"/>
      <w:bookmarkEnd w:id="190"/>
      <w:bookmarkEnd w:id="191"/>
      <w:bookmarkEnd w:id="192"/>
    </w:p>
    <w:p w14:paraId="0A6163AB">
      <w:pPr>
        <w:pStyle w:val="3"/>
        <w:rPr>
          <w:b w:val="0"/>
          <w:bCs w:val="0"/>
          <w:lang w:val="en-US"/>
        </w:rPr>
      </w:pPr>
      <w:bookmarkStart w:id="193" w:name="_Toc19412"/>
      <w:bookmarkStart w:id="194" w:name="_Toc9386"/>
      <w:bookmarkStart w:id="195" w:name="_Toc16505"/>
      <w:bookmarkStart w:id="196" w:name="_Toc4303"/>
      <w:bookmarkStart w:id="197" w:name="_Toc32543"/>
      <w:bookmarkStart w:id="198" w:name="_Toc1645"/>
      <w:bookmarkStart w:id="199" w:name="_Toc2141"/>
      <w:r>
        <w:rPr>
          <w:b w:val="0"/>
          <w:bCs w:val="0"/>
        </w:rPr>
        <w:t>大模型辅助</w:t>
      </w:r>
      <w:r>
        <w:rPr>
          <w:rFonts w:hint="eastAsia"/>
          <w:b w:val="0"/>
          <w:bCs w:val="0"/>
          <w:lang w:val="en-US" w:eastAsia="zh-CN"/>
        </w:rPr>
        <w:t>的意图转译</w:t>
      </w:r>
      <w:bookmarkEnd w:id="193"/>
      <w:bookmarkEnd w:id="194"/>
      <w:bookmarkEnd w:id="195"/>
      <w:bookmarkEnd w:id="196"/>
      <w:bookmarkEnd w:id="197"/>
      <w:bookmarkEnd w:id="198"/>
      <w:bookmarkEnd w:id="199"/>
    </w:p>
    <w:p w14:paraId="0CE0B994">
      <w:pPr>
        <w:pStyle w:val="4"/>
        <w:keepNext/>
        <w:keepLines/>
        <w:widowControl w:val="0"/>
        <w:spacing w:before="120" w:after="120"/>
        <w:ind w:left="720"/>
        <w:jc w:val="both"/>
        <w:outlineLvl w:val="2"/>
        <w:rPr>
          <w:rFonts w:ascii="黑体" w:eastAsia="黑体"/>
          <w:b w:val="0"/>
          <w:bCs w:val="0"/>
          <w:kern w:val="2"/>
          <w:sz w:val="21"/>
          <w:szCs w:val="32"/>
          <w:lang w:val="en-US" w:eastAsia="zh-CN" w:bidi="ar-SA"/>
        </w:rPr>
      </w:pPr>
      <w:bookmarkStart w:id="200" w:name="_Toc19772"/>
      <w:bookmarkStart w:id="201" w:name="_Toc14896"/>
      <w:bookmarkStart w:id="202" w:name="_Toc17559"/>
      <w:bookmarkStart w:id="203" w:name="_Toc9782"/>
      <w:bookmarkStart w:id="204" w:name="_Toc26646"/>
      <w:bookmarkStart w:id="205" w:name="_Toc14490"/>
      <w:r>
        <w:rPr>
          <w:b w:val="0"/>
          <w:bCs w:val="0"/>
        </w:rPr>
        <w:t>功能概述</w:t>
      </w:r>
      <w:bookmarkEnd w:id="200"/>
      <w:bookmarkEnd w:id="201"/>
      <w:bookmarkEnd w:id="202"/>
      <w:bookmarkEnd w:id="203"/>
      <w:bookmarkEnd w:id="204"/>
      <w:bookmarkEnd w:id="205"/>
    </w:p>
    <w:p w14:paraId="091F4E1D">
      <w:pPr>
        <w:keepNext w:val="0"/>
        <w:keepLines w:val="0"/>
        <w:widowControl/>
        <w:suppressLineNumbers w:val="0"/>
        <w:spacing w:line="288" w:lineRule="auto"/>
        <w:ind w:firstLine="420" w:firstLineChars="200"/>
        <w:rPr>
          <w:rFonts w:hint="eastAsia"/>
          <w:lang w:bidi="ar"/>
        </w:rPr>
      </w:pPr>
      <w:r>
        <w:rPr>
          <w:rFonts w:hint="eastAsia"/>
          <w:lang w:val="en-US" w:eastAsia="zh-CN" w:bidi="ar"/>
        </w:rPr>
        <w:t>大模型辅助的意图转译功能</w:t>
      </w:r>
      <w:r>
        <w:rPr>
          <w:rFonts w:hint="eastAsia"/>
          <w:lang w:bidi="ar"/>
        </w:rPr>
        <w:t>，负责解析外部用户或其他系统输入的自然语言、图像或语音等非结构化意图描述，并将其匹配到通用意图模型。</w:t>
      </w:r>
    </w:p>
    <w:p w14:paraId="3C0BD0AA">
      <w:pPr>
        <w:keepNext w:val="0"/>
        <w:keepLines w:val="0"/>
        <w:widowControl/>
        <w:suppressLineNumbers w:val="0"/>
        <w:spacing w:line="288" w:lineRule="auto"/>
        <w:ind w:firstLine="420" w:firstLineChars="200"/>
        <w:rPr>
          <w:rFonts w:hint="eastAsia"/>
          <w:lang w:bidi="ar"/>
        </w:rPr>
      </w:pPr>
      <w:r>
        <w:rPr>
          <w:rFonts w:hint="eastAsia"/>
          <w:lang w:bidi="ar"/>
        </w:rPr>
        <w:t>为了支撑高效的意图转译过程，</w:t>
      </w:r>
      <w:r>
        <w:rPr>
          <w:rFonts w:hint="eastAsia"/>
          <w:lang w:val="en-US" w:eastAsia="zh-CN" w:bidi="ar"/>
        </w:rPr>
        <w:t>意图转译功能</w:t>
      </w:r>
      <w:r>
        <w:rPr>
          <w:rFonts w:hint="eastAsia"/>
          <w:lang w:bidi="ar"/>
        </w:rPr>
        <w:t>预先构建</w:t>
      </w:r>
      <w:r>
        <w:rPr>
          <w:rStyle w:val="59"/>
          <w:rFonts w:hint="eastAsia"/>
          <w:lang w:bidi="ar"/>
        </w:rPr>
        <w:t>意图管理向量数据库</w:t>
      </w:r>
      <w:r>
        <w:rPr>
          <w:rFonts w:hint="eastAsia"/>
          <w:lang w:bidi="ar"/>
        </w:rPr>
        <w:t>，存储通用意图模型定义的意图模板、历史意图执行案例等信息。通过支持基于语义相似度的高效检索，能够快速匹配用户输入的自然语言意图，关联最相关的意图模型，并结合大模型推理能力，实现精准的意图转译和优化建议。</w:t>
      </w:r>
    </w:p>
    <w:p w14:paraId="19A8A6C1">
      <w:pPr>
        <w:pStyle w:val="4"/>
        <w:keepNext/>
        <w:keepLines/>
        <w:widowControl w:val="0"/>
        <w:spacing w:before="120" w:after="120"/>
        <w:ind w:left="720"/>
        <w:jc w:val="both"/>
        <w:outlineLvl w:val="2"/>
        <w:rPr>
          <w:b w:val="0"/>
          <w:bCs w:val="0"/>
        </w:rPr>
      </w:pPr>
      <w:bookmarkStart w:id="206" w:name="_Toc30433"/>
      <w:bookmarkStart w:id="207" w:name="_Toc7245"/>
      <w:bookmarkStart w:id="208" w:name="_Toc6580"/>
      <w:bookmarkStart w:id="209" w:name="_Toc17398"/>
      <w:bookmarkStart w:id="210" w:name="_Toc16138"/>
      <w:bookmarkStart w:id="211" w:name="_Toc5083"/>
      <w:r>
        <w:rPr>
          <w:rFonts w:hint="default" w:ascii="黑体" w:eastAsia="黑体"/>
          <w:b w:val="0"/>
          <w:bCs w:val="0"/>
          <w:kern w:val="2"/>
          <w:sz w:val="21"/>
          <w:szCs w:val="32"/>
          <w:lang w:val="en-US" w:eastAsia="zh-CN" w:bidi="ar-SA"/>
        </w:rPr>
        <w:t>交互流程</w:t>
      </w:r>
      <w:bookmarkEnd w:id="206"/>
      <w:bookmarkEnd w:id="207"/>
      <w:bookmarkEnd w:id="208"/>
      <w:bookmarkEnd w:id="209"/>
      <w:bookmarkEnd w:id="210"/>
      <w:bookmarkEnd w:id="211"/>
    </w:p>
    <w:p w14:paraId="442B4EEC">
      <w:pPr>
        <w:keepNext w:val="0"/>
        <w:keepLines w:val="0"/>
        <w:widowControl/>
        <w:suppressLineNumbers w:val="0"/>
        <w:spacing w:line="288" w:lineRule="auto"/>
        <w:ind w:firstLine="420" w:firstLineChars="200"/>
        <w:jc w:val="left"/>
        <w:rPr>
          <w:rFonts w:hint="eastAsia"/>
          <w:lang w:val="en-US" w:eastAsia="zh-CN"/>
        </w:rPr>
      </w:pPr>
      <w:r>
        <w:rPr>
          <w:rFonts w:hint="eastAsia"/>
        </w:rPr>
        <w:t>大模型辅助的意图转译流程</w:t>
      </w:r>
      <w:r>
        <w:rPr>
          <w:rFonts w:hint="eastAsia"/>
          <w:lang w:eastAsia="zh-CN"/>
        </w:rPr>
        <w:t>，</w:t>
      </w:r>
      <w:r>
        <w:rPr>
          <w:rFonts w:hint="eastAsia"/>
          <w:lang w:val="en-US" w:eastAsia="zh-CN"/>
        </w:rPr>
        <w:t>如图2所示。</w:t>
      </w:r>
    </w:p>
    <w:p w14:paraId="18FE59AC">
      <w:pPr>
        <w:keepNext w:val="0"/>
        <w:keepLines w:val="0"/>
        <w:widowControl/>
        <w:suppressLineNumbers w:val="0"/>
        <w:spacing w:line="288" w:lineRule="auto"/>
        <w:ind w:firstLine="0" w:firstLineChars="0"/>
        <w:jc w:val="center"/>
        <w:rPr>
          <w:rFonts w:hint="eastAsia" w:ascii="宋体" w:hAnsi="宋体" w:eastAsia="宋体" w:cs="宋体"/>
          <w:sz w:val="24"/>
          <w:szCs w:val="24"/>
          <w:lang w:eastAsia="zh-CN"/>
        </w:rPr>
      </w:pPr>
      <w:r>
        <w:drawing>
          <wp:inline distT="0" distB="0" distL="114300" distR="114300">
            <wp:extent cx="3549650" cy="2152650"/>
            <wp:effectExtent l="0" t="0" r="6350" b="6350"/>
            <wp:docPr id="5" name="图片 5" descr="12a44d739688ef6c6795b4586213aa8e_2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2a44d739688ef6c6795b4586213aa8e_28154"/>
                    <pic:cNvPicPr>
                      <a:picLocks noChangeAspect="1"/>
                    </pic:cNvPicPr>
                  </pic:nvPicPr>
                  <pic:blipFill>
                    <a:blip r:embed="rId14"/>
                    <a:stretch>
                      <a:fillRect/>
                    </a:stretch>
                  </pic:blipFill>
                  <pic:spPr>
                    <a:xfrm>
                      <a:off x="0" y="0"/>
                      <a:ext cx="3549650" cy="2152650"/>
                    </a:xfrm>
                    <a:prstGeom prst="rect">
                      <a:avLst/>
                    </a:prstGeom>
                  </pic:spPr>
                </pic:pic>
              </a:graphicData>
            </a:graphic>
          </wp:inline>
        </w:drawing>
      </w:r>
    </w:p>
    <w:p w14:paraId="715D05A7">
      <w:pPr>
        <w:jc w:val="center"/>
        <w:rPr>
          <w:rFonts w:hint="default" w:eastAsia="黑体"/>
          <w:lang w:val="en-US" w:eastAsia="zh-CN"/>
        </w:rPr>
      </w:pPr>
      <w:r>
        <w:rPr>
          <w:rFonts w:hint="eastAsia" w:ascii="Arial" w:hAnsi="Arial" w:eastAsia="黑体"/>
          <w:szCs w:val="21"/>
        </w:rPr>
        <w:t xml:space="preserve">图 </w:t>
      </w:r>
      <w:r>
        <w:rPr>
          <w:rFonts w:hint="eastAsia" w:ascii="黑体" w:hAnsi="黑体" w:eastAsia="黑体" w:cs="黑体"/>
          <w:szCs w:val="21"/>
          <w:lang w:val="en-US" w:eastAsia="zh-CN"/>
        </w:rPr>
        <w:t>2</w:t>
      </w:r>
      <w:r>
        <w:rPr>
          <w:rFonts w:hint="eastAsia" w:ascii="Arial" w:hAnsi="Arial" w:eastAsia="黑体"/>
          <w:szCs w:val="21"/>
        </w:rPr>
        <w:t xml:space="preserve"> 大模型辅助</w:t>
      </w:r>
      <w:r>
        <w:rPr>
          <w:rFonts w:hint="eastAsia" w:ascii="Arial" w:hAnsi="Arial" w:eastAsia="黑体"/>
          <w:kern w:val="2"/>
          <w:szCs w:val="21"/>
          <w:lang w:val="en-US" w:eastAsia="zh-CN"/>
        </w:rPr>
        <w:t>的</w:t>
      </w:r>
      <w:r>
        <w:rPr>
          <w:rFonts w:hint="eastAsia" w:ascii="Arial" w:hAnsi="Arial" w:eastAsia="黑体"/>
          <w:kern w:val="2"/>
          <w:szCs w:val="21"/>
          <w:lang w:val="en-US"/>
        </w:rPr>
        <w:t>意图</w:t>
      </w:r>
      <w:r>
        <w:rPr>
          <w:rFonts w:hint="eastAsia" w:ascii="Arial" w:hAnsi="Arial" w:eastAsia="黑体"/>
          <w:kern w:val="2"/>
          <w:szCs w:val="21"/>
          <w:lang w:val="en-US" w:eastAsia="zh-CN"/>
        </w:rPr>
        <w:t>转译</w:t>
      </w:r>
      <w:r>
        <w:rPr>
          <w:rFonts w:hint="eastAsia" w:ascii="Arial" w:hAnsi="Arial" w:eastAsia="黑体"/>
          <w:szCs w:val="21"/>
          <w:lang w:val="en-US" w:eastAsia="zh-CN"/>
        </w:rPr>
        <w:t>流程</w:t>
      </w:r>
    </w:p>
    <w:p w14:paraId="0B6108D6">
      <w:pPr>
        <w:keepNext w:val="0"/>
        <w:keepLines w:val="0"/>
        <w:widowControl/>
        <w:suppressLineNumbers w:val="0"/>
        <w:spacing w:line="288" w:lineRule="auto"/>
        <w:ind w:firstLine="480" w:firstLineChars="200"/>
        <w:jc w:val="center"/>
        <w:rPr>
          <w:rFonts w:hint="eastAsia" w:ascii="宋体" w:hAnsi="宋体" w:eastAsia="宋体" w:cs="宋体"/>
          <w:sz w:val="24"/>
          <w:szCs w:val="24"/>
          <w:lang w:val="en-US" w:eastAsia="zh-CN"/>
        </w:rPr>
      </w:pPr>
    </w:p>
    <w:p w14:paraId="731251DD">
      <w:pPr>
        <w:numPr>
          <w:ilvl w:val="0"/>
          <w:numId w:val="25"/>
        </w:numPr>
        <w:spacing w:line="288" w:lineRule="auto"/>
        <w:ind w:left="735" w:leftChars="200" w:hanging="315" w:hangingChars="150"/>
        <w:jc w:val="left"/>
        <w:rPr>
          <w:rFonts w:hint="eastAsia"/>
        </w:rPr>
      </w:pPr>
      <w:r>
        <w:rPr>
          <w:rFonts w:hint="eastAsia" w:ascii="宋体" w:hAnsi="宋体" w:cs="宋体"/>
          <w:szCs w:val="21"/>
          <w:lang w:bidi="ar"/>
        </w:rPr>
        <w:t>用户或系统输入非结构化意图描述（自然语言</w:t>
      </w:r>
      <w:r>
        <w:rPr>
          <w:rFonts w:hint="eastAsia" w:ascii="宋体" w:hAnsi="宋体" w:cs="宋体"/>
          <w:szCs w:val="21"/>
          <w:lang w:eastAsia="zh" w:bidi="ar"/>
        </w:rPr>
        <w:t>文本</w:t>
      </w:r>
      <w:r>
        <w:rPr>
          <w:rFonts w:hint="eastAsia" w:ascii="宋体" w:hAnsi="宋体" w:cs="宋体"/>
          <w:szCs w:val="21"/>
          <w:lang w:bidi="ar"/>
        </w:rPr>
        <w:t>或图像</w:t>
      </w:r>
      <w:r>
        <w:rPr>
          <w:rFonts w:hint="eastAsia" w:ascii="宋体" w:hAnsi="宋体" w:cs="宋体"/>
          <w:szCs w:val="21"/>
          <w:lang w:eastAsia="zh" w:bidi="ar"/>
        </w:rPr>
        <w:t>或</w:t>
      </w:r>
      <w:r>
        <w:rPr>
          <w:rFonts w:hint="eastAsia" w:ascii="宋体" w:hAnsi="宋体" w:cs="宋体"/>
          <w:szCs w:val="21"/>
          <w:lang w:bidi="ar"/>
        </w:rPr>
        <w:t>语音等</w:t>
      </w:r>
      <w:r>
        <w:rPr>
          <w:rFonts w:hint="eastAsia" w:ascii="宋体" w:hAnsi="宋体" w:cs="宋体"/>
          <w:szCs w:val="21"/>
          <w:lang w:eastAsia="zh" w:bidi="ar"/>
        </w:rPr>
        <w:t>模态</w:t>
      </w:r>
      <w:r>
        <w:rPr>
          <w:rFonts w:hint="eastAsia" w:ascii="宋体" w:hAnsi="宋体" w:cs="宋体"/>
          <w:szCs w:val="21"/>
          <w:lang w:bidi="ar"/>
        </w:rPr>
        <w:t>），例如“优化5G基站功耗，确保不影响用户体验”，发送给意图</w:t>
      </w:r>
      <w:r>
        <w:rPr>
          <w:rFonts w:hint="eastAsia" w:ascii="宋体" w:hAnsi="宋体" w:cs="宋体"/>
          <w:szCs w:val="21"/>
          <w:lang w:val="en-US" w:eastAsia="zh-CN" w:bidi="ar"/>
        </w:rPr>
        <w:t>转译功能</w:t>
      </w:r>
      <w:r>
        <w:rPr>
          <w:rFonts w:hint="eastAsia" w:ascii="宋体" w:hAnsi="宋体" w:cs="宋体"/>
          <w:szCs w:val="21"/>
          <w:lang w:eastAsia="zh-CN" w:bidi="ar"/>
        </w:rPr>
        <w:t>。</w:t>
      </w:r>
    </w:p>
    <w:p w14:paraId="43956E54">
      <w:pPr>
        <w:numPr>
          <w:ilvl w:val="0"/>
          <w:numId w:val="25"/>
        </w:numPr>
        <w:spacing w:line="288" w:lineRule="auto"/>
        <w:ind w:left="735" w:leftChars="200" w:hanging="315" w:hangingChars="150"/>
        <w:jc w:val="left"/>
        <w:rPr>
          <w:rFonts w:hint="eastAsia"/>
        </w:rPr>
      </w:pPr>
      <w:r>
        <w:rPr>
          <w:rFonts w:hint="eastAsia" w:ascii="宋体" w:hAnsi="宋体" w:cs="宋体"/>
          <w:szCs w:val="21"/>
          <w:lang w:bidi="ar"/>
        </w:rPr>
        <w:t>意图</w:t>
      </w:r>
      <w:r>
        <w:rPr>
          <w:rFonts w:hint="eastAsia" w:ascii="宋体" w:hAnsi="宋体" w:cs="宋体"/>
          <w:szCs w:val="21"/>
          <w:lang w:val="en-US" w:eastAsia="zh-CN" w:bidi="ar"/>
        </w:rPr>
        <w:t>转译功能</w:t>
      </w:r>
      <w:r>
        <w:rPr>
          <w:rFonts w:hint="eastAsia" w:ascii="宋体" w:hAnsi="宋体" w:cs="宋体"/>
          <w:szCs w:val="21"/>
          <w:lang w:bidi="ar"/>
        </w:rPr>
        <w:t>对用户输入进行向量化处理，检索向量数据库中与用户意图</w:t>
      </w:r>
      <w:r>
        <w:rPr>
          <w:rFonts w:hint="eastAsia" w:ascii="宋体" w:hAnsi="宋体" w:cs="宋体"/>
          <w:szCs w:val="21"/>
          <w:lang w:eastAsia="zh" w:bidi="ar"/>
        </w:rPr>
        <w:t>输入</w:t>
      </w:r>
      <w:r>
        <w:rPr>
          <w:rFonts w:hint="eastAsia" w:ascii="宋体" w:hAnsi="宋体" w:cs="宋体"/>
          <w:szCs w:val="21"/>
          <w:lang w:bidi="ar"/>
        </w:rPr>
        <w:t>相似度最高的通用意图模型定义</w:t>
      </w:r>
      <w:r>
        <w:rPr>
          <w:rFonts w:hint="eastAsia" w:ascii="宋体" w:hAnsi="宋体" w:cs="宋体"/>
          <w:szCs w:val="21"/>
          <w:lang w:eastAsia="zh-CN" w:bidi="ar"/>
        </w:rPr>
        <w:t>。</w:t>
      </w:r>
    </w:p>
    <w:p w14:paraId="732A4568">
      <w:pPr>
        <w:numPr>
          <w:ilvl w:val="0"/>
          <w:numId w:val="25"/>
        </w:numPr>
        <w:spacing w:line="288" w:lineRule="auto"/>
        <w:ind w:left="735" w:leftChars="200" w:hanging="315" w:hangingChars="150"/>
        <w:jc w:val="left"/>
        <w:rPr>
          <w:rFonts w:hint="eastAsia"/>
        </w:rPr>
      </w:pPr>
      <w:r>
        <w:rPr>
          <w:rFonts w:hint="eastAsia" w:ascii="宋体" w:hAnsi="宋体" w:cs="宋体"/>
          <w:szCs w:val="21"/>
          <w:lang w:bidi="ar"/>
        </w:rPr>
        <w:t>意图</w:t>
      </w:r>
      <w:r>
        <w:rPr>
          <w:rFonts w:hint="eastAsia" w:ascii="宋体" w:hAnsi="宋体" w:cs="宋体"/>
          <w:szCs w:val="21"/>
          <w:lang w:val="en-US" w:eastAsia="zh-CN" w:bidi="ar"/>
        </w:rPr>
        <w:t>转译功能</w:t>
      </w:r>
      <w:r>
        <w:rPr>
          <w:rFonts w:hint="eastAsia" w:ascii="宋体" w:hAnsi="宋体" w:cs="宋体"/>
          <w:szCs w:val="21"/>
          <w:lang w:bidi="ar"/>
        </w:rPr>
        <w:t>构造提示词1（包括用户输入、检索</w:t>
      </w:r>
      <w:r>
        <w:rPr>
          <w:rFonts w:hint="eastAsia" w:ascii="宋体" w:hAnsi="宋体" w:cs="宋体"/>
          <w:szCs w:val="21"/>
          <w:lang w:eastAsia="zh" w:bidi="ar"/>
        </w:rPr>
        <w:t>返回</w:t>
      </w:r>
      <w:r>
        <w:rPr>
          <w:rFonts w:hint="eastAsia" w:ascii="宋体" w:hAnsi="宋体" w:cs="宋体"/>
          <w:szCs w:val="21"/>
          <w:lang w:bidi="ar"/>
        </w:rPr>
        <w:t>的通用意图模型定义），发送给大模型</w:t>
      </w:r>
      <w:r>
        <w:rPr>
          <w:rFonts w:hint="eastAsia" w:ascii="宋体" w:hAnsi="宋体" w:cs="宋体"/>
          <w:szCs w:val="21"/>
          <w:lang w:eastAsia="zh-CN" w:bidi="ar"/>
        </w:rPr>
        <w:t>。</w:t>
      </w:r>
    </w:p>
    <w:p w14:paraId="2608D9EE">
      <w:pPr>
        <w:numPr>
          <w:ilvl w:val="0"/>
          <w:numId w:val="25"/>
        </w:numPr>
        <w:spacing w:line="288" w:lineRule="auto"/>
        <w:ind w:left="735" w:leftChars="200" w:hanging="315" w:hangingChars="150"/>
        <w:jc w:val="left"/>
        <w:rPr>
          <w:rFonts w:hint="eastAsia" w:ascii="宋体" w:hAnsi="宋体" w:cs="宋体"/>
          <w:szCs w:val="21"/>
          <w:lang w:bidi="ar"/>
        </w:rPr>
      </w:pPr>
      <w:r>
        <w:rPr>
          <w:rFonts w:hint="eastAsia" w:ascii="宋体" w:hAnsi="宋体" w:cs="宋体"/>
          <w:szCs w:val="21"/>
          <w:lang w:bidi="ar"/>
        </w:rPr>
        <w:t>大模型根据提示词1生成结构化意图，将自然语言描述的“优化5G基站功耗，确保不影响用户体验”意图映射到通用意图模型</w:t>
      </w:r>
      <w:r>
        <w:rPr>
          <w:rFonts w:hint="eastAsia" w:ascii="宋体" w:hAnsi="宋体" w:cs="宋体"/>
          <w:szCs w:val="21"/>
          <w:lang w:eastAsia="zh" w:bidi="ar"/>
        </w:rPr>
        <w:t>。</w:t>
      </w:r>
      <w:r>
        <w:rPr>
          <w:rFonts w:hint="eastAsia" w:ascii="宋体" w:hAnsi="宋体" w:cs="宋体"/>
          <w:szCs w:val="21"/>
          <w:lang w:bidi="ar"/>
        </w:rPr>
        <w:t>例如</w:t>
      </w:r>
      <w:r>
        <w:rPr>
          <w:rFonts w:hint="eastAsia" w:ascii="宋体" w:hAnsi="宋体" w:eastAsia="宋体" w:cs="宋体"/>
          <w:szCs w:val="21"/>
          <w:lang w:eastAsia="zh-CN" w:bidi="ar"/>
        </w:rPr>
        <w:t>，</w:t>
      </w:r>
      <w:r>
        <w:rPr>
          <w:rFonts w:hint="eastAsia" w:ascii="宋体" w:hAnsi="宋体" w:eastAsia="宋体" w:cs="宋体"/>
          <w:szCs w:val="21"/>
          <w:lang w:val="en-US" w:eastAsia="zh-CN" w:bidi="ar"/>
        </w:rPr>
        <w:t>意图名称（</w:t>
      </w:r>
      <w:r>
        <w:rPr>
          <w:rFonts w:hint="eastAsia" w:ascii="宋体" w:hAnsi="宋体"/>
          <w:lang w:bidi="ar"/>
        </w:rPr>
        <w:t>基站能效优化意图</w:t>
      </w:r>
      <w:r>
        <w:rPr>
          <w:rFonts w:hint="eastAsia" w:ascii="宋体" w:hAnsi="宋体" w:eastAsia="宋体" w:cs="宋体"/>
          <w:szCs w:val="21"/>
          <w:lang w:val="en-US" w:eastAsia="zh-CN" w:bidi="ar"/>
        </w:rPr>
        <w:t>），期望目标（</w:t>
      </w:r>
      <w:r>
        <w:rPr>
          <w:rFonts w:hint="eastAsia"/>
        </w:rPr>
        <w:t>降低基站功耗，同时维持信号覆盖和用户体验</w:t>
      </w:r>
      <w:r>
        <w:rPr>
          <w:rFonts w:hint="eastAsia" w:ascii="宋体" w:hAnsi="宋体" w:eastAsia="宋体" w:cs="宋体"/>
          <w:szCs w:val="21"/>
          <w:lang w:val="en-US" w:eastAsia="zh-CN" w:bidi="ar"/>
        </w:rPr>
        <w:t>），上下文（</w:t>
      </w:r>
      <w:r>
        <w:rPr>
          <w:rFonts w:hint="eastAsia"/>
        </w:rPr>
        <w:t>最低信号覆盖门限、业务高峰期不调整功耗策略等</w:t>
      </w:r>
      <w:r>
        <w:rPr>
          <w:rFonts w:hint="eastAsia" w:ascii="宋体" w:hAnsi="宋体" w:eastAsia="宋体" w:cs="宋体"/>
          <w:szCs w:val="21"/>
          <w:lang w:val="en-US" w:eastAsia="zh-CN" w:bidi="ar"/>
        </w:rPr>
        <w:t>）</w:t>
      </w:r>
      <w:r>
        <w:rPr>
          <w:rFonts w:hint="eastAsia" w:ascii="宋体" w:hAnsi="宋体" w:cs="宋体"/>
          <w:szCs w:val="21"/>
          <w:lang w:val="en-US" w:eastAsia="zh-CN" w:bidi="ar"/>
        </w:rPr>
        <w:t>。</w:t>
      </w:r>
    </w:p>
    <w:p w14:paraId="27BB34B4">
      <w:pPr>
        <w:numPr>
          <w:ilvl w:val="0"/>
          <w:numId w:val="25"/>
        </w:numPr>
        <w:spacing w:line="288" w:lineRule="auto"/>
        <w:ind w:left="735" w:leftChars="200" w:hanging="315" w:hangingChars="150"/>
        <w:jc w:val="left"/>
        <w:rPr>
          <w:rFonts w:hint="eastAsia" w:ascii="宋体" w:hAnsi="宋体" w:cs="宋体"/>
          <w:szCs w:val="21"/>
          <w:lang w:bidi="ar"/>
        </w:rPr>
      </w:pPr>
      <w:r>
        <w:rPr>
          <w:rFonts w:hint="eastAsia" w:ascii="宋体" w:hAnsi="宋体" w:cs="宋体"/>
          <w:szCs w:val="21"/>
          <w:lang w:bidi="ar"/>
        </w:rPr>
        <w:t>大模型将</w:t>
      </w:r>
      <w:r>
        <w:rPr>
          <w:rFonts w:hint="eastAsia" w:ascii="宋体" w:hAnsi="宋体" w:cs="宋体"/>
          <w:szCs w:val="21"/>
          <w:lang w:eastAsia="zh" w:bidi="ar"/>
        </w:rPr>
        <w:t>基于</w:t>
      </w:r>
      <w:r>
        <w:rPr>
          <w:rFonts w:hint="eastAsia" w:ascii="宋体" w:hAnsi="宋体" w:cs="宋体"/>
          <w:szCs w:val="21"/>
          <w:lang w:bidi="ar"/>
        </w:rPr>
        <w:t>通用意图模型定义生成的</w:t>
      </w:r>
      <w:r>
        <w:rPr>
          <w:rFonts w:hint="eastAsia" w:ascii="宋体" w:hAnsi="宋体" w:cs="宋体"/>
          <w:szCs w:val="21"/>
          <w:lang w:eastAsia="zh" w:bidi="ar"/>
        </w:rPr>
        <w:t>结构化</w:t>
      </w:r>
      <w:r>
        <w:rPr>
          <w:rFonts w:hint="eastAsia" w:ascii="宋体" w:hAnsi="宋体" w:cs="宋体"/>
          <w:szCs w:val="21"/>
          <w:lang w:bidi="ar"/>
        </w:rPr>
        <w:t>意图返回给意图</w:t>
      </w:r>
      <w:r>
        <w:rPr>
          <w:rFonts w:hint="eastAsia" w:ascii="宋体" w:hAnsi="宋体" w:cs="宋体"/>
          <w:szCs w:val="21"/>
          <w:lang w:val="en-US" w:eastAsia="zh-CN" w:bidi="ar"/>
        </w:rPr>
        <w:t>转译功能。</w:t>
      </w:r>
    </w:p>
    <w:p w14:paraId="51E2216F">
      <w:pPr>
        <w:pStyle w:val="4"/>
        <w:rPr>
          <w:b w:val="0"/>
          <w:bCs w:val="0"/>
        </w:rPr>
      </w:pPr>
      <w:bookmarkStart w:id="212" w:name="_Toc15282"/>
      <w:bookmarkStart w:id="213" w:name="_Toc30559"/>
      <w:bookmarkStart w:id="214" w:name="_Toc26482"/>
      <w:bookmarkStart w:id="215" w:name="_Toc13188"/>
      <w:bookmarkStart w:id="216" w:name="_Toc22838"/>
      <w:bookmarkStart w:id="217" w:name="_Toc929"/>
      <w:r>
        <w:rPr>
          <w:rFonts w:hint="eastAsia"/>
          <w:b w:val="0"/>
          <w:bCs w:val="0"/>
          <w:lang w:val="en-US" w:eastAsia="zh-CN"/>
        </w:rPr>
        <w:t>标准化需求</w:t>
      </w:r>
      <w:bookmarkEnd w:id="212"/>
      <w:bookmarkEnd w:id="213"/>
      <w:bookmarkEnd w:id="214"/>
      <w:bookmarkEnd w:id="215"/>
      <w:bookmarkEnd w:id="216"/>
      <w:bookmarkEnd w:id="217"/>
    </w:p>
    <w:p w14:paraId="7C82DA87">
      <w:pPr>
        <w:widowControl/>
        <w:spacing w:line="288" w:lineRule="auto"/>
        <w:ind w:firstLine="420" w:firstLineChars="200"/>
      </w:pPr>
      <w:r>
        <w:rPr>
          <w:rFonts w:hint="eastAsia" w:ascii="Times New Roman" w:hAnsi="Times New Roman" w:eastAsia="宋体" w:cs="Times New Roman"/>
          <w:sz w:val="21"/>
          <w:szCs w:val="24"/>
          <w:lang w:bidi="ar"/>
        </w:rPr>
        <w:t>基于前述研究，针对意图管理</w:t>
      </w:r>
      <w:r>
        <w:rPr>
          <w:rFonts w:hint="eastAsia" w:ascii="Times New Roman" w:hAnsi="Times New Roman" w:eastAsia="宋体" w:cs="Times New Roman"/>
          <w:sz w:val="21"/>
          <w:szCs w:val="24"/>
          <w:lang w:val="en-US" w:eastAsia="zh-CN" w:bidi="ar"/>
        </w:rPr>
        <w:t>的</w:t>
      </w:r>
      <w:r>
        <w:rPr>
          <w:rFonts w:hint="eastAsia" w:ascii="Times New Roman" w:hAnsi="Times New Roman" w:eastAsia="宋体" w:cs="Times New Roman"/>
          <w:sz w:val="21"/>
          <w:szCs w:val="24"/>
          <w:lang w:bidi="ar"/>
        </w:rPr>
        <w:t>标准化需求如下</w:t>
      </w:r>
      <w:r>
        <w:rPr>
          <w:rFonts w:hint="eastAsia" w:cs="Times New Roman"/>
          <w:sz w:val="21"/>
          <w:szCs w:val="24"/>
          <w:lang w:eastAsia="zh" w:bidi="ar"/>
        </w:rPr>
        <w:t>。</w:t>
      </w:r>
    </w:p>
    <w:p w14:paraId="5BD1EAAA">
      <w:pPr>
        <w:numPr>
          <w:ilvl w:val="0"/>
          <w:numId w:val="26"/>
        </w:numPr>
        <w:spacing w:line="288" w:lineRule="auto"/>
        <w:ind w:left="735" w:leftChars="200" w:hanging="315" w:hangingChars="150"/>
        <w:jc w:val="left"/>
      </w:pPr>
      <w:r>
        <w:t>用户自然语言/图像/语音等非结构化输入意图传递到意图转译功能之后，大模型辅助将其自然语言/图像/语音等非结构化输入意图转换为</w:t>
      </w:r>
      <w:r>
        <w:rPr>
          <w:rFonts w:hint="eastAsia"/>
          <w:lang w:eastAsia="zh"/>
        </w:rPr>
        <w:t>符合</w:t>
      </w:r>
      <w:r>
        <w:rPr>
          <w:rFonts w:hint="eastAsia"/>
          <w:lang w:val="en-US" w:eastAsia="zh-CN"/>
        </w:rPr>
        <w:t>通用</w:t>
      </w:r>
      <w:r>
        <w:t>意图模型</w:t>
      </w:r>
      <w:r>
        <w:rPr>
          <w:rFonts w:hint="eastAsia"/>
          <w:lang w:eastAsia="zh"/>
        </w:rPr>
        <w:t>定义</w:t>
      </w:r>
      <w:r>
        <w:t>的</w:t>
      </w:r>
      <w:r>
        <w:rPr>
          <w:rFonts w:hint="eastAsia"/>
          <w:lang w:eastAsia="zh"/>
        </w:rPr>
        <w:t>结构化</w:t>
      </w:r>
      <w:r>
        <w:t>意图。因此意图所有者和意图处理者之间的交互和</w:t>
      </w:r>
      <w:r>
        <w:rPr>
          <w:rFonts w:hint="eastAsia"/>
          <w:lang w:val="en-US" w:eastAsia="zh-CN"/>
        </w:rPr>
        <w:t>现有</w:t>
      </w:r>
      <w:r>
        <w:t>的意图</w:t>
      </w:r>
      <w:r>
        <w:rPr>
          <w:rFonts w:hint="eastAsia"/>
          <w:lang w:val="en-US" w:eastAsia="zh-CN"/>
        </w:rPr>
        <w:t>管理</w:t>
      </w:r>
      <w:r>
        <w:t>交互</w:t>
      </w:r>
      <w:r>
        <w:rPr>
          <w:rFonts w:hint="eastAsia"/>
          <w:lang w:val="en-US" w:eastAsia="zh-CN"/>
        </w:rPr>
        <w:t>流程</w:t>
      </w:r>
      <w:r>
        <w:t>相同，不需要新增或者改变</w:t>
      </w:r>
      <w:r>
        <w:rPr>
          <w:rFonts w:hint="eastAsia"/>
        </w:rPr>
        <w:t>在《</w:t>
      </w:r>
      <w:r>
        <w:rPr>
          <w:rFonts w:hint="eastAsia" w:ascii="宋体" w:hAnsi="宋体" w:cs="宋体"/>
          <w:lang w:eastAsia="zh"/>
        </w:rPr>
        <w:t>YD/T XX/XXXX</w:t>
      </w:r>
      <w:r>
        <w:rPr>
          <w:rFonts w:hint="eastAsia"/>
        </w:rPr>
        <w:t>自智网络 意图管理总体技术要求》</w:t>
      </w:r>
      <w:r>
        <w:rPr>
          <w:rFonts w:hint="eastAsia"/>
          <w:highlight w:val="none"/>
          <w:vertAlign w:val="superscript"/>
        </w:rPr>
        <w:t>[1]</w:t>
      </w:r>
      <w:r>
        <w:t>已有的意图管理接口</w:t>
      </w:r>
      <w:r>
        <w:rPr>
          <w:rFonts w:hint="eastAsia"/>
          <w:lang w:eastAsia="zh"/>
        </w:rPr>
        <w:t>。</w:t>
      </w:r>
    </w:p>
    <w:p w14:paraId="7EF24D32">
      <w:pPr>
        <w:numPr>
          <w:ilvl w:val="0"/>
          <w:numId w:val="26"/>
        </w:numPr>
        <w:spacing w:line="288" w:lineRule="auto"/>
        <w:ind w:left="735" w:leftChars="200" w:hanging="315" w:hangingChars="150"/>
        <w:jc w:val="left"/>
      </w:pPr>
      <w:r>
        <w:rPr>
          <w:rFonts w:hint="eastAsia"/>
        </w:rPr>
        <w:t>在意图转译</w:t>
      </w:r>
      <w:r>
        <w:rPr>
          <w:rFonts w:hint="default"/>
          <w:lang w:val="en-US" w:eastAsia="zh-CN"/>
        </w:rPr>
        <w:t>过程</w:t>
      </w:r>
      <w:r>
        <w:rPr>
          <w:rFonts w:hint="eastAsia"/>
        </w:rPr>
        <w:t>中，从自然语言</w:t>
      </w:r>
      <w:r>
        <w:t>/图像/语音等非结构化输入意图</w:t>
      </w:r>
      <w:r>
        <w:rPr>
          <w:rFonts w:hint="eastAsia"/>
        </w:rPr>
        <w:t>转换为结构化形式描述的意图</w:t>
      </w:r>
      <w:r>
        <w:rPr>
          <w:rFonts w:hint="default"/>
          <w:lang w:val="en-US" w:eastAsia="zh-CN"/>
        </w:rPr>
        <w:t>时</w:t>
      </w:r>
      <w:r>
        <w:rPr>
          <w:rFonts w:hint="eastAsia"/>
        </w:rPr>
        <w:t>，</w:t>
      </w:r>
      <w:r>
        <w:rPr>
          <w:rFonts w:hint="eastAsia"/>
          <w:lang w:eastAsia="zh"/>
        </w:rPr>
        <w:t>意图转译功能</w:t>
      </w:r>
      <w:r>
        <w:rPr>
          <w:rFonts w:hint="eastAsia"/>
          <w:highlight w:val="none"/>
          <w:lang w:eastAsia="zh"/>
        </w:rPr>
        <w:t>应</w:t>
      </w:r>
      <w:r>
        <w:rPr>
          <w:rFonts w:hint="eastAsia"/>
        </w:rPr>
        <w:t>对转换后的结构化意图</w:t>
      </w:r>
      <w:r>
        <w:rPr>
          <w:rFonts w:hint="default"/>
          <w:lang w:val="en-US" w:eastAsia="zh-CN"/>
        </w:rPr>
        <w:t>进行信息</w:t>
      </w:r>
      <w:r>
        <w:rPr>
          <w:rFonts w:hint="eastAsia"/>
        </w:rPr>
        <w:t>完整性验证，确保所有的结构化意图中的必选字段被正确填充</w:t>
      </w:r>
      <w:r>
        <w:rPr>
          <w:rFonts w:hint="eastAsia"/>
          <w:lang w:eastAsia="zh"/>
        </w:rPr>
        <w:t>。</w:t>
      </w:r>
    </w:p>
    <w:p w14:paraId="091C34D1">
      <w:pPr>
        <w:numPr>
          <w:ilvl w:val="0"/>
          <w:numId w:val="26"/>
        </w:numPr>
        <w:spacing w:line="288" w:lineRule="auto"/>
        <w:ind w:left="735" w:leftChars="200" w:hanging="315" w:hangingChars="150"/>
        <w:jc w:val="left"/>
      </w:pPr>
      <w:r>
        <w:rPr>
          <w:rFonts w:hint="eastAsia"/>
        </w:rPr>
        <w:t>针对从自然语言</w:t>
      </w:r>
      <w:r>
        <w:t>/图像/语音等非结构化输入意图</w:t>
      </w:r>
      <w:r>
        <w:rPr>
          <w:rFonts w:hint="eastAsia"/>
        </w:rPr>
        <w:t>转译为结构化形式描述的意图，</w:t>
      </w:r>
      <w:r>
        <w:rPr>
          <w:rFonts w:hint="eastAsia"/>
          <w:lang w:eastAsia="zh"/>
        </w:rPr>
        <w:t>意图转译功能</w:t>
      </w:r>
      <w:r>
        <w:rPr>
          <w:rFonts w:hint="eastAsia"/>
          <w:highlight w:val="none"/>
          <w:lang w:eastAsia="zh"/>
        </w:rPr>
        <w:t>应</w:t>
      </w:r>
      <w:r>
        <w:rPr>
          <w:rFonts w:hint="eastAsia"/>
        </w:rPr>
        <w:t>对结构化意图</w:t>
      </w:r>
      <w:r>
        <w:rPr>
          <w:rFonts w:hint="default"/>
          <w:lang w:val="en-US" w:eastAsia="zh-CN"/>
        </w:rPr>
        <w:t>的内容</w:t>
      </w:r>
      <w:r>
        <w:rPr>
          <w:rFonts w:hint="eastAsia"/>
        </w:rPr>
        <w:t>进行全面校验，包括不限于确保输入字段的合规性、逻辑</w:t>
      </w:r>
      <w:r>
        <w:rPr>
          <w:rFonts w:hint="default"/>
          <w:lang w:val="en-US" w:eastAsia="zh-CN"/>
        </w:rPr>
        <w:t>合理性</w:t>
      </w:r>
      <w:r>
        <w:rPr>
          <w:rFonts w:hint="eastAsia"/>
        </w:rPr>
        <w:t>以及实际应用的合理性。</w:t>
      </w:r>
    </w:p>
    <w:p w14:paraId="6AB38981">
      <w:pPr>
        <w:widowControl/>
        <w:spacing w:line="288" w:lineRule="auto"/>
        <w:ind w:firstLine="420" w:firstLineChars="200"/>
      </w:pPr>
      <w:r>
        <w:rPr>
          <w:rFonts w:hint="eastAsia" w:ascii="Times New Roman" w:hAnsi="Times New Roman" w:eastAsia="宋体" w:cs="Times New Roman"/>
          <w:sz w:val="21"/>
          <w:szCs w:val="24"/>
          <w:lang w:bidi="ar"/>
        </w:rPr>
        <w:t>基于前述研究，针对</w:t>
      </w:r>
      <w:r>
        <w:rPr>
          <w:rFonts w:hint="eastAsia" w:cs="Times New Roman"/>
          <w:sz w:val="21"/>
          <w:szCs w:val="24"/>
          <w:lang w:val="en-US" w:eastAsia="zh-CN" w:bidi="ar"/>
        </w:rPr>
        <w:t>大模型系列</w:t>
      </w:r>
      <w:r>
        <w:rPr>
          <w:rFonts w:hint="eastAsia" w:ascii="Times New Roman" w:hAnsi="Times New Roman" w:eastAsia="宋体" w:cs="Times New Roman"/>
          <w:sz w:val="21"/>
          <w:szCs w:val="24"/>
          <w:lang w:val="en-US" w:eastAsia="zh-CN" w:bidi="ar"/>
        </w:rPr>
        <w:t>的</w:t>
      </w:r>
      <w:r>
        <w:rPr>
          <w:rFonts w:hint="eastAsia" w:ascii="Times New Roman" w:hAnsi="Times New Roman" w:eastAsia="宋体" w:cs="Times New Roman"/>
          <w:sz w:val="21"/>
          <w:szCs w:val="24"/>
          <w:lang w:bidi="ar"/>
        </w:rPr>
        <w:t>标准化需求如下</w:t>
      </w:r>
      <w:r>
        <w:rPr>
          <w:rFonts w:hint="eastAsia" w:cs="Times New Roman"/>
          <w:sz w:val="21"/>
          <w:szCs w:val="24"/>
          <w:lang w:eastAsia="zh-CN" w:bidi="ar"/>
        </w:rPr>
        <w:t>。</w:t>
      </w:r>
    </w:p>
    <w:p w14:paraId="113E9D34">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288" w:lineRule="auto"/>
        <w:ind w:left="735" w:leftChars="200" w:right="0" w:hanging="315" w:hangingChars="150"/>
        <w:jc w:val="left"/>
        <w:textAlignment w:val="auto"/>
        <w:rPr>
          <w:rFonts w:hint="eastAsia" w:ascii="Times New Roman" w:hAnsi="Times New Roman" w:eastAsia="宋体" w:cs="Times New Roman"/>
          <w:kern w:val="2"/>
          <w:sz w:val="21"/>
          <w:szCs w:val="24"/>
          <w:lang w:val="en-US" w:eastAsia="zh-CN" w:bidi="ar"/>
        </w:rPr>
      </w:pPr>
      <w:r>
        <w:rPr>
          <w:rFonts w:hint="eastAsia" w:ascii="Times New Roman" w:hAnsi="Times New Roman" w:eastAsia="宋体" w:cs="Times New Roman"/>
          <w:kern w:val="2"/>
          <w:sz w:val="21"/>
          <w:szCs w:val="24"/>
          <w:lang w:val="en-US" w:eastAsia="zh-CN" w:bidi="ar"/>
        </w:rPr>
        <w:t>大模型应具备</w:t>
      </w:r>
      <w:r>
        <w:rPr>
          <w:rFonts w:hint="eastAsia" w:cs="Times New Roman"/>
          <w:kern w:val="2"/>
          <w:sz w:val="21"/>
          <w:szCs w:val="24"/>
          <w:lang w:val="en-US" w:eastAsia="zh-CN" w:bidi="ar"/>
        </w:rPr>
        <w:t>辅助</w:t>
      </w:r>
      <w:r>
        <w:rPr>
          <w:rFonts w:hint="eastAsia" w:ascii="Times New Roman" w:hAnsi="Times New Roman" w:cs="Times New Roman"/>
          <w:kern w:val="2"/>
          <w:sz w:val="21"/>
          <w:szCs w:val="24"/>
          <w:lang w:val="en-US" w:eastAsia="zh-CN" w:bidi="ar"/>
        </w:rPr>
        <w:t>解析非结构化意图的能力</w:t>
      </w:r>
      <w:r>
        <w:rPr>
          <w:rFonts w:hint="eastAsia" w:cs="Times New Roman"/>
          <w:kern w:val="2"/>
          <w:sz w:val="21"/>
          <w:szCs w:val="24"/>
          <w:lang w:val="en-US" w:eastAsia="zh-CN" w:bidi="ar"/>
        </w:rPr>
        <w:t>。</w:t>
      </w:r>
    </w:p>
    <w:p w14:paraId="1F863688">
      <w:pPr>
        <w:widowControl/>
        <w:numPr>
          <w:ilvl w:val="0"/>
          <w:numId w:val="27"/>
        </w:numPr>
        <w:spacing w:line="288" w:lineRule="auto"/>
        <w:ind w:left="735" w:leftChars="200" w:hanging="315" w:hangingChars="150"/>
        <w:jc w:val="left"/>
        <w:rPr>
          <w:rFonts w:hint="eastAsia" w:cs="Times New Roman"/>
          <w:szCs w:val="24"/>
          <w:lang w:val="en-US" w:eastAsia="zh-CN" w:bidi="ar"/>
        </w:rPr>
      </w:pPr>
      <w:bookmarkStart w:id="218" w:name="OLE_LINK64"/>
      <w:r>
        <w:rPr>
          <w:rFonts w:hint="eastAsia" w:cs="Times New Roman"/>
          <w:kern w:val="2"/>
          <w:szCs w:val="24"/>
          <w:lang w:val="en-US" w:eastAsia="zh-CN" w:bidi="ar"/>
        </w:rPr>
        <w:t>大模型辅助的意图转译功能</w:t>
      </w:r>
      <w:r>
        <w:rPr>
          <w:rFonts w:hint="eastAsia" w:ascii="Times New Roman" w:hAnsi="Times New Roman" w:eastAsia="宋体" w:cs="Times New Roman"/>
          <w:kern w:val="2"/>
          <w:szCs w:val="24"/>
          <w:lang w:val="en-US" w:eastAsia="zh-CN" w:bidi="ar"/>
        </w:rPr>
        <w:t>应根据用户任务和相关配置智能检索知识库（包括但不限于向量数据库），为大模型生成合适的提示词</w:t>
      </w:r>
      <w:bookmarkEnd w:id="218"/>
      <w:r>
        <w:rPr>
          <w:rFonts w:hint="eastAsia" w:cs="Times New Roman"/>
          <w:kern w:val="2"/>
          <w:szCs w:val="24"/>
          <w:lang w:val="en-US" w:eastAsia="zh-CN" w:bidi="ar"/>
        </w:rPr>
        <w:t>。</w:t>
      </w:r>
    </w:p>
    <w:p w14:paraId="2B430801">
      <w:pPr>
        <w:pStyle w:val="3"/>
        <w:rPr>
          <w:b w:val="0"/>
          <w:bCs w:val="0"/>
          <w:lang w:val="en-US"/>
        </w:rPr>
      </w:pPr>
      <w:bookmarkStart w:id="219" w:name="_Toc9701"/>
      <w:bookmarkStart w:id="220" w:name="_Toc5539"/>
      <w:bookmarkStart w:id="221" w:name="_Toc29107"/>
      <w:bookmarkStart w:id="222" w:name="_Toc19670"/>
      <w:bookmarkStart w:id="223" w:name="_Toc23694"/>
      <w:bookmarkStart w:id="224" w:name="_Toc10728"/>
      <w:bookmarkStart w:id="225" w:name="_Toc26730"/>
      <w:r>
        <w:rPr>
          <w:b w:val="0"/>
          <w:bCs w:val="0"/>
        </w:rPr>
        <w:t>大模型辅助</w:t>
      </w:r>
      <w:r>
        <w:rPr>
          <w:rFonts w:hint="eastAsia"/>
          <w:b w:val="0"/>
          <w:bCs w:val="0"/>
          <w:lang w:val="en-US" w:eastAsia="zh-CN"/>
        </w:rPr>
        <w:t>的网络状态认知</w:t>
      </w:r>
      <w:bookmarkEnd w:id="219"/>
      <w:bookmarkEnd w:id="220"/>
      <w:bookmarkEnd w:id="221"/>
      <w:bookmarkEnd w:id="222"/>
      <w:bookmarkEnd w:id="223"/>
      <w:bookmarkEnd w:id="224"/>
      <w:bookmarkEnd w:id="225"/>
    </w:p>
    <w:p w14:paraId="2DF7ACEA">
      <w:pPr>
        <w:pStyle w:val="4"/>
        <w:keepNext/>
        <w:keepLines/>
        <w:widowControl w:val="0"/>
        <w:spacing w:before="120" w:after="120"/>
        <w:ind w:left="720"/>
        <w:jc w:val="both"/>
        <w:outlineLvl w:val="2"/>
        <w:rPr>
          <w:rFonts w:hint="eastAsia" w:ascii="黑体" w:eastAsia="黑体"/>
          <w:b w:val="0"/>
          <w:bCs w:val="0"/>
          <w:kern w:val="2"/>
          <w:sz w:val="21"/>
          <w:szCs w:val="32"/>
          <w:lang w:val="en-US" w:eastAsia="zh-CN" w:bidi="ar-SA"/>
        </w:rPr>
      </w:pPr>
      <w:bookmarkStart w:id="226" w:name="_Toc9856"/>
      <w:bookmarkStart w:id="227" w:name="_Toc3491"/>
      <w:bookmarkStart w:id="228" w:name="_Toc29829"/>
      <w:bookmarkStart w:id="229" w:name="_Toc22341"/>
      <w:bookmarkStart w:id="230" w:name="_Toc9518"/>
      <w:bookmarkStart w:id="231" w:name="_Toc20912"/>
      <w:r>
        <w:rPr>
          <w:rFonts w:hint="eastAsia" w:ascii="黑体" w:eastAsia="黑体"/>
          <w:b w:val="0"/>
          <w:bCs w:val="0"/>
          <w:kern w:val="2"/>
          <w:sz w:val="21"/>
          <w:szCs w:val="32"/>
          <w:lang w:val="en-US" w:eastAsia="zh-CN" w:bidi="ar-SA"/>
        </w:rPr>
        <w:t>功能概述</w:t>
      </w:r>
      <w:bookmarkEnd w:id="226"/>
      <w:bookmarkEnd w:id="227"/>
      <w:bookmarkEnd w:id="228"/>
      <w:bookmarkEnd w:id="229"/>
      <w:bookmarkEnd w:id="230"/>
      <w:bookmarkEnd w:id="231"/>
    </w:p>
    <w:p w14:paraId="7BCC1F89">
      <w:pPr>
        <w:spacing w:line="288" w:lineRule="auto"/>
        <w:ind w:firstLine="420" w:firstLineChars="200"/>
        <w:rPr>
          <w:rFonts w:hint="eastAsia"/>
          <w:lang w:val="en-US"/>
        </w:rPr>
      </w:pPr>
      <w:r>
        <w:rPr>
          <w:rFonts w:hint="eastAsia"/>
          <w:lang w:val="en-US"/>
        </w:rPr>
        <w:t>意图管理</w:t>
      </w:r>
      <w:r>
        <w:rPr>
          <w:rFonts w:hint="eastAsia"/>
          <w:lang w:val="en-US" w:eastAsia="zh-CN"/>
        </w:rPr>
        <w:t>功能</w:t>
      </w:r>
      <w:r>
        <w:rPr>
          <w:rFonts w:hint="eastAsia"/>
          <w:lang w:val="en-US" w:eastAsia="zh"/>
        </w:rPr>
        <w:t>（作为</w:t>
      </w:r>
      <w:r>
        <w:rPr>
          <w:rFonts w:hint="eastAsia"/>
          <w:lang w:val="en-US" w:eastAsia="zh-CN"/>
        </w:rPr>
        <w:t>意图所有者</w:t>
      </w:r>
      <w:r>
        <w:rPr>
          <w:rFonts w:hint="eastAsia"/>
          <w:lang w:val="en-US" w:eastAsia="zh"/>
        </w:rPr>
        <w:t>）</w:t>
      </w:r>
      <w:r>
        <w:rPr>
          <w:rFonts w:hint="eastAsia"/>
          <w:lang w:val="en-US"/>
        </w:rPr>
        <w:t>接收采集分析功能处理后的</w:t>
      </w:r>
      <w:r>
        <w:rPr>
          <w:rFonts w:hint="eastAsia"/>
          <w:lang w:val="en-US" w:eastAsia="zh-CN"/>
        </w:rPr>
        <w:t>网络</w:t>
      </w:r>
      <w:r>
        <w:rPr>
          <w:rFonts w:hint="eastAsia"/>
          <w:lang w:val="en-US"/>
        </w:rPr>
        <w:t>状态数据，明确管理域（若干被管实体集合）当前状态。由于测量数据的多样性，包括结构化数据（如设备运行参数、流量统计数据等）和非结构化数据（如图像数据等），</w:t>
      </w:r>
      <w:r>
        <w:rPr>
          <w:rFonts w:hint="eastAsia"/>
          <w:lang w:val="en-US" w:eastAsia="zh-CN"/>
        </w:rPr>
        <w:t>因此</w:t>
      </w:r>
      <w:r>
        <w:rPr>
          <w:rFonts w:hint="eastAsia"/>
          <w:lang w:val="en-US"/>
        </w:rPr>
        <w:t>需要采用不同类型的大模型进行处理。结构化数据可由结构化大模型进行高效分析，而图文类非结构化数据则需通过图文大模型解析，最终由大语言模型进行数据整合，转化为意图管理功能可理解的</w:t>
      </w:r>
      <w:r>
        <w:rPr>
          <w:rFonts w:hint="eastAsia"/>
          <w:lang w:val="en-US" w:eastAsia="zh-CN"/>
        </w:rPr>
        <w:t>网络</w:t>
      </w:r>
      <w:r>
        <w:rPr>
          <w:rFonts w:hint="eastAsia"/>
          <w:lang w:val="en-US"/>
        </w:rPr>
        <w:t>状态。</w:t>
      </w:r>
    </w:p>
    <w:p w14:paraId="749EC6F2">
      <w:pPr>
        <w:pStyle w:val="4"/>
        <w:keepNext/>
        <w:keepLines/>
        <w:widowControl w:val="0"/>
        <w:spacing w:before="120" w:after="120"/>
        <w:ind w:left="720"/>
        <w:jc w:val="both"/>
        <w:outlineLvl w:val="2"/>
        <w:rPr>
          <w:rFonts w:hint="eastAsia" w:ascii="黑体" w:eastAsia="黑体"/>
          <w:b w:val="0"/>
          <w:bCs w:val="0"/>
          <w:kern w:val="2"/>
          <w:sz w:val="21"/>
          <w:szCs w:val="32"/>
          <w:lang w:val="en-US" w:eastAsia="zh-CN" w:bidi="ar-SA"/>
        </w:rPr>
      </w:pPr>
      <w:bookmarkStart w:id="232" w:name="_Toc23420"/>
      <w:bookmarkStart w:id="233" w:name="_Toc29647"/>
      <w:bookmarkStart w:id="234" w:name="_Toc11416"/>
      <w:bookmarkStart w:id="235" w:name="_Toc13122"/>
      <w:bookmarkStart w:id="236" w:name="_Toc19960"/>
      <w:bookmarkStart w:id="237" w:name="_Toc26627"/>
      <w:r>
        <w:rPr>
          <w:rFonts w:ascii="黑体" w:eastAsia="黑体"/>
          <w:b w:val="0"/>
          <w:bCs w:val="0"/>
          <w:kern w:val="2"/>
          <w:sz w:val="21"/>
          <w:szCs w:val="32"/>
          <w:lang w:val="en-US" w:eastAsia="zh-CN" w:bidi="ar-SA"/>
        </w:rPr>
        <w:t>交互流程</w:t>
      </w:r>
      <w:bookmarkEnd w:id="232"/>
      <w:bookmarkEnd w:id="233"/>
      <w:bookmarkEnd w:id="234"/>
      <w:bookmarkEnd w:id="235"/>
      <w:bookmarkEnd w:id="236"/>
      <w:bookmarkEnd w:id="237"/>
    </w:p>
    <w:p w14:paraId="39FE673B">
      <w:pPr>
        <w:ind w:firstLine="420" w:firstLineChars="200"/>
        <w:rPr>
          <w:rFonts w:hint="eastAsia"/>
          <w:lang w:val="en-US"/>
        </w:rPr>
      </w:pPr>
      <w:r>
        <w:rPr>
          <w:rFonts w:hint="eastAsia"/>
          <w:lang w:val="en-US"/>
        </w:rPr>
        <w:t>大模型辅助的</w:t>
      </w:r>
      <w:r>
        <w:rPr>
          <w:rFonts w:hint="eastAsia"/>
          <w:lang w:val="en-US" w:eastAsia="zh-CN"/>
        </w:rPr>
        <w:t>网络</w:t>
      </w:r>
      <w:r>
        <w:rPr>
          <w:rFonts w:hint="eastAsia"/>
          <w:lang w:val="en-US"/>
        </w:rPr>
        <w:t>状态</w:t>
      </w:r>
      <w:r>
        <w:rPr>
          <w:rFonts w:hint="eastAsia"/>
          <w:lang w:val="en-US" w:eastAsia="zh-CN"/>
        </w:rPr>
        <w:t>认知</w:t>
      </w:r>
      <w:r>
        <w:rPr>
          <w:rFonts w:hint="eastAsia"/>
          <w:lang w:val="en-US"/>
        </w:rPr>
        <w:t>流程</w:t>
      </w:r>
      <w:r>
        <w:rPr>
          <w:rFonts w:hint="eastAsia"/>
          <w:lang w:val="en-US" w:eastAsia="zh-CN"/>
        </w:rPr>
        <w:t>如图3</w:t>
      </w:r>
      <w:r>
        <w:rPr>
          <w:rFonts w:hint="eastAsia"/>
          <w:lang w:val="en-US" w:eastAsia="zh"/>
        </w:rPr>
        <w:t>所示</w:t>
      </w:r>
      <w:r>
        <w:rPr>
          <w:rFonts w:hint="eastAsia"/>
          <w:lang w:val="en-US" w:eastAsia="zh-CN"/>
        </w:rPr>
        <w:t>。</w:t>
      </w:r>
    </w:p>
    <w:p w14:paraId="3330672F">
      <w:pPr>
        <w:ind w:firstLine="420" w:firstLineChars="200"/>
        <w:jc w:val="center"/>
        <w:rPr>
          <w:rFonts w:hint="eastAsia" w:eastAsia="宋体"/>
          <w:lang w:val="en-US" w:eastAsia="zh-CN"/>
        </w:rPr>
      </w:pPr>
      <w:r>
        <w:rPr>
          <w:rFonts w:hint="eastAsia" w:eastAsia="宋体"/>
          <w:lang w:val="en-US" w:eastAsia="zh-CN"/>
        </w:rPr>
        <w:drawing>
          <wp:inline distT="0" distB="0" distL="114300" distR="114300">
            <wp:extent cx="3765550" cy="2787650"/>
            <wp:effectExtent l="0" t="0" r="6350" b="6350"/>
            <wp:docPr id="11" name="图片 11" descr="a37c34901936ab28cc3f68862f76b73f_43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37c34901936ab28cc3f68862f76b73f_43725"/>
                    <pic:cNvPicPr>
                      <a:picLocks noChangeAspect="1"/>
                    </pic:cNvPicPr>
                  </pic:nvPicPr>
                  <pic:blipFill>
                    <a:blip r:embed="rId15"/>
                    <a:stretch>
                      <a:fillRect/>
                    </a:stretch>
                  </pic:blipFill>
                  <pic:spPr>
                    <a:xfrm>
                      <a:off x="0" y="0"/>
                      <a:ext cx="3765550" cy="2787650"/>
                    </a:xfrm>
                    <a:prstGeom prst="rect">
                      <a:avLst/>
                    </a:prstGeom>
                  </pic:spPr>
                </pic:pic>
              </a:graphicData>
            </a:graphic>
          </wp:inline>
        </w:drawing>
      </w:r>
    </w:p>
    <w:p w14:paraId="3EA98280">
      <w:pPr>
        <w:jc w:val="center"/>
        <w:rPr>
          <w:rFonts w:hint="eastAsia" w:ascii="黑体" w:hAnsi="黑体" w:eastAsia="黑体" w:cs="黑体"/>
          <w:lang w:val="en-US" w:eastAsia="zh-CN"/>
        </w:rPr>
      </w:pPr>
      <w:r>
        <w:rPr>
          <w:rFonts w:hint="eastAsia" w:ascii="黑体" w:hAnsi="黑体" w:eastAsia="黑体" w:cs="黑体"/>
          <w:szCs w:val="21"/>
        </w:rPr>
        <w:t xml:space="preserve">图 </w:t>
      </w:r>
      <w:r>
        <w:rPr>
          <w:rFonts w:hint="eastAsia" w:ascii="黑体" w:hAnsi="黑体" w:eastAsia="黑体" w:cs="黑体"/>
          <w:szCs w:val="21"/>
          <w:lang w:val="en-US" w:eastAsia="zh-CN"/>
        </w:rPr>
        <w:t>3</w:t>
      </w:r>
      <w:r>
        <w:rPr>
          <w:rFonts w:hint="eastAsia" w:ascii="黑体" w:hAnsi="黑体" w:eastAsia="黑体" w:cs="黑体"/>
          <w:szCs w:val="21"/>
        </w:rPr>
        <w:t xml:space="preserve"> 大模型辅助</w:t>
      </w:r>
      <w:r>
        <w:rPr>
          <w:rFonts w:hint="eastAsia" w:ascii="黑体" w:hAnsi="黑体" w:eastAsia="黑体" w:cs="黑体"/>
          <w:kern w:val="2"/>
          <w:szCs w:val="21"/>
          <w:lang w:val="en-US" w:eastAsia="zh-CN"/>
        </w:rPr>
        <w:t>的网络状态认知</w:t>
      </w:r>
      <w:r>
        <w:rPr>
          <w:rFonts w:hint="eastAsia" w:ascii="黑体" w:hAnsi="黑体" w:eastAsia="黑体" w:cs="黑体"/>
          <w:szCs w:val="21"/>
          <w:lang w:val="en-US" w:eastAsia="zh-CN"/>
        </w:rPr>
        <w:t>流程</w:t>
      </w:r>
    </w:p>
    <w:p w14:paraId="63CD8D8D">
      <w:pPr>
        <w:ind w:firstLine="420" w:firstLineChars="200"/>
        <w:rPr>
          <w:rFonts w:hint="eastAsia" w:eastAsia="宋体"/>
          <w:lang w:val="en-US" w:eastAsia="zh-CN"/>
        </w:rPr>
      </w:pPr>
    </w:p>
    <w:p w14:paraId="34B7E459">
      <w:pPr>
        <w:numPr>
          <w:ilvl w:val="0"/>
          <w:numId w:val="28"/>
        </w:numPr>
        <w:spacing w:line="288" w:lineRule="auto"/>
        <w:ind w:left="735" w:leftChars="200" w:hanging="315" w:hangingChars="150"/>
        <w:jc w:val="left"/>
        <w:rPr>
          <w:rFonts w:hint="eastAsia" w:ascii="宋体" w:hAnsi="宋体" w:cs="宋体"/>
          <w:szCs w:val="21"/>
          <w:lang w:val="en-US" w:eastAsia="zh" w:bidi="ar"/>
        </w:rPr>
      </w:pPr>
      <w:r>
        <w:rPr>
          <w:rFonts w:hint="eastAsia"/>
          <w:lang w:val="en-US" w:eastAsia="zh-CN"/>
        </w:rPr>
        <w:t>意图所有者的</w:t>
      </w:r>
      <w:r>
        <w:rPr>
          <w:rFonts w:hint="eastAsia"/>
          <w:lang w:val="en-US"/>
        </w:rPr>
        <w:t>意图管理</w:t>
      </w:r>
      <w:r>
        <w:rPr>
          <w:rFonts w:hint="eastAsia"/>
          <w:lang w:val="en-US" w:eastAsia="zh-CN"/>
        </w:rPr>
        <w:t>功能</w:t>
      </w:r>
      <w:r>
        <w:rPr>
          <w:rFonts w:hint="eastAsia" w:ascii="宋体" w:hAnsi="宋体" w:cs="宋体"/>
          <w:szCs w:val="21"/>
          <w:lang w:val="en-US" w:eastAsia="zh" w:bidi="ar"/>
        </w:rPr>
        <w:t>对接收到</w:t>
      </w:r>
      <w:r>
        <w:rPr>
          <w:rFonts w:hint="eastAsia" w:ascii="宋体" w:hAnsi="宋体" w:cs="宋体"/>
          <w:szCs w:val="21"/>
          <w:lang w:val="en-US" w:eastAsia="zh-CN" w:bidi="ar"/>
        </w:rPr>
        <w:t>的</w:t>
      </w:r>
      <w:r>
        <w:rPr>
          <w:rFonts w:hint="eastAsia" w:ascii="宋体" w:hAnsi="宋体" w:cs="宋体"/>
          <w:szCs w:val="21"/>
          <w:lang w:val="en-US" w:eastAsia="zh" w:bidi="ar"/>
        </w:rPr>
        <w:t>各种</w:t>
      </w:r>
      <w:r>
        <w:rPr>
          <w:rFonts w:hint="eastAsia" w:ascii="宋体" w:hAnsi="宋体" w:cs="宋体"/>
          <w:szCs w:val="21"/>
          <w:lang w:val="en-US" w:eastAsia="zh-CN" w:bidi="ar"/>
        </w:rPr>
        <w:t>网络</w:t>
      </w:r>
      <w:r>
        <w:rPr>
          <w:rFonts w:hint="eastAsia" w:ascii="宋体" w:hAnsi="宋体" w:cs="宋体"/>
          <w:szCs w:val="21"/>
          <w:lang w:val="en-US" w:eastAsia="zh" w:bidi="ar"/>
        </w:rPr>
        <w:t>状态数据（包括结构化数据和非结构化数据）进行分类，并分别调用适配的大模型进行解析</w:t>
      </w:r>
      <w:r>
        <w:rPr>
          <w:rFonts w:hint="eastAsia" w:ascii="宋体" w:hAnsi="宋体" w:cs="宋体"/>
          <w:szCs w:val="21"/>
          <w:lang w:val="en-US" w:eastAsia="zh-CN" w:bidi="ar"/>
        </w:rPr>
        <w:t>。</w:t>
      </w:r>
    </w:p>
    <w:p w14:paraId="68C64D5E">
      <w:pPr>
        <w:widowControl/>
        <w:numPr>
          <w:ilvl w:val="0"/>
          <w:numId w:val="29"/>
        </w:numPr>
        <w:spacing w:line="288" w:lineRule="auto"/>
        <w:ind w:left="1260" w:leftChars="400" w:hanging="420" w:hangingChars="200"/>
        <w:jc w:val="left"/>
        <w:rPr>
          <w:rFonts w:hint="eastAsia"/>
          <w:lang w:val="en-US"/>
        </w:rPr>
      </w:pPr>
      <w:r>
        <w:rPr>
          <w:rFonts w:hint="eastAsia"/>
          <w:lang w:val="en-US" w:eastAsia="zh" w:bidi="ar"/>
        </w:rPr>
        <w:t>结构化数据由结构化大模型进行分析，提取核心指标并进行趋势分析</w:t>
      </w:r>
      <w:r>
        <w:rPr>
          <w:rFonts w:hint="eastAsia"/>
          <w:lang w:val="en-US" w:eastAsia="zh-CN" w:bidi="ar"/>
        </w:rPr>
        <w:t>，并返回给意图管理功能。</w:t>
      </w:r>
    </w:p>
    <w:p w14:paraId="26698254">
      <w:pPr>
        <w:widowControl/>
        <w:numPr>
          <w:ilvl w:val="0"/>
          <w:numId w:val="29"/>
        </w:numPr>
        <w:spacing w:line="288" w:lineRule="auto"/>
        <w:ind w:left="1260" w:leftChars="400" w:hanging="420" w:hangingChars="200"/>
        <w:jc w:val="left"/>
        <w:rPr>
          <w:rFonts w:hint="eastAsia"/>
          <w:lang w:val="en-US" w:bidi="ar"/>
        </w:rPr>
      </w:pPr>
      <w:r>
        <w:rPr>
          <w:rFonts w:hint="eastAsia"/>
          <w:lang w:val="en-US" w:bidi="ar"/>
        </w:rPr>
        <w:t>非结构化数据（如图像、日志等）由相应的图文大模型进行解析，提取关键事件和影响因素</w:t>
      </w:r>
      <w:r>
        <w:rPr>
          <w:rFonts w:hint="eastAsia"/>
          <w:lang w:val="en-US" w:eastAsia="zh-CN" w:bidi="ar"/>
        </w:rPr>
        <w:t>，并返回给意图管理功能。</w:t>
      </w:r>
    </w:p>
    <w:p w14:paraId="56B88F3E">
      <w:pPr>
        <w:numPr>
          <w:ilvl w:val="0"/>
          <w:numId w:val="28"/>
        </w:numPr>
        <w:spacing w:line="288" w:lineRule="auto"/>
        <w:ind w:left="735" w:leftChars="200" w:hanging="315" w:hangingChars="150"/>
        <w:jc w:val="left"/>
        <w:rPr>
          <w:rFonts w:hint="eastAsia" w:ascii="宋体" w:hAnsi="宋体" w:cs="宋体"/>
          <w:szCs w:val="21"/>
          <w:lang w:val="en-US" w:eastAsia="zh" w:bidi="ar"/>
        </w:rPr>
      </w:pPr>
      <w:r>
        <w:rPr>
          <w:rFonts w:hint="eastAsia" w:ascii="宋体" w:hAnsi="宋体" w:cs="宋体"/>
          <w:szCs w:val="21"/>
          <w:lang w:val="en-US" w:eastAsia="zh" w:bidi="ar"/>
        </w:rPr>
        <w:t>意图管理</w:t>
      </w:r>
      <w:r>
        <w:rPr>
          <w:rFonts w:hint="eastAsia"/>
          <w:lang w:val="en-US" w:eastAsia="zh-CN" w:bidi="ar"/>
        </w:rPr>
        <w:t>功能</w:t>
      </w:r>
      <w:r>
        <w:rPr>
          <w:rFonts w:hint="eastAsia" w:ascii="宋体" w:hAnsi="宋体" w:cs="宋体"/>
          <w:szCs w:val="21"/>
          <w:lang w:val="en-US" w:eastAsia="zh-CN" w:bidi="ar"/>
        </w:rPr>
        <w:t>将</w:t>
      </w:r>
      <w:r>
        <w:rPr>
          <w:rFonts w:hint="eastAsia" w:ascii="宋体" w:hAnsi="宋体" w:cs="宋体"/>
          <w:szCs w:val="21"/>
          <w:lang w:val="en-US" w:eastAsia="zh" w:bidi="ar"/>
        </w:rPr>
        <w:t>解析后的数据</w:t>
      </w:r>
      <w:r>
        <w:rPr>
          <w:rFonts w:hint="eastAsia" w:ascii="宋体" w:hAnsi="宋体" w:cs="宋体"/>
          <w:szCs w:val="21"/>
          <w:lang w:val="en-US" w:eastAsia="zh-CN" w:bidi="ar"/>
        </w:rPr>
        <w:t>提交给</w:t>
      </w:r>
      <w:r>
        <w:rPr>
          <w:rFonts w:hint="eastAsia" w:ascii="宋体" w:hAnsi="宋体" w:cs="宋体"/>
          <w:szCs w:val="21"/>
          <w:lang w:val="en-US" w:eastAsia="zh" w:bidi="ar"/>
        </w:rPr>
        <w:t>大语言模型进行整合</w:t>
      </w:r>
      <w:r>
        <w:rPr>
          <w:rFonts w:hint="eastAsia" w:ascii="宋体" w:hAnsi="宋体" w:cs="宋体"/>
          <w:szCs w:val="21"/>
          <w:lang w:val="en-US" w:eastAsia="zh-CN" w:bidi="ar"/>
        </w:rPr>
        <w:t>。</w:t>
      </w:r>
    </w:p>
    <w:p w14:paraId="635259F6">
      <w:pPr>
        <w:numPr>
          <w:ilvl w:val="0"/>
          <w:numId w:val="28"/>
        </w:numPr>
        <w:spacing w:line="288" w:lineRule="auto"/>
        <w:ind w:left="735" w:leftChars="200" w:hanging="315" w:hangingChars="150"/>
        <w:jc w:val="left"/>
        <w:rPr>
          <w:rFonts w:hint="eastAsia" w:ascii="宋体" w:hAnsi="宋体" w:cs="宋体"/>
          <w:szCs w:val="21"/>
          <w:lang w:val="en-US" w:eastAsia="zh" w:bidi="ar"/>
        </w:rPr>
      </w:pPr>
      <w:r>
        <w:rPr>
          <w:rFonts w:hint="eastAsia" w:ascii="宋体" w:hAnsi="宋体" w:cs="宋体"/>
          <w:szCs w:val="21"/>
          <w:lang w:val="en-US" w:eastAsia="zh-CN" w:bidi="ar"/>
        </w:rPr>
        <w:t>大语言模型</w:t>
      </w:r>
      <w:r>
        <w:rPr>
          <w:rFonts w:hint="eastAsia" w:ascii="宋体" w:hAnsi="宋体" w:cs="宋体"/>
          <w:szCs w:val="21"/>
          <w:lang w:val="en-US" w:eastAsia="zh" w:bidi="ar"/>
        </w:rPr>
        <w:t>生成整合后的</w:t>
      </w:r>
      <w:r>
        <w:rPr>
          <w:rFonts w:hint="eastAsia" w:ascii="宋体" w:hAnsi="宋体" w:cs="宋体"/>
          <w:szCs w:val="21"/>
          <w:lang w:val="en-US" w:eastAsia="zh-CN" w:bidi="ar"/>
        </w:rPr>
        <w:t>网络</w:t>
      </w:r>
      <w:r>
        <w:rPr>
          <w:rFonts w:hint="eastAsia" w:ascii="宋体" w:hAnsi="宋体" w:cs="宋体"/>
          <w:szCs w:val="21"/>
          <w:lang w:val="en-US" w:eastAsia="zh" w:bidi="ar"/>
        </w:rPr>
        <w:t>状态数据的标准化描述，为后续的意图</w:t>
      </w:r>
      <w:r>
        <w:rPr>
          <w:rFonts w:hint="eastAsia" w:ascii="宋体" w:hAnsi="宋体" w:cs="宋体"/>
          <w:szCs w:val="21"/>
          <w:lang w:val="en-US" w:eastAsia="zh-CN" w:bidi="ar"/>
        </w:rPr>
        <w:t>决策</w:t>
      </w:r>
      <w:r>
        <w:rPr>
          <w:rFonts w:hint="eastAsia" w:ascii="宋体" w:hAnsi="宋体" w:cs="宋体"/>
          <w:szCs w:val="21"/>
          <w:lang w:val="en-US" w:eastAsia="zh" w:bidi="ar"/>
        </w:rPr>
        <w:t>提供</w:t>
      </w:r>
      <w:r>
        <w:rPr>
          <w:rFonts w:hint="eastAsia" w:ascii="宋体" w:hAnsi="宋体" w:cs="宋体"/>
          <w:szCs w:val="21"/>
          <w:lang w:val="en-US" w:eastAsia="zh-CN" w:bidi="ar"/>
        </w:rPr>
        <w:t>支撑</w:t>
      </w:r>
      <w:r>
        <w:rPr>
          <w:rFonts w:hint="eastAsia" w:ascii="宋体" w:hAnsi="宋体" w:cs="宋体"/>
          <w:szCs w:val="21"/>
          <w:lang w:val="en-US" w:eastAsia="zh" w:bidi="ar"/>
        </w:rPr>
        <w:t>。</w:t>
      </w:r>
    </w:p>
    <w:p w14:paraId="77EB0650">
      <w:pPr>
        <w:pStyle w:val="4"/>
        <w:rPr>
          <w:rFonts w:hint="eastAsia"/>
          <w:b w:val="0"/>
          <w:bCs w:val="0"/>
          <w:lang w:val="en-US" w:eastAsia="zh-CN"/>
        </w:rPr>
      </w:pPr>
      <w:bookmarkStart w:id="238" w:name="_Toc24737"/>
      <w:bookmarkStart w:id="239" w:name="_Toc15670"/>
      <w:bookmarkStart w:id="240" w:name="_Toc32480"/>
      <w:r>
        <w:rPr>
          <w:rFonts w:hint="eastAsia" w:ascii="黑体" w:eastAsia="黑体"/>
          <w:b w:val="0"/>
          <w:bCs w:val="0"/>
          <w:kern w:val="2"/>
          <w:sz w:val="21"/>
          <w:szCs w:val="32"/>
          <w:lang w:val="en-US" w:eastAsia="zh-CN" w:bidi="ar-SA"/>
        </w:rPr>
        <w:t>标准化需求</w:t>
      </w:r>
      <w:bookmarkEnd w:id="238"/>
      <w:bookmarkEnd w:id="239"/>
      <w:bookmarkEnd w:id="240"/>
    </w:p>
    <w:p w14:paraId="0C51D10C">
      <w:pPr>
        <w:spacing w:line="288" w:lineRule="auto"/>
        <w:ind w:firstLine="420" w:firstLineChars="200"/>
        <w:rPr>
          <w:rFonts w:hint="eastAsia"/>
          <w:lang w:val="en-US" w:eastAsia="zh-CN"/>
        </w:rPr>
      </w:pPr>
      <w:r>
        <w:rPr>
          <w:rFonts w:hint="eastAsia"/>
          <w:lang w:val="en-US" w:eastAsia="zh-CN"/>
        </w:rPr>
        <w:t>针对意图管理的标准化需求如下。</w:t>
      </w:r>
    </w:p>
    <w:p w14:paraId="25A02C03">
      <w:pPr>
        <w:numPr>
          <w:ilvl w:val="0"/>
          <w:numId w:val="30"/>
        </w:numPr>
        <w:spacing w:line="288" w:lineRule="auto"/>
        <w:ind w:left="735" w:leftChars="200" w:hanging="315" w:hangingChars="150"/>
        <w:jc w:val="left"/>
        <w:rPr>
          <w:rFonts w:hint="eastAsia" w:ascii="宋体" w:hAnsi="宋体" w:cs="宋体"/>
          <w:szCs w:val="21"/>
          <w:lang w:val="en-US" w:eastAsia="zh" w:bidi="ar"/>
        </w:rPr>
      </w:pPr>
      <w:r>
        <w:rPr>
          <w:rFonts w:hint="eastAsia" w:ascii="宋体" w:hAnsi="宋体" w:cs="宋体"/>
          <w:szCs w:val="21"/>
          <w:lang w:val="en-US" w:eastAsia="zh" w:bidi="ar"/>
        </w:rPr>
        <w:t>意图管理</w:t>
      </w:r>
      <w:r>
        <w:rPr>
          <w:rFonts w:hint="eastAsia" w:ascii="宋体" w:hAnsi="宋体" w:cs="宋体"/>
          <w:szCs w:val="21"/>
          <w:lang w:val="en-US" w:eastAsia="zh-CN" w:bidi="ar"/>
        </w:rPr>
        <w:t>功能</w:t>
      </w:r>
      <w:r>
        <w:rPr>
          <w:rFonts w:hint="eastAsia"/>
          <w:highlight w:val="none"/>
          <w:lang w:val="en-US" w:eastAsia="zh-CN"/>
        </w:rPr>
        <w:t>应</w:t>
      </w:r>
      <w:r>
        <w:rPr>
          <w:rFonts w:hint="eastAsia" w:ascii="宋体" w:hAnsi="宋体" w:cs="宋体"/>
          <w:szCs w:val="21"/>
          <w:lang w:val="en-US" w:eastAsia="zh" w:bidi="ar"/>
        </w:rPr>
        <w:t>支持多模态数据解析能力，通过大模型进行解析和整合所接收的结构化和非结构化的</w:t>
      </w:r>
      <w:r>
        <w:rPr>
          <w:rFonts w:hint="eastAsia" w:ascii="宋体" w:hAnsi="宋体" w:cs="宋体"/>
          <w:szCs w:val="21"/>
          <w:lang w:val="en-US" w:eastAsia="zh-CN" w:bidi="ar"/>
        </w:rPr>
        <w:t>网络</w:t>
      </w:r>
      <w:r>
        <w:rPr>
          <w:rFonts w:hint="eastAsia" w:ascii="宋体" w:hAnsi="宋体" w:cs="宋体"/>
          <w:szCs w:val="21"/>
          <w:lang w:val="en-US" w:eastAsia="zh" w:bidi="ar"/>
        </w:rPr>
        <w:t>状态数据</w:t>
      </w:r>
      <w:r>
        <w:rPr>
          <w:rFonts w:hint="eastAsia" w:ascii="宋体" w:hAnsi="宋体" w:cs="宋体"/>
          <w:szCs w:val="21"/>
          <w:lang w:val="en-US" w:eastAsia="zh-CN" w:bidi="ar"/>
        </w:rPr>
        <w:t>。</w:t>
      </w:r>
    </w:p>
    <w:p w14:paraId="52EE462C">
      <w:pPr>
        <w:numPr>
          <w:ilvl w:val="0"/>
          <w:numId w:val="30"/>
        </w:numPr>
        <w:spacing w:line="288" w:lineRule="auto"/>
        <w:ind w:left="735" w:leftChars="200" w:hanging="315" w:hangingChars="150"/>
        <w:jc w:val="left"/>
        <w:rPr>
          <w:rFonts w:hint="eastAsia" w:ascii="宋体" w:hAnsi="宋体" w:cs="宋体"/>
          <w:szCs w:val="21"/>
          <w:lang w:val="en-US" w:eastAsia="zh" w:bidi="ar"/>
        </w:rPr>
      </w:pPr>
      <w:r>
        <w:rPr>
          <w:rFonts w:hint="eastAsia" w:ascii="宋体" w:hAnsi="宋体" w:cs="宋体"/>
          <w:szCs w:val="21"/>
          <w:lang w:val="en-US" w:eastAsia="zh" w:bidi="ar"/>
        </w:rPr>
        <w:t>通过大模型进行解析和整合后的</w:t>
      </w:r>
      <w:r>
        <w:rPr>
          <w:rFonts w:hint="eastAsia" w:ascii="宋体" w:hAnsi="宋体" w:cs="宋体"/>
          <w:szCs w:val="21"/>
          <w:lang w:val="en-US" w:eastAsia="zh-CN" w:bidi="ar"/>
        </w:rPr>
        <w:t>网络</w:t>
      </w:r>
      <w:r>
        <w:rPr>
          <w:rFonts w:hint="eastAsia" w:ascii="宋体" w:hAnsi="宋体" w:cs="宋体"/>
          <w:szCs w:val="21"/>
          <w:lang w:val="en-US" w:eastAsia="zh" w:bidi="ar"/>
        </w:rPr>
        <w:t>状态数据</w:t>
      </w:r>
      <w:r>
        <w:rPr>
          <w:rFonts w:hint="eastAsia"/>
          <w:highlight w:val="none"/>
          <w:lang w:eastAsia="zh"/>
        </w:rPr>
        <w:t>应</w:t>
      </w:r>
      <w:r>
        <w:rPr>
          <w:rFonts w:hint="eastAsia" w:ascii="宋体" w:hAnsi="宋体" w:cs="宋体"/>
          <w:szCs w:val="21"/>
          <w:lang w:val="en-US" w:eastAsia="zh" w:bidi="ar"/>
        </w:rPr>
        <w:t>符合意图管理</w:t>
      </w:r>
      <w:r>
        <w:rPr>
          <w:rFonts w:hint="eastAsia" w:ascii="宋体" w:hAnsi="宋体" w:cs="宋体"/>
          <w:szCs w:val="21"/>
          <w:lang w:val="en-US" w:eastAsia="zh-CN" w:bidi="ar"/>
        </w:rPr>
        <w:t>功能</w:t>
      </w:r>
      <w:r>
        <w:rPr>
          <w:rFonts w:hint="eastAsia" w:ascii="宋体" w:hAnsi="宋体" w:cs="宋体"/>
          <w:szCs w:val="21"/>
          <w:lang w:val="en-US" w:eastAsia="zh" w:bidi="ar"/>
        </w:rPr>
        <w:t>的标准格式，确保其在意图管理流程中的可用性</w:t>
      </w:r>
      <w:r>
        <w:rPr>
          <w:rFonts w:hint="eastAsia" w:ascii="宋体" w:hAnsi="宋体" w:cs="宋体"/>
          <w:szCs w:val="21"/>
          <w:lang w:val="en-US" w:eastAsia="zh-CN" w:bidi="ar"/>
        </w:rPr>
        <w:t>。</w:t>
      </w:r>
    </w:p>
    <w:p w14:paraId="6613B104">
      <w:pPr>
        <w:numPr>
          <w:ilvl w:val="0"/>
          <w:numId w:val="30"/>
        </w:numPr>
        <w:spacing w:line="288" w:lineRule="auto"/>
        <w:ind w:left="735" w:leftChars="200" w:hanging="315" w:hangingChars="150"/>
        <w:jc w:val="left"/>
        <w:rPr>
          <w:rFonts w:hint="eastAsia" w:ascii="宋体" w:hAnsi="宋体" w:cs="宋体"/>
          <w:szCs w:val="21"/>
          <w:lang w:val="en-US" w:eastAsia="zh" w:bidi="ar"/>
        </w:rPr>
      </w:pPr>
      <w:r>
        <w:rPr>
          <w:rFonts w:hint="eastAsia" w:ascii="宋体" w:hAnsi="宋体" w:cs="宋体"/>
          <w:szCs w:val="21"/>
          <w:lang w:val="en-US" w:eastAsia="zh" w:bidi="ar"/>
        </w:rPr>
        <w:t>意图管理</w:t>
      </w:r>
      <w:r>
        <w:rPr>
          <w:rFonts w:hint="eastAsia" w:ascii="宋体" w:hAnsi="宋体" w:cs="宋体"/>
          <w:szCs w:val="21"/>
          <w:lang w:val="en-US" w:eastAsia="zh-CN" w:bidi="ar"/>
        </w:rPr>
        <w:t>功能</w:t>
      </w:r>
      <w:r>
        <w:rPr>
          <w:rFonts w:hint="eastAsia"/>
          <w:highlight w:val="none"/>
          <w:lang w:eastAsia="zh"/>
        </w:rPr>
        <w:t>应</w:t>
      </w:r>
      <w:r>
        <w:rPr>
          <w:rFonts w:hint="eastAsia" w:ascii="宋体" w:hAnsi="宋体" w:cs="宋体"/>
          <w:szCs w:val="21"/>
          <w:lang w:val="en-US" w:eastAsia="zh" w:bidi="ar"/>
        </w:rPr>
        <w:t>对解析数据的完整性和准确性进行校验，包括但不限于关键字段的完整性、数据一致性、时序合理性等</w:t>
      </w:r>
      <w:r>
        <w:rPr>
          <w:rFonts w:hint="eastAsia" w:ascii="宋体" w:hAnsi="宋体" w:cs="宋体"/>
          <w:szCs w:val="21"/>
          <w:lang w:val="en-US" w:eastAsia="zh-CN" w:bidi="ar"/>
        </w:rPr>
        <w:t>。</w:t>
      </w:r>
    </w:p>
    <w:p w14:paraId="073048D4">
      <w:pPr>
        <w:numPr>
          <w:ilvl w:val="0"/>
          <w:numId w:val="30"/>
        </w:numPr>
        <w:spacing w:line="288" w:lineRule="auto"/>
        <w:ind w:left="735" w:leftChars="200" w:hanging="315" w:hangingChars="150"/>
        <w:jc w:val="left"/>
        <w:rPr>
          <w:rFonts w:hint="eastAsia"/>
          <w:lang w:val="en-US" w:eastAsia="zh-CN"/>
        </w:rPr>
      </w:pPr>
      <w:r>
        <w:rPr>
          <w:rFonts w:hint="eastAsia" w:ascii="宋体" w:hAnsi="宋体" w:cs="宋体"/>
          <w:szCs w:val="21"/>
          <w:lang w:val="en-US" w:eastAsia="zh" w:bidi="ar"/>
        </w:rPr>
        <w:t>意图管理功能（意图所有者和意图处理者）之间的交互仍应符合《YD/T XX/XXXX自智网络 意图管理总体技术要求》</w:t>
      </w:r>
      <w:r>
        <w:rPr>
          <w:rFonts w:hint="eastAsia"/>
          <w:highlight w:val="none"/>
          <w:vertAlign w:val="superscript"/>
        </w:rPr>
        <w:t>[1]</w:t>
      </w:r>
      <w:r>
        <w:rPr>
          <w:rFonts w:hint="eastAsia" w:ascii="宋体" w:hAnsi="宋体" w:cs="宋体"/>
          <w:szCs w:val="21"/>
          <w:lang w:val="en-US" w:eastAsia="zh" w:bidi="ar"/>
        </w:rPr>
        <w:t>，不需新增或改变已有的意图管理接口。</w:t>
      </w:r>
    </w:p>
    <w:p w14:paraId="697C8330">
      <w:pPr>
        <w:spacing w:line="288" w:lineRule="auto"/>
        <w:ind w:firstLine="420" w:firstLineChars="200"/>
        <w:rPr>
          <w:rFonts w:hint="eastAsia"/>
          <w:lang w:val="en-US" w:eastAsia="zh-CN"/>
        </w:rPr>
      </w:pPr>
      <w:r>
        <w:rPr>
          <w:rFonts w:hint="eastAsia"/>
          <w:lang w:val="en-US" w:eastAsia="zh-CN"/>
        </w:rPr>
        <w:t>基于上述研究，针对</w:t>
      </w:r>
      <w:r>
        <w:rPr>
          <w:rFonts w:hint="eastAsia"/>
          <w:lang w:val="en-US" w:eastAsia="zh"/>
        </w:rPr>
        <w:t>网络运营管理</w:t>
      </w:r>
      <w:r>
        <w:rPr>
          <w:rFonts w:hint="eastAsia"/>
          <w:lang w:val="en-US" w:eastAsia="zh-CN"/>
        </w:rPr>
        <w:t>大模型系列的标准化需求如下。</w:t>
      </w:r>
    </w:p>
    <w:p w14:paraId="3F662FB2">
      <w:pPr>
        <w:numPr>
          <w:ilvl w:val="0"/>
          <w:numId w:val="31"/>
        </w:numPr>
        <w:spacing w:line="288" w:lineRule="auto"/>
        <w:ind w:left="735" w:leftChars="200" w:hanging="315" w:hangingChars="150"/>
        <w:jc w:val="left"/>
        <w:rPr>
          <w:rFonts w:hint="eastAsia" w:ascii="宋体" w:hAnsi="宋体" w:cs="宋体"/>
          <w:szCs w:val="21"/>
          <w:lang w:val="en-US" w:eastAsia="zh" w:bidi="ar"/>
        </w:rPr>
      </w:pPr>
      <w:r>
        <w:rPr>
          <w:rFonts w:hint="eastAsia"/>
          <w:lang w:val="en-US" w:eastAsia="zh"/>
        </w:rPr>
        <w:t>网络运营管理</w:t>
      </w:r>
      <w:r>
        <w:rPr>
          <w:rFonts w:hint="eastAsia" w:ascii="宋体" w:hAnsi="宋体" w:cs="宋体"/>
          <w:szCs w:val="21"/>
          <w:lang w:val="en-US" w:eastAsia="zh" w:bidi="ar"/>
        </w:rPr>
        <w:t>结构化大模型应具备解析</w:t>
      </w:r>
      <w:r>
        <w:rPr>
          <w:rFonts w:hint="eastAsia" w:ascii="宋体" w:hAnsi="宋体" w:cs="宋体"/>
          <w:szCs w:val="21"/>
          <w:lang w:val="en-US" w:eastAsia="zh-CN" w:bidi="ar"/>
        </w:rPr>
        <w:t>网络</w:t>
      </w:r>
      <w:r>
        <w:rPr>
          <w:rFonts w:hint="eastAsia" w:ascii="宋体" w:hAnsi="宋体" w:cs="宋体"/>
          <w:szCs w:val="21"/>
          <w:lang w:val="en-US" w:eastAsia="zh" w:bidi="ar"/>
        </w:rPr>
        <w:t>状态结构化数据的能力，包括关键指标提取、异常检测、趋势预测等</w:t>
      </w:r>
      <w:r>
        <w:rPr>
          <w:rFonts w:hint="eastAsia" w:ascii="宋体" w:hAnsi="宋体" w:cs="宋体"/>
          <w:szCs w:val="21"/>
          <w:lang w:val="en-US" w:eastAsia="zh-CN" w:bidi="ar"/>
        </w:rPr>
        <w:t>。</w:t>
      </w:r>
    </w:p>
    <w:p w14:paraId="6B526A9F">
      <w:pPr>
        <w:numPr>
          <w:ilvl w:val="0"/>
          <w:numId w:val="31"/>
        </w:numPr>
        <w:spacing w:line="288" w:lineRule="auto"/>
        <w:ind w:left="735" w:leftChars="200" w:hanging="315" w:hangingChars="150"/>
        <w:jc w:val="left"/>
        <w:rPr>
          <w:rFonts w:hint="eastAsia" w:ascii="宋体" w:hAnsi="宋体" w:cs="宋体"/>
          <w:szCs w:val="21"/>
          <w:lang w:val="en-US" w:eastAsia="zh" w:bidi="ar"/>
        </w:rPr>
      </w:pPr>
      <w:r>
        <w:rPr>
          <w:rFonts w:hint="eastAsia"/>
          <w:lang w:val="en-US" w:eastAsia="zh"/>
        </w:rPr>
        <w:t>网络运营管理</w:t>
      </w:r>
      <w:r>
        <w:rPr>
          <w:rFonts w:hint="eastAsia" w:ascii="宋体" w:hAnsi="宋体" w:cs="宋体"/>
          <w:szCs w:val="21"/>
          <w:lang w:val="en-US" w:eastAsia="zh" w:bidi="ar"/>
        </w:rPr>
        <w:t>图文大模型应具备解析非结构化数据的能力，包括事件识别、图像识别等</w:t>
      </w:r>
      <w:r>
        <w:rPr>
          <w:rFonts w:hint="eastAsia" w:ascii="宋体" w:hAnsi="宋体" w:cs="宋体"/>
          <w:szCs w:val="21"/>
          <w:lang w:val="en-US" w:eastAsia="zh-CN" w:bidi="ar"/>
        </w:rPr>
        <w:t>。</w:t>
      </w:r>
    </w:p>
    <w:p w14:paraId="4F0A6FD9">
      <w:pPr>
        <w:numPr>
          <w:ilvl w:val="0"/>
          <w:numId w:val="31"/>
        </w:numPr>
        <w:spacing w:line="288" w:lineRule="auto"/>
        <w:ind w:left="735" w:leftChars="200" w:hanging="315" w:hangingChars="150"/>
        <w:jc w:val="left"/>
        <w:rPr>
          <w:rFonts w:hint="eastAsia" w:ascii="宋体" w:hAnsi="宋体" w:cs="宋体"/>
          <w:szCs w:val="21"/>
          <w:lang w:val="en-US" w:eastAsia="zh" w:bidi="ar"/>
        </w:rPr>
      </w:pPr>
      <w:r>
        <w:rPr>
          <w:rFonts w:hint="eastAsia"/>
          <w:lang w:val="en-US" w:eastAsia="zh"/>
        </w:rPr>
        <w:t>网络运营管理</w:t>
      </w:r>
      <w:r>
        <w:rPr>
          <w:rFonts w:hint="eastAsia" w:ascii="宋体" w:hAnsi="宋体" w:cs="宋体"/>
          <w:szCs w:val="21"/>
          <w:lang w:val="en-US" w:eastAsia="zh" w:bidi="ar"/>
        </w:rPr>
        <w:t>大语言模型</w:t>
      </w:r>
      <w:r>
        <w:rPr>
          <w:rFonts w:hint="eastAsia"/>
          <w:highlight w:val="none"/>
          <w:lang w:eastAsia="zh"/>
        </w:rPr>
        <w:t>应</w:t>
      </w:r>
      <w:r>
        <w:rPr>
          <w:rFonts w:hint="eastAsia" w:ascii="宋体" w:hAnsi="宋体" w:cs="宋体"/>
          <w:szCs w:val="21"/>
          <w:lang w:val="en-US" w:eastAsia="zh" w:bidi="ar"/>
        </w:rPr>
        <w:t>具备基于不同类型</w:t>
      </w:r>
      <w:r>
        <w:rPr>
          <w:rFonts w:hint="eastAsia" w:ascii="宋体" w:hAnsi="宋体" w:cs="宋体"/>
          <w:szCs w:val="21"/>
          <w:lang w:val="en-US" w:eastAsia="zh-CN" w:bidi="ar"/>
        </w:rPr>
        <w:t>大模型解析后</w:t>
      </w:r>
      <w:r>
        <w:rPr>
          <w:rFonts w:hint="eastAsia" w:ascii="宋体" w:hAnsi="宋体" w:cs="宋体"/>
          <w:szCs w:val="21"/>
          <w:lang w:val="en-US" w:eastAsia="zh" w:bidi="ar"/>
        </w:rPr>
        <w:t>的</w:t>
      </w:r>
      <w:r>
        <w:rPr>
          <w:rFonts w:hint="eastAsia" w:ascii="宋体" w:hAnsi="宋体" w:cs="宋体"/>
          <w:szCs w:val="21"/>
          <w:lang w:val="en-US" w:eastAsia="zh-CN" w:bidi="ar"/>
        </w:rPr>
        <w:t>网络状态</w:t>
      </w:r>
      <w:r>
        <w:rPr>
          <w:rFonts w:hint="eastAsia" w:ascii="宋体" w:hAnsi="宋体" w:cs="宋体"/>
          <w:szCs w:val="21"/>
          <w:lang w:val="en-US" w:eastAsia="zh" w:bidi="ar"/>
        </w:rPr>
        <w:t>数据生成统一的</w:t>
      </w:r>
      <w:r>
        <w:rPr>
          <w:rFonts w:hint="eastAsia" w:ascii="宋体" w:hAnsi="宋体" w:cs="宋体"/>
          <w:szCs w:val="21"/>
          <w:lang w:val="en-US" w:eastAsia="zh-CN" w:bidi="ar"/>
        </w:rPr>
        <w:t>网络</w:t>
      </w:r>
      <w:r>
        <w:rPr>
          <w:rFonts w:hint="eastAsia" w:ascii="宋体" w:hAnsi="宋体" w:cs="宋体"/>
          <w:szCs w:val="21"/>
          <w:lang w:val="en-US" w:eastAsia="zh" w:bidi="ar"/>
        </w:rPr>
        <w:t>状态描述</w:t>
      </w:r>
      <w:r>
        <w:rPr>
          <w:rFonts w:hint="eastAsia" w:ascii="宋体" w:hAnsi="宋体" w:cs="宋体"/>
          <w:szCs w:val="21"/>
          <w:lang w:val="en-US" w:eastAsia="zh-CN" w:bidi="ar"/>
        </w:rPr>
        <w:t>的能力。</w:t>
      </w:r>
    </w:p>
    <w:p w14:paraId="748185FC">
      <w:pPr>
        <w:numPr>
          <w:ilvl w:val="0"/>
          <w:numId w:val="31"/>
        </w:numPr>
        <w:spacing w:line="288" w:lineRule="auto"/>
        <w:ind w:left="735" w:leftChars="200" w:hanging="315" w:hangingChars="150"/>
        <w:jc w:val="left"/>
        <w:rPr>
          <w:rFonts w:hint="default" w:ascii="宋体" w:hAnsi="宋体" w:cs="宋体"/>
          <w:szCs w:val="21"/>
          <w:lang w:val="en-US" w:eastAsia="zh" w:bidi="ar"/>
        </w:rPr>
      </w:pPr>
      <w:r>
        <w:rPr>
          <w:rFonts w:hint="eastAsia" w:ascii="宋体" w:hAnsi="宋体" w:cs="宋体"/>
          <w:szCs w:val="21"/>
          <w:lang w:val="en-US" w:eastAsia="zh" w:bidi="ar"/>
        </w:rPr>
        <w:t>网络运营管理大模型</w:t>
      </w:r>
      <w:r>
        <w:rPr>
          <w:rFonts w:hint="eastAsia" w:ascii="宋体" w:hAnsi="宋体" w:cs="宋体"/>
          <w:szCs w:val="21"/>
          <w:lang w:val="en-US" w:eastAsia="zh-CN" w:bidi="ar"/>
        </w:rPr>
        <w:t>辅助的网络</w:t>
      </w:r>
      <w:r>
        <w:rPr>
          <w:rFonts w:hint="eastAsia" w:ascii="宋体" w:hAnsi="宋体" w:eastAsia="宋体" w:cs="宋体"/>
          <w:kern w:val="2"/>
          <w:szCs w:val="21"/>
          <w:lang w:val="en-US" w:eastAsia="zh-CN" w:bidi="ar"/>
        </w:rPr>
        <w:t>状态认知</w:t>
      </w:r>
      <w:r>
        <w:rPr>
          <w:rFonts w:hint="eastAsia" w:ascii="宋体" w:hAnsi="宋体" w:cs="宋体"/>
          <w:szCs w:val="21"/>
          <w:lang w:val="en-US" w:eastAsia="zh-CN" w:bidi="ar"/>
        </w:rPr>
        <w:t>流程</w:t>
      </w:r>
      <w:r>
        <w:rPr>
          <w:rFonts w:hint="eastAsia" w:ascii="宋体" w:hAnsi="宋体" w:cs="宋体"/>
          <w:szCs w:val="21"/>
          <w:lang w:val="en-US" w:eastAsia="zh" w:bidi="ar"/>
        </w:rPr>
        <w:t>应具备多模型协同处理能力，能够整合结构化大模型、图文大模型和大语言模型的解析结果，实现</w:t>
      </w:r>
      <w:r>
        <w:rPr>
          <w:rFonts w:hint="eastAsia" w:ascii="宋体" w:hAnsi="宋体" w:cs="宋体"/>
          <w:szCs w:val="21"/>
          <w:lang w:val="en-US" w:eastAsia="zh-CN" w:bidi="ar"/>
        </w:rPr>
        <w:t>网络</w:t>
      </w:r>
      <w:r>
        <w:rPr>
          <w:rFonts w:hint="eastAsia" w:ascii="宋体" w:hAnsi="宋体" w:cs="宋体"/>
          <w:szCs w:val="21"/>
          <w:lang w:val="en-US" w:eastAsia="zh" w:bidi="ar"/>
        </w:rPr>
        <w:t>状态的全面认知。</w:t>
      </w:r>
    </w:p>
    <w:p w14:paraId="1DC5AB68">
      <w:pPr>
        <w:pStyle w:val="3"/>
        <w:rPr>
          <w:lang w:val="en-US" w:eastAsia="zh-CN"/>
        </w:rPr>
      </w:pPr>
      <w:bookmarkStart w:id="241" w:name="_Toc28274"/>
      <w:bookmarkStart w:id="242" w:name="_Toc29920"/>
      <w:bookmarkStart w:id="243" w:name="_Toc31710"/>
      <w:bookmarkStart w:id="244" w:name="_Toc8379"/>
      <w:bookmarkStart w:id="245" w:name="_Toc22347"/>
      <w:bookmarkStart w:id="246" w:name="_Toc5512"/>
      <w:bookmarkStart w:id="247" w:name="_Toc19332"/>
      <w:r>
        <w:rPr>
          <w:b w:val="0"/>
          <w:bCs w:val="0"/>
        </w:rPr>
        <w:t>大模型辅助</w:t>
      </w:r>
      <w:r>
        <w:rPr>
          <w:rFonts w:hint="eastAsia"/>
          <w:b w:val="0"/>
          <w:bCs w:val="0"/>
          <w:lang w:val="en-US" w:eastAsia="zh-CN"/>
        </w:rPr>
        <w:t>的意图协商</w:t>
      </w:r>
      <w:bookmarkEnd w:id="241"/>
      <w:bookmarkEnd w:id="242"/>
      <w:bookmarkEnd w:id="243"/>
      <w:bookmarkEnd w:id="244"/>
      <w:bookmarkEnd w:id="245"/>
      <w:bookmarkEnd w:id="246"/>
      <w:bookmarkEnd w:id="247"/>
    </w:p>
    <w:p w14:paraId="432F381F">
      <w:pPr>
        <w:pStyle w:val="4"/>
        <w:rPr>
          <w:b w:val="0"/>
          <w:bCs w:val="0"/>
        </w:rPr>
      </w:pPr>
      <w:bookmarkStart w:id="248" w:name="_Toc8911"/>
      <w:bookmarkStart w:id="249" w:name="_Toc21468"/>
      <w:bookmarkStart w:id="250" w:name="_Toc31917"/>
      <w:bookmarkStart w:id="251" w:name="_Toc25586"/>
      <w:bookmarkStart w:id="252" w:name="_Toc25639"/>
      <w:bookmarkStart w:id="253" w:name="_Toc7639"/>
      <w:r>
        <w:rPr>
          <w:b w:val="0"/>
          <w:bCs w:val="0"/>
        </w:rPr>
        <w:t>功能概述</w:t>
      </w:r>
      <w:bookmarkEnd w:id="248"/>
      <w:bookmarkEnd w:id="249"/>
      <w:bookmarkEnd w:id="250"/>
      <w:bookmarkEnd w:id="251"/>
      <w:bookmarkEnd w:id="252"/>
      <w:bookmarkEnd w:id="253"/>
    </w:p>
    <w:p w14:paraId="5189193C">
      <w:pPr>
        <w:widowControl/>
        <w:spacing w:line="288" w:lineRule="auto"/>
        <w:ind w:firstLine="420" w:firstLineChars="200"/>
        <w:jc w:val="left"/>
        <w:rPr>
          <w:rFonts w:hint="eastAsia" w:ascii="宋体" w:hAnsi="宋体" w:cs="宋体"/>
          <w:szCs w:val="21"/>
          <w:lang w:bidi="ar"/>
        </w:rPr>
      </w:pPr>
      <w:r>
        <w:rPr>
          <w:rFonts w:hint="eastAsia" w:ascii="宋体" w:hAnsi="宋体" w:cs="宋体"/>
          <w:szCs w:val="21"/>
          <w:lang w:val="en-US" w:eastAsia="zh-CN" w:bidi="ar"/>
        </w:rPr>
        <w:t>针对意图所有者和意图处理者之间的意图协商，</w:t>
      </w:r>
      <w:r>
        <w:rPr>
          <w:rFonts w:hint="eastAsia" w:ascii="宋体" w:hAnsi="宋体" w:cs="宋体"/>
          <w:szCs w:val="21"/>
          <w:lang w:bidi="ar"/>
        </w:rPr>
        <w:t>大模型可以从以下两个方面进行</w:t>
      </w:r>
      <w:r>
        <w:rPr>
          <w:rFonts w:hint="eastAsia" w:ascii="宋体" w:hAnsi="宋体" w:cs="宋体"/>
          <w:szCs w:val="21"/>
          <w:lang w:val="en-US" w:eastAsia="zh-CN" w:bidi="ar"/>
        </w:rPr>
        <w:t>辅助。</w:t>
      </w:r>
    </w:p>
    <w:p w14:paraId="05941024">
      <w:pPr>
        <w:keepNext w:val="0"/>
        <w:keepLines w:val="0"/>
        <w:widowControl/>
        <w:numPr>
          <w:ilvl w:val="0"/>
          <w:numId w:val="32"/>
        </w:numPr>
        <w:suppressLineNumbers w:val="0"/>
        <w:spacing w:line="288" w:lineRule="auto"/>
        <w:ind w:left="735" w:leftChars="200" w:hanging="315" w:hangingChars="150"/>
        <w:jc w:val="left"/>
      </w:pPr>
      <w:r>
        <w:rPr>
          <w:rStyle w:val="59"/>
          <w:rFonts w:hint="eastAsia"/>
        </w:rPr>
        <w:t>意图可行性评估</w:t>
      </w:r>
      <w:r>
        <w:t>：大模型可以对意图处理者的历史数据进行学习，理解其处理能力的上限和下限，并分析意图处理者在不同条件下的性能表现，从而预测其在处理新意图时能够达到的最大能力。基于此，大模型可以更精准地评估意图的可行性，并协助意图所有者设定更符合实际处理能力的目标值</w:t>
      </w:r>
      <w:r>
        <w:rPr>
          <w:rFonts w:hint="eastAsia"/>
          <w:lang w:eastAsia="zh-CN"/>
        </w:rPr>
        <w:t>。</w:t>
      </w:r>
    </w:p>
    <w:p w14:paraId="4B385DBF">
      <w:pPr>
        <w:keepNext w:val="0"/>
        <w:keepLines w:val="0"/>
        <w:widowControl/>
        <w:numPr>
          <w:ilvl w:val="0"/>
          <w:numId w:val="32"/>
        </w:numPr>
        <w:suppressLineNumbers w:val="0"/>
        <w:spacing w:line="288" w:lineRule="auto"/>
        <w:ind w:left="735" w:leftChars="200" w:hanging="315" w:hangingChars="150"/>
        <w:jc w:val="left"/>
      </w:pPr>
      <w:r>
        <w:rPr>
          <w:rStyle w:val="59"/>
          <w:rFonts w:hint="eastAsia"/>
        </w:rPr>
        <w:t>多目标优化分析</w:t>
      </w:r>
      <w:r>
        <w:t>：当意图涉及多个目标时，大模型能够深入分析目标之间的复杂关联，包括潜在冲突与协同效应，并基于已有数据和推理分析推荐最优的目标配置。在满足所有目标约束条件的前提下，大模型可</w:t>
      </w:r>
      <w:r>
        <w:rPr>
          <w:rFonts w:hint="eastAsia"/>
          <w:lang w:val="en-US" w:eastAsia="zh-CN"/>
        </w:rPr>
        <w:t>通过推理</w:t>
      </w:r>
      <w:r>
        <w:t xml:space="preserve">推荐整体最优的解决方案。例如，在 </w:t>
      </w:r>
      <w:r>
        <w:rPr>
          <w:rFonts w:hint="eastAsia" w:ascii="宋体" w:hAnsi="宋体" w:eastAsia="宋体" w:cs="宋体"/>
        </w:rPr>
        <w:t>RAN设备的能耗优化场景中，大模型可以分析不同参数配置下的性能</w:t>
      </w:r>
      <w:r>
        <w:rPr>
          <w:rFonts w:hint="eastAsia" w:ascii="宋体" w:hAnsi="宋体" w:cs="宋体"/>
          <w:lang w:val="en-US" w:eastAsia="zh-CN"/>
        </w:rPr>
        <w:t>数据</w:t>
      </w:r>
      <w:r>
        <w:rPr>
          <w:rFonts w:hint="eastAsia" w:ascii="宋体" w:hAnsi="宋体" w:eastAsia="宋体" w:cs="宋体"/>
        </w:rPr>
        <w:t>，找到既能满足能耗要求又能最大化吞吐量的最优目标组合。</w:t>
      </w:r>
    </w:p>
    <w:p w14:paraId="4CB1AA29">
      <w:pPr>
        <w:keepNext w:val="0"/>
        <w:keepLines w:val="0"/>
        <w:widowControl/>
        <w:suppressLineNumbers w:val="0"/>
        <w:spacing w:line="288" w:lineRule="auto"/>
        <w:ind w:firstLine="420" w:firstLineChars="200"/>
        <w:rPr>
          <w:rFonts w:hint="eastAsia" w:ascii="宋体" w:hAnsi="宋体" w:cs="宋体"/>
          <w:szCs w:val="21"/>
          <w:lang w:bidi="ar"/>
        </w:rPr>
      </w:pPr>
      <w:r>
        <w:rPr>
          <w:rFonts w:hint="eastAsia" w:ascii="宋体" w:hAnsi="宋体" w:cs="宋体"/>
          <w:szCs w:val="21"/>
          <w:lang w:bidi="ar"/>
        </w:rPr>
        <w:t>为了支撑</w:t>
      </w:r>
      <w:r>
        <w:rPr>
          <w:rFonts w:hint="eastAsia" w:ascii="宋体" w:hAnsi="宋体" w:cs="宋体"/>
          <w:szCs w:val="21"/>
          <w:lang w:val="en-US" w:eastAsia="zh-CN" w:bidi="ar"/>
        </w:rPr>
        <w:t>上述意图协商流程</w:t>
      </w:r>
      <w:r>
        <w:rPr>
          <w:rFonts w:hint="eastAsia" w:ascii="宋体" w:hAnsi="宋体" w:cs="宋体"/>
          <w:szCs w:val="21"/>
          <w:lang w:eastAsia="zh-CN" w:bidi="ar"/>
        </w:rPr>
        <w:t>，</w:t>
      </w:r>
      <w:r>
        <w:rPr>
          <w:rFonts w:hint="eastAsia" w:ascii="宋体" w:hAnsi="宋体" w:cs="宋体"/>
          <w:szCs w:val="21"/>
          <w:lang w:val="en-US" w:eastAsia="zh-CN" w:bidi="ar"/>
        </w:rPr>
        <w:t>意图所有者和意图处理者的</w:t>
      </w:r>
      <w:r>
        <w:rPr>
          <w:rFonts w:hint="eastAsia" w:ascii="宋体" w:hAnsi="宋体" w:cs="宋体"/>
          <w:szCs w:val="21"/>
          <w:lang w:eastAsia="zh" w:bidi="ar"/>
        </w:rPr>
        <w:t>意图管理功能</w:t>
      </w:r>
      <w:r>
        <w:rPr>
          <w:rFonts w:hint="eastAsia" w:ascii="宋体" w:hAnsi="宋体" w:cs="宋体"/>
          <w:szCs w:val="21"/>
          <w:highlight w:val="none"/>
          <w:lang w:val="en-US" w:eastAsia="zh-CN" w:bidi="ar"/>
        </w:rPr>
        <w:t>应</w:t>
      </w:r>
      <w:r>
        <w:rPr>
          <w:rFonts w:hint="eastAsia" w:ascii="宋体" w:hAnsi="宋体" w:cs="宋体"/>
          <w:szCs w:val="21"/>
          <w:lang w:bidi="ar"/>
        </w:rPr>
        <w:t>预先构建</w:t>
      </w:r>
      <w:r>
        <w:rPr>
          <w:rStyle w:val="59"/>
          <w:rFonts w:hint="eastAsia" w:ascii="宋体" w:hAnsi="宋体" w:cs="宋体"/>
          <w:szCs w:val="21"/>
          <w:lang w:bidi="ar"/>
        </w:rPr>
        <w:t>意图管理向量数据库</w:t>
      </w:r>
      <w:r>
        <w:rPr>
          <w:rFonts w:hint="eastAsia" w:ascii="宋体" w:hAnsi="宋体" w:cs="宋体"/>
          <w:szCs w:val="21"/>
          <w:lang w:bidi="ar"/>
        </w:rPr>
        <w:t>，存储</w:t>
      </w:r>
      <w:r>
        <w:rPr>
          <w:rStyle w:val="59"/>
          <w:rFonts w:hint="eastAsia" w:ascii="宋体" w:hAnsi="宋体" w:cs="宋体"/>
          <w:szCs w:val="21"/>
          <w:lang w:bidi="ar"/>
        </w:rPr>
        <w:t>历史意图执行案例</w:t>
      </w:r>
      <w:r>
        <w:rPr>
          <w:rFonts w:hint="eastAsia" w:ascii="宋体" w:hAnsi="宋体" w:cs="宋体"/>
          <w:szCs w:val="21"/>
          <w:lang w:bidi="ar"/>
        </w:rPr>
        <w:t>，以提供数据支撑。通过</w:t>
      </w:r>
      <w:r>
        <w:rPr>
          <w:rStyle w:val="59"/>
          <w:rFonts w:hint="eastAsia" w:ascii="宋体" w:hAnsi="宋体" w:cs="宋体"/>
          <w:szCs w:val="21"/>
          <w:lang w:bidi="ar"/>
        </w:rPr>
        <w:t>语义相似度检索</w:t>
      </w:r>
      <w:r>
        <w:rPr>
          <w:rFonts w:hint="eastAsia" w:ascii="宋体" w:hAnsi="宋体" w:cs="宋体"/>
          <w:szCs w:val="21"/>
          <w:lang w:bidi="ar"/>
        </w:rPr>
        <w:t>，快速匹配相关历史数据，并结合大模型推理能力，实现智能化的意图</w:t>
      </w:r>
      <w:r>
        <w:rPr>
          <w:rFonts w:hint="eastAsia" w:ascii="宋体" w:hAnsi="宋体" w:cs="宋体"/>
          <w:szCs w:val="21"/>
          <w:lang w:val="en-US" w:eastAsia="zh-CN" w:bidi="ar"/>
        </w:rPr>
        <w:t>协商</w:t>
      </w:r>
      <w:r>
        <w:rPr>
          <w:rFonts w:hint="eastAsia" w:ascii="宋体" w:hAnsi="宋体" w:cs="宋体"/>
          <w:szCs w:val="21"/>
          <w:lang w:bidi="ar"/>
        </w:rPr>
        <w:t>支持。</w:t>
      </w:r>
    </w:p>
    <w:p w14:paraId="395A9A37">
      <w:pPr>
        <w:pStyle w:val="4"/>
        <w:rPr>
          <w:b w:val="0"/>
          <w:bCs w:val="0"/>
        </w:rPr>
      </w:pPr>
      <w:bookmarkStart w:id="254" w:name="_Toc31261"/>
      <w:bookmarkStart w:id="255" w:name="_Toc20221"/>
      <w:bookmarkStart w:id="256" w:name="_Toc1414"/>
      <w:bookmarkStart w:id="257" w:name="_Toc3555"/>
      <w:bookmarkStart w:id="258" w:name="_Toc2630"/>
      <w:bookmarkStart w:id="259" w:name="_Toc10225"/>
      <w:r>
        <w:rPr>
          <w:rFonts w:hint="eastAsia"/>
          <w:b w:val="0"/>
          <w:bCs w:val="0"/>
          <w:lang w:val="en-US" w:eastAsia="zh-CN"/>
        </w:rPr>
        <w:t>交互流程</w:t>
      </w:r>
      <w:bookmarkEnd w:id="254"/>
      <w:bookmarkEnd w:id="255"/>
      <w:bookmarkEnd w:id="256"/>
      <w:bookmarkEnd w:id="257"/>
      <w:bookmarkEnd w:id="258"/>
      <w:bookmarkEnd w:id="259"/>
    </w:p>
    <w:p w14:paraId="4580EF19">
      <w:pPr>
        <w:keepNext w:val="0"/>
        <w:keepLines w:val="0"/>
        <w:widowControl/>
        <w:suppressLineNumbers w:val="0"/>
        <w:spacing w:line="288" w:lineRule="auto"/>
        <w:ind w:firstLine="420" w:firstLineChars="200"/>
        <w:jc w:val="left"/>
        <w:rPr>
          <w:rFonts w:hint="eastAsia" w:ascii="宋体" w:hAnsi="宋体" w:cs="宋体"/>
          <w:szCs w:val="21"/>
          <w:lang w:bidi="ar"/>
        </w:rPr>
      </w:pPr>
      <w:r>
        <w:rPr>
          <w:rFonts w:hint="eastAsia"/>
        </w:rPr>
        <w:t>大模型辅助的意图</w:t>
      </w:r>
      <w:r>
        <w:rPr>
          <w:rFonts w:hint="eastAsia"/>
          <w:lang w:val="en-US" w:eastAsia="zh-CN"/>
        </w:rPr>
        <w:t>协商流程如图4所示。</w:t>
      </w:r>
    </w:p>
    <w:p w14:paraId="05950AEF">
      <w:pPr>
        <w:spacing w:line="288" w:lineRule="auto"/>
        <w:ind w:firstLine="480" w:firstLineChars="200"/>
        <w:rPr>
          <w:rFonts w:hint="eastAsia"/>
        </w:rPr>
      </w:pPr>
      <w:r>
        <w:rPr>
          <w:rFonts w:ascii="宋体" w:hAnsi="宋体" w:eastAsia="宋体" w:cs="宋体"/>
          <w:sz w:val="24"/>
          <w:szCs w:val="24"/>
        </w:rPr>
        <w:drawing>
          <wp:inline distT="0" distB="0" distL="114300" distR="114300">
            <wp:extent cx="5060950" cy="2527300"/>
            <wp:effectExtent l="0" t="0" r="6350" b="0"/>
            <wp:docPr id="23" name="图片 23" descr="1001548bd5f20f9eac8a74ce828bd91e_5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001548bd5f20f9eac8a74ce828bd91e_51992"/>
                    <pic:cNvPicPr>
                      <a:picLocks noChangeAspect="1"/>
                    </pic:cNvPicPr>
                  </pic:nvPicPr>
                  <pic:blipFill>
                    <a:blip r:embed="rId16"/>
                    <a:stretch>
                      <a:fillRect/>
                    </a:stretch>
                  </pic:blipFill>
                  <pic:spPr>
                    <a:xfrm>
                      <a:off x="0" y="0"/>
                      <a:ext cx="5060950" cy="2527300"/>
                    </a:xfrm>
                    <a:prstGeom prst="rect">
                      <a:avLst/>
                    </a:prstGeom>
                  </pic:spPr>
                </pic:pic>
              </a:graphicData>
            </a:graphic>
          </wp:inline>
        </w:drawing>
      </w:r>
    </w:p>
    <w:p w14:paraId="73161C41">
      <w:pPr>
        <w:spacing w:line="288" w:lineRule="auto"/>
        <w:ind w:firstLine="420" w:firstLineChars="200"/>
        <w:jc w:val="center"/>
        <w:rPr>
          <w:rFonts w:hint="eastAsia" w:ascii="黑体" w:hAnsi="黑体" w:eastAsia="黑体" w:cs="黑体"/>
          <w:szCs w:val="21"/>
          <w:lang w:val="en-US" w:eastAsia="zh-CN"/>
        </w:rPr>
      </w:pPr>
      <w:r>
        <w:rPr>
          <w:rFonts w:hint="eastAsia" w:ascii="黑体" w:hAnsi="黑体" w:eastAsia="黑体" w:cs="黑体"/>
          <w:szCs w:val="21"/>
        </w:rPr>
        <w:t xml:space="preserve">图 </w:t>
      </w:r>
      <w:r>
        <w:rPr>
          <w:rFonts w:hint="eastAsia" w:ascii="黑体" w:hAnsi="黑体" w:eastAsia="黑体" w:cs="黑体"/>
          <w:szCs w:val="21"/>
          <w:lang w:val="en-US" w:eastAsia="zh-CN"/>
        </w:rPr>
        <w:t>4</w:t>
      </w:r>
      <w:r>
        <w:rPr>
          <w:rFonts w:hint="eastAsia" w:ascii="黑体" w:hAnsi="黑体" w:eastAsia="黑体" w:cs="黑体"/>
          <w:szCs w:val="21"/>
        </w:rPr>
        <w:t xml:space="preserve"> 大模型辅助</w:t>
      </w:r>
      <w:r>
        <w:rPr>
          <w:rFonts w:hint="eastAsia" w:ascii="黑体" w:hAnsi="黑体" w:eastAsia="黑体" w:cs="黑体"/>
          <w:szCs w:val="21"/>
          <w:lang w:eastAsia="zh"/>
        </w:rPr>
        <w:t>的</w:t>
      </w:r>
      <w:r>
        <w:rPr>
          <w:rFonts w:hint="eastAsia" w:ascii="黑体" w:hAnsi="黑体" w:eastAsia="黑体" w:cs="黑体"/>
          <w:szCs w:val="21"/>
        </w:rPr>
        <w:t>意图</w:t>
      </w:r>
      <w:r>
        <w:rPr>
          <w:rFonts w:hint="eastAsia" w:ascii="黑体" w:hAnsi="黑体" w:eastAsia="黑体" w:cs="黑体"/>
          <w:szCs w:val="21"/>
          <w:lang w:val="en-US" w:eastAsia="zh-CN"/>
        </w:rPr>
        <w:t>协商流程</w:t>
      </w:r>
    </w:p>
    <w:p w14:paraId="79E1A04F">
      <w:pPr>
        <w:numPr>
          <w:ilvl w:val="0"/>
          <w:numId w:val="33"/>
        </w:numPr>
        <w:spacing w:line="288" w:lineRule="auto"/>
        <w:ind w:left="735" w:leftChars="200" w:hanging="315" w:hangingChars="150"/>
        <w:rPr>
          <w:rFonts w:hint="eastAsia"/>
        </w:rPr>
      </w:pPr>
      <w:r>
        <w:rPr>
          <w:rFonts w:hint="eastAsia"/>
          <w:lang w:val="en-US" w:eastAsia="zh-CN"/>
        </w:rPr>
        <w:t>意图所有者的</w:t>
      </w:r>
      <w:r>
        <w:rPr>
          <w:rFonts w:hint="eastAsia"/>
        </w:rPr>
        <w:t>意图</w:t>
      </w:r>
      <w:r>
        <w:rPr>
          <w:rFonts w:hint="eastAsia"/>
          <w:lang w:val="en-US" w:eastAsia="zh-CN"/>
        </w:rPr>
        <w:t>管理功能基于意图期望目标和历史数据构造提示词1</w:t>
      </w:r>
      <w:r>
        <w:rPr>
          <w:rFonts w:hint="eastAsia"/>
        </w:rPr>
        <w:t>，请求大模型</w:t>
      </w:r>
      <w:r>
        <w:rPr>
          <w:rFonts w:hint="eastAsia"/>
          <w:lang w:eastAsia="zh"/>
        </w:rPr>
        <w:t>推荐</w:t>
      </w:r>
      <w:r>
        <w:rPr>
          <w:rFonts w:hint="eastAsia"/>
        </w:rPr>
        <w:t>最合适的意图处理者</w:t>
      </w:r>
      <w:r>
        <w:rPr>
          <w:rFonts w:hint="eastAsia"/>
          <w:lang w:eastAsia="zh-CN"/>
        </w:rPr>
        <w:t>。</w:t>
      </w:r>
    </w:p>
    <w:p w14:paraId="246640A7">
      <w:pPr>
        <w:numPr>
          <w:ilvl w:val="0"/>
          <w:numId w:val="33"/>
        </w:numPr>
        <w:spacing w:line="288" w:lineRule="auto"/>
        <w:ind w:left="735" w:leftChars="200" w:hanging="315" w:hangingChars="150"/>
        <w:rPr>
          <w:rFonts w:hint="eastAsia"/>
        </w:rPr>
      </w:pPr>
      <w:r>
        <w:rPr>
          <w:rFonts w:hint="eastAsia"/>
        </w:rPr>
        <w:t>大模型综合评估意图处理者的能力匹配度、执行历史、资源适配性</w:t>
      </w:r>
      <w:r>
        <w:rPr>
          <w:rFonts w:hint="eastAsia"/>
          <w:lang w:val="en-US" w:eastAsia="zh-CN"/>
        </w:rPr>
        <w:t>等</w:t>
      </w:r>
      <w:r>
        <w:rPr>
          <w:rFonts w:hint="eastAsia"/>
          <w:lang w:eastAsia="zh-CN"/>
        </w:rPr>
        <w:t>。</w:t>
      </w:r>
    </w:p>
    <w:p w14:paraId="1FCDBD44">
      <w:pPr>
        <w:numPr>
          <w:ilvl w:val="0"/>
          <w:numId w:val="33"/>
        </w:numPr>
        <w:spacing w:line="288" w:lineRule="auto"/>
        <w:ind w:left="735" w:leftChars="200" w:hanging="315" w:hangingChars="150"/>
        <w:rPr>
          <w:rFonts w:hint="eastAsia"/>
        </w:rPr>
      </w:pPr>
      <w:r>
        <w:rPr>
          <w:rFonts w:hint="eastAsia"/>
          <w:lang w:val="en-US" w:eastAsia="zh-CN"/>
        </w:rPr>
        <w:t>大模型</w:t>
      </w:r>
      <w:r>
        <w:rPr>
          <w:rFonts w:hint="eastAsia"/>
        </w:rPr>
        <w:t>返回推荐的意图处理者及针对意图</w:t>
      </w:r>
      <w:r>
        <w:rPr>
          <w:rFonts w:hint="eastAsia"/>
          <w:lang w:val="en-US" w:eastAsia="zh-CN"/>
        </w:rPr>
        <w:t>期望</w:t>
      </w:r>
      <w:r>
        <w:rPr>
          <w:rFonts w:hint="eastAsia"/>
        </w:rPr>
        <w:t>的优化参数建议</w:t>
      </w:r>
      <w:r>
        <w:rPr>
          <w:rFonts w:hint="eastAsia"/>
          <w:lang w:eastAsia="zh-CN"/>
        </w:rPr>
        <w:t>。</w:t>
      </w:r>
    </w:p>
    <w:p w14:paraId="558088C8">
      <w:pPr>
        <w:numPr>
          <w:ilvl w:val="0"/>
          <w:numId w:val="33"/>
        </w:numPr>
        <w:spacing w:line="288" w:lineRule="auto"/>
        <w:ind w:left="735" w:leftChars="200" w:hanging="315" w:hangingChars="150"/>
      </w:pPr>
      <w:r>
        <w:rPr>
          <w:rFonts w:hint="eastAsia"/>
          <w:lang w:val="en-US" w:eastAsia="zh-CN"/>
        </w:rPr>
        <w:t>意图所有者请求意图处理者对意图期望目标进行协商。</w:t>
      </w:r>
    </w:p>
    <w:p w14:paraId="64FB5BCF">
      <w:pPr>
        <w:keepNext w:val="0"/>
        <w:keepLines w:val="0"/>
        <w:widowControl/>
        <w:numPr>
          <w:ilvl w:val="0"/>
          <w:numId w:val="33"/>
        </w:numPr>
        <w:suppressLineNumbers w:val="0"/>
        <w:spacing w:line="288" w:lineRule="auto"/>
        <w:ind w:left="735" w:leftChars="200" w:hanging="315" w:hangingChars="150"/>
      </w:pPr>
      <w:r>
        <w:t>意图处理者</w:t>
      </w:r>
      <w:r>
        <w:rPr>
          <w:rFonts w:hint="eastAsia"/>
          <w:lang w:val="en-US" w:eastAsia="zh-CN"/>
        </w:rPr>
        <w:t>的</w:t>
      </w:r>
      <w:r>
        <w:rPr>
          <w:rFonts w:hint="eastAsia"/>
        </w:rPr>
        <w:t>意图</w:t>
      </w:r>
      <w:r>
        <w:rPr>
          <w:rFonts w:hint="eastAsia"/>
          <w:lang w:val="en-US" w:eastAsia="zh-CN"/>
        </w:rPr>
        <w:t>管理功能</w:t>
      </w:r>
      <w:r>
        <w:t>基于接收到的通用意图模型定义的</w:t>
      </w:r>
      <w:r>
        <w:rPr>
          <w:rFonts w:hint="eastAsia"/>
          <w:lang w:eastAsia="zh"/>
        </w:rPr>
        <w:t>结构化</w:t>
      </w:r>
      <w:r>
        <w:t>意图（例如“基站能效优化意图”，包括期望目标、上下文等），检索向量数据库中与该意图</w:t>
      </w:r>
      <w:r>
        <w:rPr>
          <w:rFonts w:hint="eastAsia"/>
          <w:lang w:val="en-US" w:eastAsia="zh-CN"/>
        </w:rPr>
        <w:t>处理者</w:t>
      </w:r>
      <w:r>
        <w:t>相关的历史数据</w:t>
      </w:r>
      <w:r>
        <w:rPr>
          <w:rFonts w:hint="eastAsia"/>
          <w:lang w:eastAsia="zh-CN"/>
        </w:rPr>
        <w:t>，</w:t>
      </w:r>
      <w:r>
        <w:t>构造提示词</w:t>
      </w:r>
      <w:r>
        <w:rPr>
          <w:rFonts w:hint="eastAsia"/>
          <w:lang w:val="en-US" w:eastAsia="zh-CN"/>
        </w:rPr>
        <w:t>2</w:t>
      </w:r>
      <w:r>
        <w:rPr>
          <w:rFonts w:hint="default"/>
          <w:lang w:eastAsia="zh-CN"/>
        </w:rPr>
        <w:t>，</w:t>
      </w:r>
      <w:r>
        <w:t>并发送给大模型</w:t>
      </w:r>
      <w:r>
        <w:rPr>
          <w:rFonts w:hint="eastAsia"/>
          <w:lang w:eastAsia="zh-CN"/>
        </w:rPr>
        <w:t>。</w:t>
      </w:r>
    </w:p>
    <w:p w14:paraId="4EA2F8C6">
      <w:pPr>
        <w:keepNext w:val="0"/>
        <w:keepLines w:val="0"/>
        <w:widowControl/>
        <w:numPr>
          <w:ilvl w:val="0"/>
          <w:numId w:val="33"/>
        </w:numPr>
        <w:suppressLineNumbers w:val="0"/>
        <w:spacing w:line="288" w:lineRule="auto"/>
        <w:ind w:left="735" w:leftChars="200" w:hanging="315" w:hangingChars="150"/>
      </w:pPr>
      <w:r>
        <w:t>大模型根据提示词</w:t>
      </w:r>
      <w:r>
        <w:rPr>
          <w:rFonts w:hint="eastAsia"/>
          <w:lang w:val="en-US" w:eastAsia="zh-CN"/>
        </w:rPr>
        <w:t>2</w:t>
      </w:r>
      <w:r>
        <w:t>，结合历史数据和意图模型的相关属性（如期望目标、上下文等），学习和评估意图处理者的处理能力上限和下限，生成关于意图可行性的评估结果</w:t>
      </w:r>
      <w:r>
        <w:rPr>
          <w:rFonts w:hint="eastAsia"/>
          <w:lang w:eastAsia="zh-CN"/>
        </w:rPr>
        <w:t>，</w:t>
      </w:r>
      <w:r>
        <w:rPr>
          <w:rFonts w:hint="eastAsia"/>
          <w:lang w:val="en-US" w:eastAsia="zh-CN"/>
        </w:rPr>
        <w:t>并返回给</w:t>
      </w:r>
      <w:r>
        <w:t>意图处理者</w:t>
      </w:r>
      <w:r>
        <w:rPr>
          <w:rFonts w:hint="eastAsia"/>
          <w:lang w:val="en-US" w:eastAsia="zh-CN"/>
        </w:rPr>
        <w:t>的</w:t>
      </w:r>
      <w:r>
        <w:rPr>
          <w:rFonts w:hint="eastAsia"/>
        </w:rPr>
        <w:t>意图</w:t>
      </w:r>
      <w:r>
        <w:rPr>
          <w:rFonts w:hint="eastAsia"/>
          <w:lang w:val="en-US" w:eastAsia="zh-CN"/>
        </w:rPr>
        <w:t>管理功能</w:t>
      </w:r>
      <w:r>
        <w:rPr>
          <w:rFonts w:hint="eastAsia"/>
          <w:lang w:eastAsia="zh-CN"/>
        </w:rPr>
        <w:t>。</w:t>
      </w:r>
    </w:p>
    <w:p w14:paraId="51297FFF">
      <w:pPr>
        <w:keepNext w:val="0"/>
        <w:keepLines w:val="0"/>
        <w:widowControl/>
        <w:numPr>
          <w:ilvl w:val="0"/>
          <w:numId w:val="33"/>
        </w:numPr>
        <w:suppressLineNumbers w:val="0"/>
        <w:spacing w:line="288" w:lineRule="auto"/>
        <w:ind w:left="735" w:leftChars="200" w:hanging="315" w:hangingChars="150"/>
      </w:pPr>
      <w:r>
        <w:t>意图处理者</w:t>
      </w:r>
      <w:r>
        <w:rPr>
          <w:rFonts w:hint="eastAsia"/>
          <w:lang w:val="en-US" w:eastAsia="zh-CN"/>
        </w:rPr>
        <w:t>的</w:t>
      </w:r>
      <w:r>
        <w:rPr>
          <w:rFonts w:hint="eastAsia"/>
        </w:rPr>
        <w:t>意图</w:t>
      </w:r>
      <w:r>
        <w:rPr>
          <w:rFonts w:hint="eastAsia"/>
          <w:lang w:val="en-US" w:eastAsia="zh-CN"/>
        </w:rPr>
        <w:t>管理功能</w:t>
      </w:r>
      <w:r>
        <w:t>构造提示词</w:t>
      </w:r>
      <w:r>
        <w:rPr>
          <w:rFonts w:hint="eastAsia"/>
          <w:lang w:val="en-US" w:eastAsia="zh-CN"/>
        </w:rPr>
        <w:t>3</w:t>
      </w:r>
      <w:r>
        <w:rPr>
          <w:rFonts w:ascii="Times New Roman" w:hAnsi="Times New Roman" w:eastAsia="宋体" w:cs="Times New Roman"/>
          <w:sz w:val="21"/>
          <w:szCs w:val="24"/>
        </w:rPr>
        <w:t>（包括不同期望目标的优先级和优化分析要求）</w:t>
      </w:r>
      <w:r>
        <w:t>并发送给大模型，</w:t>
      </w:r>
      <w:r>
        <w:rPr>
          <w:rFonts w:hint="eastAsia"/>
          <w:lang w:val="en-US" w:eastAsia="zh-CN"/>
        </w:rPr>
        <w:t>请求分析</w:t>
      </w:r>
      <w:r>
        <w:t>多个期望目标之间</w:t>
      </w:r>
      <w:r>
        <w:rPr>
          <w:rFonts w:hint="eastAsia"/>
          <w:lang w:val="en-US" w:eastAsia="zh-CN"/>
        </w:rPr>
        <w:t>是否</w:t>
      </w:r>
      <w:r>
        <w:t>存在潜在冲突（例如能耗目标与吞吐量目标之间的冲突）</w:t>
      </w:r>
      <w:r>
        <w:rPr>
          <w:rFonts w:hint="eastAsia"/>
          <w:lang w:eastAsia="zh-CN"/>
        </w:rPr>
        <w:t>。</w:t>
      </w:r>
    </w:p>
    <w:p w14:paraId="2DD02852">
      <w:pPr>
        <w:keepNext w:val="0"/>
        <w:keepLines w:val="0"/>
        <w:widowControl/>
        <w:numPr>
          <w:ilvl w:val="0"/>
          <w:numId w:val="33"/>
        </w:numPr>
        <w:suppressLineNumbers w:val="0"/>
        <w:spacing w:line="288" w:lineRule="auto"/>
        <w:ind w:left="735" w:leftChars="200" w:hanging="315" w:hangingChars="150"/>
      </w:pPr>
      <w:r>
        <w:rPr>
          <w:rFonts w:hint="eastAsia"/>
        </w:rPr>
        <w:t>如果存在目标冲突，大模型根据提示词3分析多个目标之间的冲突和协同效应，将冲突分析结果（如有冲突，包含最优目标配置推荐）返回给意图处理者的意图管理功能</w:t>
      </w:r>
      <w:r>
        <w:rPr>
          <w:rFonts w:hint="eastAsia"/>
          <w:lang w:eastAsia="zh-CN"/>
        </w:rPr>
        <w:t>。</w:t>
      </w:r>
    </w:p>
    <w:p w14:paraId="3EC95353">
      <w:pPr>
        <w:keepNext w:val="0"/>
        <w:keepLines w:val="0"/>
        <w:widowControl/>
        <w:numPr>
          <w:ilvl w:val="0"/>
          <w:numId w:val="33"/>
        </w:numPr>
        <w:suppressLineNumbers w:val="0"/>
        <w:spacing w:line="288" w:lineRule="auto"/>
        <w:ind w:left="735" w:leftChars="200" w:hanging="315" w:hangingChars="150"/>
      </w:pPr>
      <w:r>
        <w:rPr>
          <w:rFonts w:hint="eastAsia"/>
        </w:rPr>
        <w:t>意图处理者将最终的目标值和可行性分析结果返回给意图所有者。</w:t>
      </w:r>
    </w:p>
    <w:p w14:paraId="2277AFF1">
      <w:pPr>
        <w:pStyle w:val="4"/>
        <w:keepNext/>
        <w:keepLines/>
        <w:widowControl w:val="0"/>
        <w:numPr>
          <w:ilvl w:val="-1"/>
          <w:numId w:val="2"/>
        </w:numPr>
        <w:spacing w:before="120" w:after="120"/>
        <w:ind w:left="720" w:firstLine="0"/>
        <w:jc w:val="both"/>
        <w:outlineLvl w:val="2"/>
        <w:rPr>
          <w:b w:val="0"/>
          <w:bCs w:val="0"/>
        </w:rPr>
      </w:pPr>
      <w:bookmarkStart w:id="260" w:name="_Toc15805"/>
      <w:bookmarkStart w:id="261" w:name="_Toc15270"/>
      <w:bookmarkStart w:id="262" w:name="_Toc3931"/>
      <w:bookmarkStart w:id="263" w:name="_Toc10446"/>
      <w:bookmarkStart w:id="264" w:name="_Toc668"/>
      <w:bookmarkStart w:id="265" w:name="_Toc18525"/>
      <w:r>
        <w:rPr>
          <w:rFonts w:hint="eastAsia"/>
          <w:b w:val="0"/>
          <w:bCs w:val="0"/>
          <w:kern w:val="2"/>
          <w:sz w:val="21"/>
          <w:szCs w:val="32"/>
          <w:highlight w:val="none"/>
          <w:lang w:val="en-US" w:eastAsia="zh" w:bidi="ar-SA"/>
        </w:rPr>
        <w:t xml:space="preserve">5.3.3  </w:t>
      </w:r>
      <w:r>
        <w:rPr>
          <w:rFonts w:hint="eastAsia" w:ascii="黑体" w:eastAsia="黑体"/>
          <w:b w:val="0"/>
          <w:bCs w:val="0"/>
          <w:kern w:val="2"/>
          <w:sz w:val="21"/>
          <w:szCs w:val="32"/>
          <w:highlight w:val="none"/>
          <w:lang w:val="en-US" w:eastAsia="zh-CN" w:bidi="ar-SA"/>
        </w:rPr>
        <w:t>标准化需求</w:t>
      </w:r>
      <w:bookmarkEnd w:id="260"/>
      <w:bookmarkEnd w:id="261"/>
      <w:bookmarkEnd w:id="262"/>
      <w:bookmarkEnd w:id="263"/>
      <w:bookmarkEnd w:id="264"/>
      <w:bookmarkEnd w:id="265"/>
    </w:p>
    <w:p w14:paraId="34100A1C">
      <w:pPr>
        <w:spacing w:line="288" w:lineRule="auto"/>
        <w:ind w:firstLine="420" w:firstLineChars="200"/>
        <w:rPr>
          <w:rFonts w:hint="eastAsia"/>
          <w:lang w:val="en-US" w:eastAsia="zh-CN"/>
        </w:rPr>
      </w:pPr>
      <w:r>
        <w:rPr>
          <w:rFonts w:hint="eastAsia" w:ascii="Times New Roman" w:hAnsi="Times New Roman" w:eastAsia="宋体" w:cs="Times New Roman"/>
          <w:sz w:val="21"/>
          <w:szCs w:val="24"/>
          <w:lang w:bidi="ar"/>
        </w:rPr>
        <w:t>基于前述研究，</w:t>
      </w:r>
      <w:r>
        <w:rPr>
          <w:rFonts w:hint="eastAsia"/>
          <w:lang w:val="en-US" w:eastAsia="zh-CN"/>
        </w:rPr>
        <w:t>针对意图管理的标准化需求如下。</w:t>
      </w:r>
    </w:p>
    <w:p w14:paraId="34226FA4">
      <w:pPr>
        <w:numPr>
          <w:ilvl w:val="0"/>
          <w:numId w:val="34"/>
        </w:numPr>
        <w:spacing w:line="288" w:lineRule="auto"/>
        <w:ind w:left="735" w:leftChars="200" w:hanging="315" w:hangingChars="150"/>
        <w:jc w:val="left"/>
        <w:rPr>
          <w:rFonts w:hint="eastAsia" w:ascii="Times New Roman" w:hAnsi="Times New Roman" w:cs="Times New Roman"/>
          <w:szCs w:val="24"/>
          <w:lang w:bidi="ar"/>
        </w:rPr>
      </w:pPr>
      <w:r>
        <w:rPr>
          <w:rFonts w:hint="eastAsia" w:cs="Times New Roman"/>
          <w:szCs w:val="24"/>
          <w:lang w:val="en-US" w:eastAsia="zh-CN" w:bidi="ar"/>
        </w:rPr>
        <w:t>意图所有者的意图管理功能应</w:t>
      </w:r>
      <w:r>
        <w:rPr>
          <w:rFonts w:hint="eastAsia" w:ascii="Times New Roman" w:hAnsi="Times New Roman" w:cs="Times New Roman"/>
          <w:szCs w:val="24"/>
          <w:lang w:bidi="ar"/>
        </w:rPr>
        <w:t>增加基于大模型的意图处理者推荐机制，</w:t>
      </w:r>
      <w:r>
        <w:rPr>
          <w:rFonts w:hint="eastAsia" w:cs="Times New Roman"/>
          <w:szCs w:val="24"/>
          <w:lang w:val="en-US" w:eastAsia="zh-CN" w:bidi="ar"/>
        </w:rPr>
        <w:t>基于</w:t>
      </w:r>
      <w:r>
        <w:rPr>
          <w:rFonts w:hint="eastAsia" w:ascii="Times New Roman" w:hAnsi="Times New Roman" w:cs="Times New Roman"/>
          <w:szCs w:val="24"/>
          <w:lang w:bidi="ar"/>
        </w:rPr>
        <w:t>大模型评估意图处理者的适配性、历史执行表现和资源匹配情况，确保推荐结果的合理性和可行性</w:t>
      </w:r>
      <w:r>
        <w:rPr>
          <w:rFonts w:hint="eastAsia" w:cs="Times New Roman"/>
          <w:szCs w:val="24"/>
          <w:lang w:eastAsia="zh-CN" w:bidi="ar"/>
        </w:rPr>
        <w:t>。</w:t>
      </w:r>
    </w:p>
    <w:p w14:paraId="0174862C">
      <w:pPr>
        <w:keepNext w:val="0"/>
        <w:keepLines w:val="0"/>
        <w:widowControl/>
        <w:numPr>
          <w:ilvl w:val="0"/>
          <w:numId w:val="34"/>
        </w:numPr>
        <w:suppressLineNumbers w:val="0"/>
        <w:spacing w:line="288" w:lineRule="auto"/>
        <w:ind w:left="735" w:leftChars="200" w:hanging="315" w:hangingChars="150"/>
        <w:jc w:val="left"/>
        <w:rPr>
          <w:rFonts w:hint="eastAsia"/>
          <w:lang w:bidi="ar"/>
        </w:rPr>
      </w:pPr>
      <w:r>
        <w:rPr>
          <w:rFonts w:hint="eastAsia" w:cs="Times New Roman"/>
          <w:szCs w:val="24"/>
          <w:lang w:val="en-US" w:eastAsia="zh-CN" w:bidi="ar"/>
        </w:rPr>
        <w:t>意图所有者的意图管理功能可</w:t>
      </w:r>
      <w:r>
        <w:rPr>
          <w:rFonts w:hint="eastAsia"/>
          <w:lang w:bidi="ar"/>
        </w:rPr>
        <w:t>针对单个意图期望目标，</w:t>
      </w:r>
      <w:r>
        <w:rPr>
          <w:rFonts w:hint="eastAsia"/>
          <w:lang w:val="en-US" w:eastAsia="zh-CN" w:bidi="ar"/>
        </w:rPr>
        <w:t>协商</w:t>
      </w:r>
      <w:r>
        <w:rPr>
          <w:rFonts w:hint="eastAsia"/>
          <w:lang w:bidi="ar"/>
        </w:rPr>
        <w:t>意图处理者</w:t>
      </w:r>
      <w:r>
        <w:rPr>
          <w:rFonts w:hint="eastAsia"/>
          <w:lang w:val="en-US" w:eastAsia="zh-CN" w:bidi="ar"/>
        </w:rPr>
        <w:t>可</w:t>
      </w:r>
      <w:r>
        <w:rPr>
          <w:rFonts w:hint="eastAsia"/>
          <w:lang w:bidi="ar"/>
        </w:rPr>
        <w:t>实现的</w:t>
      </w:r>
      <w:r>
        <w:rPr>
          <w:rStyle w:val="59"/>
          <w:rFonts w:hint="eastAsia"/>
          <w:b w:val="0"/>
          <w:bCs w:val="0"/>
          <w:lang w:bidi="ar"/>
        </w:rPr>
        <w:t>最大目标值</w:t>
      </w:r>
      <w:r>
        <w:rPr>
          <w:rFonts w:hint="eastAsia"/>
          <w:lang w:bidi="ar"/>
        </w:rPr>
        <w:t>，确保目标设定既符合意图所有者的需求，也能最大化利用意图处理者的能力</w:t>
      </w:r>
      <w:r>
        <w:rPr>
          <w:rFonts w:hint="eastAsia"/>
          <w:lang w:eastAsia="zh-CN" w:bidi="ar"/>
        </w:rPr>
        <w:t>。</w:t>
      </w:r>
    </w:p>
    <w:p w14:paraId="795BB7E3">
      <w:pPr>
        <w:keepNext w:val="0"/>
        <w:keepLines w:val="0"/>
        <w:widowControl/>
        <w:numPr>
          <w:ilvl w:val="0"/>
          <w:numId w:val="34"/>
        </w:numPr>
        <w:suppressLineNumbers w:val="0"/>
        <w:spacing w:line="288" w:lineRule="auto"/>
        <w:ind w:left="735" w:leftChars="200" w:hanging="315" w:hangingChars="150"/>
        <w:jc w:val="left"/>
        <w:rPr>
          <w:rFonts w:hint="eastAsia"/>
          <w:lang w:bidi="ar"/>
        </w:rPr>
      </w:pPr>
      <w:r>
        <w:rPr>
          <w:rFonts w:hint="eastAsia" w:cs="Times New Roman"/>
          <w:szCs w:val="24"/>
          <w:lang w:val="en-US" w:eastAsia="zh-CN" w:bidi="ar"/>
        </w:rPr>
        <w:t>意图处理者的意图管理功能可</w:t>
      </w:r>
      <w:r>
        <w:rPr>
          <w:rFonts w:hint="eastAsia"/>
          <w:lang w:bidi="ar"/>
        </w:rPr>
        <w:t>针对多个意图期望目标，分析</w:t>
      </w:r>
      <w:r>
        <w:rPr>
          <w:rFonts w:hint="eastAsia"/>
          <w:lang w:val="en-US" w:eastAsia="zh-CN" w:bidi="ar"/>
        </w:rPr>
        <w:t>可</w:t>
      </w:r>
      <w:r>
        <w:rPr>
          <w:rFonts w:hint="eastAsia"/>
          <w:lang w:bidi="ar"/>
        </w:rPr>
        <w:t>支持的</w:t>
      </w:r>
      <w:r>
        <w:rPr>
          <w:rStyle w:val="59"/>
          <w:rFonts w:hint="eastAsia"/>
          <w:b w:val="0"/>
          <w:bCs w:val="0"/>
          <w:lang w:bidi="ar"/>
        </w:rPr>
        <w:t>最优目标组合</w:t>
      </w:r>
      <w:r>
        <w:rPr>
          <w:rFonts w:hint="eastAsia"/>
          <w:lang w:bidi="ar"/>
        </w:rPr>
        <w:t>，识别可能存在的目标冲突，并推荐最佳的多个意图期望目标及其对应的最优目标值</w:t>
      </w:r>
      <w:r>
        <w:rPr>
          <w:rFonts w:hint="eastAsia"/>
          <w:lang w:eastAsia="zh-CN" w:bidi="ar"/>
        </w:rPr>
        <w:t>。</w:t>
      </w:r>
    </w:p>
    <w:p w14:paraId="7D6BAC99">
      <w:pPr>
        <w:widowControl/>
        <w:numPr>
          <w:ilvl w:val="0"/>
          <w:numId w:val="34"/>
        </w:numPr>
        <w:spacing w:line="288" w:lineRule="auto"/>
        <w:ind w:left="735" w:leftChars="200" w:hanging="315" w:hangingChars="150"/>
        <w:jc w:val="left"/>
        <w:rPr>
          <w:rFonts w:hint="default" w:ascii="Times New Roman" w:hAnsi="Times New Roman" w:cs="Times New Roman"/>
          <w:szCs w:val="24"/>
          <w:lang w:bidi="ar"/>
        </w:rPr>
      </w:pPr>
      <w:r>
        <w:rPr>
          <w:rFonts w:hint="eastAsia"/>
          <w:lang w:bidi="ar"/>
        </w:rPr>
        <w:t>在现有的意图模型</w:t>
      </w:r>
      <w:r>
        <w:rPr>
          <w:rFonts w:hint="eastAsia"/>
          <w:highlight w:val="none"/>
          <w:lang w:eastAsia="zh" w:bidi="ar"/>
        </w:rPr>
        <w:t>/</w:t>
      </w:r>
      <w:r>
        <w:rPr>
          <w:rFonts w:hint="eastAsia"/>
          <w:highlight w:val="none"/>
          <w:lang w:val="en-US" w:eastAsia="zh-CN" w:bidi="ar"/>
        </w:rPr>
        <w:t>意图所有者和意图处理者之间的</w:t>
      </w:r>
      <w:r>
        <w:rPr>
          <w:rFonts w:hint="eastAsia"/>
          <w:highlight w:val="none"/>
          <w:lang w:eastAsia="zh" w:bidi="ar"/>
        </w:rPr>
        <w:t>交互消息</w:t>
      </w:r>
      <w:r>
        <w:rPr>
          <w:rFonts w:hint="eastAsia"/>
          <w:lang w:bidi="ar"/>
        </w:rPr>
        <w:t>中，</w:t>
      </w:r>
      <w:r>
        <w:rPr>
          <w:rFonts w:hint="eastAsia" w:ascii="宋体" w:hAnsi="宋体" w:cs="宋体"/>
          <w:szCs w:val="21"/>
          <w:highlight w:val="none"/>
          <w:lang w:eastAsia="zh" w:bidi="ar"/>
        </w:rPr>
        <w:t>可</w:t>
      </w:r>
      <w:r>
        <w:rPr>
          <w:rFonts w:hint="eastAsia"/>
          <w:lang w:bidi="ar"/>
        </w:rPr>
        <w:t>增加描述意图处理者可提供的</w:t>
      </w:r>
      <w:r>
        <w:rPr>
          <w:rStyle w:val="59"/>
          <w:rFonts w:hint="eastAsia"/>
          <w:lang w:bidi="ar"/>
        </w:rPr>
        <w:t>最优意图期望目标及其最佳组合</w:t>
      </w:r>
      <w:r>
        <w:rPr>
          <w:rFonts w:hint="eastAsia"/>
          <w:lang w:bidi="ar"/>
        </w:rPr>
        <w:t>的字段，确保意图探索结果能够直观地反映意图处理者的能力范围和优化建议。</w:t>
      </w:r>
    </w:p>
    <w:p w14:paraId="36EC1CD7">
      <w:pPr>
        <w:numPr>
          <w:ilvl w:val="-1"/>
          <w:numId w:val="0"/>
        </w:numPr>
        <w:spacing w:line="288" w:lineRule="auto"/>
        <w:ind w:left="0" w:firstLine="420" w:firstLineChars="200"/>
        <w:rPr>
          <w:rFonts w:hint="eastAsia" w:ascii="Times New Roman" w:hAnsi="Times New Roman" w:eastAsia="宋体" w:cs="Times New Roman"/>
          <w:sz w:val="21"/>
          <w:szCs w:val="24"/>
          <w:lang w:bidi="ar"/>
        </w:rPr>
      </w:pPr>
      <w:r>
        <w:rPr>
          <w:rFonts w:hint="eastAsia" w:ascii="Times New Roman" w:hAnsi="Times New Roman" w:eastAsia="宋体" w:cs="Times New Roman"/>
          <w:sz w:val="21"/>
          <w:szCs w:val="24"/>
          <w:lang w:bidi="ar"/>
        </w:rPr>
        <w:t>基于前述研究，针对大模型系列的标准化需求如下</w:t>
      </w:r>
      <w:r>
        <w:rPr>
          <w:rFonts w:hint="eastAsia" w:cs="Times New Roman"/>
          <w:sz w:val="21"/>
          <w:szCs w:val="24"/>
          <w:lang w:eastAsia="zh-CN" w:bidi="ar"/>
        </w:rPr>
        <w:t>。</w:t>
      </w:r>
    </w:p>
    <w:p w14:paraId="1DCA5682">
      <w:pPr>
        <w:widowControl/>
        <w:numPr>
          <w:ilvl w:val="0"/>
          <w:numId w:val="35"/>
        </w:numPr>
        <w:spacing w:line="288" w:lineRule="auto"/>
        <w:ind w:left="735" w:leftChars="200" w:hanging="315" w:hangingChars="150"/>
        <w:jc w:val="left"/>
        <w:rPr>
          <w:rFonts w:hint="eastAsia"/>
          <w:lang w:bidi="ar"/>
        </w:rPr>
      </w:pPr>
      <w:r>
        <w:rPr>
          <w:rFonts w:hint="default" w:ascii="Times New Roman" w:hAnsi="Times New Roman" w:eastAsia="宋体" w:cs="Times New Roman"/>
          <w:sz w:val="21"/>
          <w:szCs w:val="24"/>
          <w:lang w:bidi="ar"/>
        </w:rPr>
        <w:t>大模型应支持</w:t>
      </w:r>
      <w:r>
        <w:rPr>
          <w:rFonts w:hint="default" w:cs="Times New Roman"/>
          <w:sz w:val="21"/>
          <w:szCs w:val="24"/>
          <w:lang w:val="en-US" w:eastAsia="zh-CN" w:bidi="ar"/>
        </w:rPr>
        <w:t>基于</w:t>
      </w:r>
      <w:r>
        <w:rPr>
          <w:rFonts w:hint="default" w:ascii="Times New Roman" w:hAnsi="Times New Roman" w:eastAsia="宋体" w:cs="Times New Roman"/>
          <w:sz w:val="21"/>
          <w:szCs w:val="24"/>
          <w:lang w:bidi="ar"/>
        </w:rPr>
        <w:t>意图期望目标</w:t>
      </w:r>
      <w:r>
        <w:rPr>
          <w:rFonts w:hint="default" w:cs="Times New Roman"/>
          <w:sz w:val="21"/>
          <w:szCs w:val="24"/>
          <w:lang w:val="en-US" w:eastAsia="zh-CN" w:bidi="ar"/>
        </w:rPr>
        <w:t>以及</w:t>
      </w:r>
      <w:r>
        <w:rPr>
          <w:rFonts w:hint="default" w:ascii="Times New Roman" w:hAnsi="Times New Roman" w:eastAsia="宋体" w:cs="Times New Roman"/>
          <w:sz w:val="21"/>
          <w:szCs w:val="24"/>
          <w:lang w:bidi="ar"/>
        </w:rPr>
        <w:t>意图处理者的能力信息、执行历史和资源适配性，提供精准的</w:t>
      </w:r>
      <w:r>
        <w:rPr>
          <w:rFonts w:hint="default" w:cs="Times New Roman"/>
          <w:sz w:val="21"/>
          <w:szCs w:val="24"/>
          <w:lang w:val="en-US" w:eastAsia="zh-CN" w:bidi="ar"/>
        </w:rPr>
        <w:t>意图</w:t>
      </w:r>
      <w:r>
        <w:rPr>
          <w:rFonts w:hint="default" w:ascii="Times New Roman" w:hAnsi="Times New Roman" w:eastAsia="宋体" w:cs="Times New Roman"/>
          <w:sz w:val="21"/>
          <w:szCs w:val="24"/>
          <w:lang w:bidi="ar"/>
        </w:rPr>
        <w:t>处理者推荐方案</w:t>
      </w:r>
      <w:r>
        <w:rPr>
          <w:rFonts w:hint="eastAsia" w:cs="Times New Roman"/>
          <w:sz w:val="21"/>
          <w:szCs w:val="24"/>
          <w:lang w:eastAsia="zh-CN" w:bidi="ar"/>
        </w:rPr>
        <w:t>。</w:t>
      </w:r>
    </w:p>
    <w:p w14:paraId="794EB80B">
      <w:pPr>
        <w:keepNext w:val="0"/>
        <w:keepLines w:val="0"/>
        <w:widowControl/>
        <w:numPr>
          <w:ilvl w:val="0"/>
          <w:numId w:val="35"/>
        </w:numPr>
        <w:suppressLineNumbers w:val="0"/>
        <w:spacing w:line="288" w:lineRule="auto"/>
        <w:ind w:left="735" w:leftChars="200" w:hanging="315" w:hangingChars="150"/>
        <w:jc w:val="left"/>
        <w:rPr>
          <w:rFonts w:hint="default" w:ascii="Times New Roman" w:hAnsi="Times New Roman" w:eastAsia="宋体" w:cs="Times New Roman"/>
          <w:sz w:val="21"/>
          <w:szCs w:val="24"/>
          <w:lang w:bidi="ar"/>
        </w:rPr>
      </w:pPr>
      <w:r>
        <w:rPr>
          <w:rFonts w:hint="default" w:ascii="Times New Roman" w:hAnsi="Times New Roman" w:eastAsia="宋体" w:cs="Times New Roman"/>
          <w:sz w:val="21"/>
          <w:szCs w:val="24"/>
          <w:lang w:bidi="ar"/>
        </w:rPr>
        <w:t>大模型应</w:t>
      </w:r>
      <w:r>
        <w:rPr>
          <w:rFonts w:hint="default" w:cs="Times New Roman"/>
          <w:sz w:val="21"/>
          <w:szCs w:val="24"/>
          <w:lang w:val="en-US" w:eastAsia="zh-CN" w:bidi="ar"/>
        </w:rPr>
        <w:t>支持</w:t>
      </w:r>
      <w:r>
        <w:rPr>
          <w:rFonts w:hint="default" w:ascii="Times New Roman" w:hAnsi="Times New Roman" w:eastAsia="宋体" w:cs="Times New Roman"/>
          <w:sz w:val="21"/>
          <w:szCs w:val="24"/>
          <w:lang w:bidi="ar"/>
        </w:rPr>
        <w:t>基于意图处理者的历史执行数据、当前</w:t>
      </w:r>
      <w:r>
        <w:rPr>
          <w:rFonts w:hint="default" w:cs="Times New Roman"/>
          <w:sz w:val="21"/>
          <w:szCs w:val="24"/>
          <w:lang w:val="en-US" w:eastAsia="zh-CN" w:bidi="ar"/>
        </w:rPr>
        <w:t>网络</w:t>
      </w:r>
      <w:r>
        <w:rPr>
          <w:rFonts w:hint="default" w:ascii="Times New Roman" w:hAnsi="Times New Roman" w:eastAsia="宋体" w:cs="Times New Roman"/>
          <w:sz w:val="21"/>
          <w:szCs w:val="24"/>
          <w:lang w:bidi="ar"/>
        </w:rPr>
        <w:t>状态和资源约束条件，预测意图可行性，并提供合理的目标设定建议</w:t>
      </w:r>
      <w:r>
        <w:rPr>
          <w:rFonts w:hint="eastAsia" w:cs="Times New Roman"/>
          <w:sz w:val="21"/>
          <w:szCs w:val="24"/>
          <w:lang w:eastAsia="zh-CN" w:bidi="ar"/>
        </w:rPr>
        <w:t>。</w:t>
      </w:r>
    </w:p>
    <w:p w14:paraId="74468FF2">
      <w:pPr>
        <w:keepNext w:val="0"/>
        <w:keepLines w:val="0"/>
        <w:widowControl/>
        <w:numPr>
          <w:ilvl w:val="0"/>
          <w:numId w:val="35"/>
        </w:numPr>
        <w:suppressLineNumbers w:val="0"/>
        <w:spacing w:line="288" w:lineRule="auto"/>
        <w:ind w:left="735" w:leftChars="200" w:hanging="315" w:hangingChars="150"/>
        <w:jc w:val="left"/>
        <w:rPr>
          <w:rFonts w:hint="eastAsia" w:ascii="Times New Roman" w:hAnsi="Times New Roman" w:eastAsia="宋体" w:cs="Times New Roman"/>
          <w:sz w:val="21"/>
          <w:szCs w:val="24"/>
          <w:lang w:bidi="ar"/>
        </w:rPr>
      </w:pPr>
      <w:r>
        <w:rPr>
          <w:rFonts w:hint="default" w:ascii="Times New Roman" w:hAnsi="Times New Roman" w:eastAsia="宋体" w:cs="Times New Roman"/>
          <w:sz w:val="21"/>
          <w:szCs w:val="24"/>
          <w:lang w:bidi="ar"/>
        </w:rPr>
        <w:t>大模型应支持识别意图期望目标之间的潜在冲突，并基于推理分析提供最优的目标组合方案，以确保意图执行的有效性和资源利用的最大化。</w:t>
      </w:r>
    </w:p>
    <w:p w14:paraId="632BD903">
      <w:pPr>
        <w:pStyle w:val="3"/>
        <w:rPr>
          <w:b w:val="0"/>
          <w:bCs w:val="0"/>
          <w:lang w:val="en-US"/>
        </w:rPr>
      </w:pPr>
      <w:bookmarkStart w:id="266" w:name="_Toc718992714"/>
      <w:bookmarkStart w:id="267" w:name="_Toc27666"/>
      <w:bookmarkStart w:id="268" w:name="_Toc2583"/>
      <w:bookmarkStart w:id="269" w:name="_Toc1208"/>
      <w:bookmarkStart w:id="270" w:name="_Toc7534"/>
      <w:bookmarkStart w:id="271" w:name="_Toc10392"/>
      <w:bookmarkStart w:id="272" w:name="_Toc8910"/>
      <w:bookmarkStart w:id="273" w:name="_Toc15121"/>
      <w:bookmarkStart w:id="274" w:name="_Toc15399"/>
      <w:bookmarkStart w:id="275" w:name="_Toc27802"/>
      <w:r>
        <w:rPr>
          <w:b w:val="0"/>
          <w:bCs w:val="0"/>
        </w:rPr>
        <w:t>大模型辅助</w:t>
      </w:r>
      <w:r>
        <w:rPr>
          <w:rFonts w:hint="eastAsia"/>
          <w:b w:val="0"/>
          <w:bCs w:val="0"/>
          <w:lang w:val="en-US" w:eastAsia="zh-CN"/>
        </w:rPr>
        <w:t>的</w:t>
      </w:r>
      <w:r>
        <w:rPr>
          <w:b w:val="0"/>
          <w:bCs w:val="0"/>
          <w:lang w:val="en-US"/>
        </w:rPr>
        <w:t>意图</w:t>
      </w:r>
      <w:r>
        <w:rPr>
          <w:b w:val="0"/>
          <w:bCs w:val="0"/>
        </w:rPr>
        <w:t>实现</w:t>
      </w:r>
      <w:bookmarkEnd w:id="266"/>
      <w:bookmarkEnd w:id="267"/>
      <w:bookmarkEnd w:id="268"/>
      <w:r>
        <w:rPr>
          <w:rFonts w:hint="eastAsia"/>
          <w:b w:val="0"/>
          <w:bCs w:val="0"/>
          <w:lang w:val="en-US" w:eastAsia="zh-CN"/>
        </w:rPr>
        <w:t>方案确定</w:t>
      </w:r>
      <w:bookmarkEnd w:id="269"/>
      <w:bookmarkEnd w:id="270"/>
      <w:bookmarkEnd w:id="271"/>
      <w:bookmarkEnd w:id="272"/>
      <w:bookmarkEnd w:id="273"/>
      <w:bookmarkEnd w:id="274"/>
      <w:bookmarkEnd w:id="275"/>
    </w:p>
    <w:p w14:paraId="5291ED10">
      <w:pPr>
        <w:pStyle w:val="4"/>
        <w:rPr>
          <w:b w:val="0"/>
          <w:bCs w:val="0"/>
        </w:rPr>
      </w:pPr>
      <w:bookmarkStart w:id="276" w:name="_Toc1348497698"/>
      <w:bookmarkStart w:id="277" w:name="_Toc22959"/>
      <w:bookmarkStart w:id="278" w:name="_Toc9100"/>
      <w:bookmarkStart w:id="279" w:name="_Toc22545"/>
      <w:bookmarkStart w:id="280" w:name="_Toc21084"/>
      <w:bookmarkStart w:id="281" w:name="_Toc9726"/>
      <w:bookmarkStart w:id="282" w:name="_Toc11751"/>
      <w:bookmarkStart w:id="283" w:name="_Toc27998"/>
      <w:bookmarkStart w:id="284" w:name="_Toc32608"/>
      <w:r>
        <w:rPr>
          <w:b w:val="0"/>
          <w:bCs w:val="0"/>
        </w:rPr>
        <w:t>功能概述</w:t>
      </w:r>
      <w:bookmarkEnd w:id="276"/>
      <w:bookmarkEnd w:id="277"/>
      <w:bookmarkEnd w:id="278"/>
      <w:bookmarkEnd w:id="279"/>
      <w:bookmarkEnd w:id="280"/>
      <w:bookmarkEnd w:id="281"/>
      <w:bookmarkEnd w:id="282"/>
      <w:bookmarkEnd w:id="283"/>
      <w:bookmarkEnd w:id="284"/>
    </w:p>
    <w:p w14:paraId="6A51430E">
      <w:pPr>
        <w:widowControl/>
        <w:spacing w:line="288" w:lineRule="auto"/>
        <w:ind w:firstLine="420"/>
        <w:jc w:val="left"/>
        <w:rPr>
          <w:rFonts w:hint="eastAsia"/>
        </w:rPr>
      </w:pPr>
      <w:r>
        <w:rPr>
          <w:rFonts w:hint="eastAsia"/>
          <w:lang w:val="en-US" w:eastAsia="zh-CN"/>
        </w:rPr>
        <w:t>大模型</w:t>
      </w:r>
      <w:r>
        <w:rPr>
          <w:rFonts w:hint="eastAsia"/>
        </w:rPr>
        <w:t>可以基于历史实施数据、意图模型的相关属性（如期望目标、上下文等），推荐最优的意图实现方案，并填充完整的执行参数，以确保意图的高效实施。</w:t>
      </w:r>
    </w:p>
    <w:p w14:paraId="5B1A8751">
      <w:pPr>
        <w:widowControl/>
        <w:spacing w:line="288" w:lineRule="auto"/>
        <w:ind w:firstLine="420"/>
        <w:jc w:val="left"/>
        <w:rPr>
          <w:rFonts w:hint="eastAsia"/>
        </w:rPr>
      </w:pPr>
      <w:r>
        <w:rPr>
          <w:rFonts w:hint="eastAsia"/>
        </w:rPr>
        <w:t>为了支撑高效的意图实现过程，</w:t>
      </w:r>
      <w:r>
        <w:rPr>
          <w:rFonts w:hint="eastAsia" w:cs="Times New Roman"/>
          <w:szCs w:val="24"/>
          <w:highlight w:val="none"/>
          <w:lang w:val="en-US" w:eastAsia="zh-CN" w:bidi="ar"/>
        </w:rPr>
        <w:t>意图处理者的意图管理功能应</w:t>
      </w:r>
      <w:r>
        <w:rPr>
          <w:rFonts w:hint="eastAsia"/>
        </w:rPr>
        <w:t>预先构建意图管理向量数据库，存储历史意图实现方案及其执行效果。通过语义相似度检索，匹配与当前意图最相关的实现方案，并结合大模型推理能力优化执行方案，确保意图处理者能够依据最优方案实施具体行动，提高意图执行的精确性和效率。</w:t>
      </w:r>
    </w:p>
    <w:p w14:paraId="68B4D74C">
      <w:pPr>
        <w:pStyle w:val="4"/>
        <w:rPr>
          <w:b w:val="0"/>
          <w:bCs w:val="0"/>
        </w:rPr>
      </w:pPr>
      <w:bookmarkStart w:id="285" w:name="_Toc17316"/>
      <w:bookmarkStart w:id="286" w:name="_Toc2257"/>
      <w:bookmarkStart w:id="287" w:name="_Toc24646"/>
      <w:bookmarkStart w:id="288" w:name="_Toc27801"/>
      <w:bookmarkStart w:id="289" w:name="_Toc4868"/>
      <w:bookmarkStart w:id="290" w:name="_Toc27274"/>
      <w:r>
        <w:rPr>
          <w:rFonts w:hint="eastAsia"/>
          <w:b w:val="0"/>
          <w:bCs w:val="0"/>
          <w:lang w:val="en-US" w:eastAsia="zh-CN"/>
        </w:rPr>
        <w:t>交互流程</w:t>
      </w:r>
      <w:bookmarkEnd w:id="285"/>
      <w:bookmarkEnd w:id="286"/>
      <w:bookmarkEnd w:id="287"/>
      <w:bookmarkEnd w:id="288"/>
      <w:bookmarkEnd w:id="289"/>
      <w:bookmarkEnd w:id="290"/>
    </w:p>
    <w:p w14:paraId="702917E9">
      <w:pPr>
        <w:widowControl/>
        <w:numPr>
          <w:ilvl w:val="-1"/>
          <w:numId w:val="0"/>
        </w:numPr>
        <w:spacing w:line="288" w:lineRule="auto"/>
        <w:ind w:left="0" w:firstLine="420" w:firstLineChars="0"/>
        <w:jc w:val="left"/>
      </w:pPr>
      <w:r>
        <w:rPr>
          <w:rFonts w:hint="eastAsia"/>
          <w:lang w:val="en-US" w:eastAsia="zh-CN" w:bidi="ar"/>
        </w:rPr>
        <w:t>大模型辅助的意图实现方案确定的</w:t>
      </w:r>
      <w:r>
        <w:t>流程如图</w:t>
      </w:r>
      <w:r>
        <w:rPr>
          <w:rFonts w:hint="eastAsia"/>
          <w:lang w:val="en-US" w:eastAsia="zh-CN"/>
        </w:rPr>
        <w:t>5</w:t>
      </w:r>
      <w:r>
        <w:t>所示</w:t>
      </w:r>
      <w:r>
        <w:rPr>
          <w:rFonts w:hint="eastAsia"/>
          <w:lang w:eastAsia="zh-CN"/>
        </w:rPr>
        <w:t>。</w:t>
      </w:r>
    </w:p>
    <w:p w14:paraId="2AE43E82">
      <w:pPr>
        <w:numPr>
          <w:ilvl w:val="255"/>
          <w:numId w:val="0"/>
        </w:numPr>
        <w:spacing w:line="288" w:lineRule="auto"/>
        <w:ind w:left="0" w:firstLine="420" w:firstLineChars="200"/>
        <w:jc w:val="center"/>
        <w:rPr>
          <w:rFonts w:hint="eastAsia" w:eastAsia="宋体"/>
          <w:lang w:eastAsia="zh-CN"/>
        </w:rPr>
      </w:pPr>
      <w:r>
        <w:rPr>
          <w:rFonts w:hint="eastAsia" w:eastAsia="宋体"/>
          <w:lang w:eastAsia="zh-CN"/>
        </w:rPr>
        <w:drawing>
          <wp:inline distT="0" distB="0" distL="114300" distR="114300">
            <wp:extent cx="4343400" cy="1562100"/>
            <wp:effectExtent l="0" t="0" r="0" b="0"/>
            <wp:docPr id="25" name="图片 25" descr="1c66212322cb2489d0bfdda245dd3a48_2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c66212322cb2489d0bfdda245dd3a48_26316"/>
                    <pic:cNvPicPr>
                      <a:picLocks noChangeAspect="1"/>
                    </pic:cNvPicPr>
                  </pic:nvPicPr>
                  <pic:blipFill>
                    <a:blip r:embed="rId17"/>
                    <a:stretch>
                      <a:fillRect/>
                    </a:stretch>
                  </pic:blipFill>
                  <pic:spPr>
                    <a:xfrm>
                      <a:off x="0" y="0"/>
                      <a:ext cx="4343400" cy="1562100"/>
                    </a:xfrm>
                    <a:prstGeom prst="rect">
                      <a:avLst/>
                    </a:prstGeom>
                  </pic:spPr>
                </pic:pic>
              </a:graphicData>
            </a:graphic>
          </wp:inline>
        </w:drawing>
      </w:r>
    </w:p>
    <w:p w14:paraId="473B2C37">
      <w:pPr>
        <w:jc w:val="center"/>
        <w:rPr>
          <w:rFonts w:hint="eastAsia" w:ascii="黑体" w:hAnsi="黑体" w:eastAsia="黑体" w:cs="黑体"/>
          <w:lang w:val="en-US" w:eastAsia="zh"/>
        </w:rPr>
      </w:pPr>
      <w:r>
        <w:rPr>
          <w:rFonts w:hint="eastAsia" w:ascii="黑体" w:hAnsi="黑体" w:eastAsia="黑体" w:cs="黑体"/>
          <w:szCs w:val="21"/>
        </w:rPr>
        <w:t xml:space="preserve">图 </w:t>
      </w:r>
      <w:r>
        <w:rPr>
          <w:rFonts w:hint="eastAsia" w:ascii="黑体" w:hAnsi="黑体" w:eastAsia="黑体" w:cs="黑体"/>
          <w:szCs w:val="21"/>
          <w:lang w:val="en-US" w:eastAsia="zh-CN"/>
        </w:rPr>
        <w:t>5</w:t>
      </w:r>
      <w:r>
        <w:rPr>
          <w:rFonts w:hint="eastAsia" w:ascii="黑体" w:hAnsi="黑体" w:eastAsia="黑体" w:cs="黑体"/>
          <w:szCs w:val="21"/>
        </w:rPr>
        <w:t xml:space="preserve"> 大模型辅助</w:t>
      </w:r>
      <w:r>
        <w:rPr>
          <w:rFonts w:hint="eastAsia" w:ascii="黑体" w:hAnsi="黑体" w:eastAsia="黑体" w:cs="黑体"/>
          <w:szCs w:val="21"/>
          <w:lang w:eastAsia="zh"/>
        </w:rPr>
        <w:t>的</w:t>
      </w:r>
      <w:r>
        <w:rPr>
          <w:rFonts w:hint="eastAsia" w:ascii="黑体" w:hAnsi="黑体" w:eastAsia="黑体" w:cs="黑体"/>
          <w:szCs w:val="21"/>
          <w:lang w:val="en-US" w:eastAsia="zh-CN"/>
        </w:rPr>
        <w:t>意图实现方案确定</w:t>
      </w:r>
      <w:r>
        <w:rPr>
          <w:rFonts w:hint="eastAsia" w:ascii="黑体" w:hAnsi="黑体" w:eastAsia="黑体" w:cs="黑体"/>
          <w:szCs w:val="21"/>
          <w:lang w:val="en-US" w:eastAsia="zh"/>
        </w:rPr>
        <w:t>流程</w:t>
      </w:r>
    </w:p>
    <w:p w14:paraId="2ABBC709">
      <w:pPr>
        <w:numPr>
          <w:ilvl w:val="255"/>
          <w:numId w:val="0"/>
        </w:numPr>
        <w:spacing w:line="288" w:lineRule="auto"/>
        <w:ind w:left="0" w:firstLine="420" w:firstLineChars="200"/>
        <w:jc w:val="left"/>
        <w:rPr>
          <w:rFonts w:hint="eastAsia" w:eastAsia="宋体"/>
          <w:lang w:eastAsia="zh-CN"/>
        </w:rPr>
      </w:pPr>
    </w:p>
    <w:p w14:paraId="460368F2">
      <w:pPr>
        <w:widowControl/>
        <w:numPr>
          <w:ilvl w:val="0"/>
          <w:numId w:val="36"/>
        </w:numPr>
        <w:spacing w:line="288" w:lineRule="auto"/>
        <w:ind w:left="735" w:leftChars="200" w:hanging="315" w:hangingChars="150"/>
        <w:jc w:val="left"/>
        <w:rPr>
          <w:rFonts w:hint="eastAsia" w:ascii="Times New Roman" w:hAnsi="Times New Roman" w:cs="Times New Roman"/>
          <w:lang w:bidi="ar"/>
        </w:rPr>
      </w:pPr>
      <w:r>
        <w:rPr>
          <w:rFonts w:hint="eastAsia" w:ascii="Times New Roman" w:hAnsi="Times New Roman" w:cs="Times New Roman"/>
          <w:lang w:bidi="ar"/>
        </w:rPr>
        <w:t>意图处理者</w:t>
      </w:r>
      <w:r>
        <w:rPr>
          <w:rFonts w:hint="eastAsia" w:cs="Times New Roman"/>
          <w:lang w:val="en-US" w:eastAsia="zh-CN" w:bidi="ar"/>
        </w:rPr>
        <w:t>的意图管理功能</w:t>
      </w:r>
      <w:r>
        <w:rPr>
          <w:rFonts w:hint="eastAsia" w:ascii="Times New Roman" w:hAnsi="Times New Roman" w:cs="Times New Roman"/>
          <w:lang w:bidi="ar"/>
        </w:rPr>
        <w:t>在意图</w:t>
      </w:r>
      <w:bookmarkStart w:id="351" w:name="_GoBack"/>
      <w:r>
        <w:rPr>
          <w:rFonts w:hint="eastAsia" w:ascii="Times New Roman" w:hAnsi="Times New Roman" w:cs="Times New Roman"/>
          <w:lang w:bidi="ar"/>
        </w:rPr>
        <w:t>实施阶段</w:t>
      </w:r>
      <w:bookmarkEnd w:id="351"/>
      <w:r>
        <w:rPr>
          <w:rFonts w:hint="eastAsia" w:ascii="Times New Roman" w:hAnsi="Times New Roman" w:cs="Times New Roman"/>
          <w:lang w:bidi="ar"/>
        </w:rPr>
        <w:t>，基于接收到的通用意图模型定义的意图（例如“基站能效优化意图”，包括期望目标、上下文等），检索向量数据库中与该意图相关的多条可以实现该意图的意图实现方案</w:t>
      </w:r>
      <w:r>
        <w:rPr>
          <w:rFonts w:hint="eastAsia" w:cs="Times New Roman"/>
          <w:lang w:eastAsia="zh-CN" w:bidi="ar"/>
        </w:rPr>
        <w:t>。</w:t>
      </w:r>
    </w:p>
    <w:p w14:paraId="5F1DFCDF">
      <w:pPr>
        <w:widowControl/>
        <w:numPr>
          <w:ilvl w:val="0"/>
          <w:numId w:val="36"/>
        </w:numPr>
        <w:spacing w:line="288" w:lineRule="auto"/>
        <w:ind w:left="735" w:leftChars="200" w:hanging="315" w:hangingChars="150"/>
        <w:jc w:val="left"/>
        <w:rPr>
          <w:rFonts w:hint="eastAsia" w:ascii="Times New Roman" w:hAnsi="Times New Roman" w:cs="Times New Roman"/>
          <w:lang w:bidi="ar"/>
        </w:rPr>
      </w:pPr>
      <w:r>
        <w:rPr>
          <w:rFonts w:hint="eastAsia" w:ascii="Times New Roman" w:hAnsi="Times New Roman" w:cs="Times New Roman"/>
          <w:lang w:bidi="ar"/>
        </w:rPr>
        <w:t>意图处理者</w:t>
      </w:r>
      <w:r>
        <w:rPr>
          <w:rFonts w:hint="eastAsia" w:cs="Times New Roman"/>
          <w:lang w:val="en-US" w:eastAsia="zh-CN" w:bidi="ar"/>
        </w:rPr>
        <w:t>的意图管理功能</w:t>
      </w:r>
      <w:r>
        <w:rPr>
          <w:rFonts w:hint="eastAsia" w:ascii="Times New Roman" w:hAnsi="Times New Roman" w:cs="Times New Roman"/>
          <w:lang w:eastAsia="zh-CN" w:bidi="ar"/>
        </w:rPr>
        <w:t>构造提示词（</w:t>
      </w:r>
      <w:r>
        <w:rPr>
          <w:rFonts w:hint="eastAsia" w:ascii="Times New Roman" w:hAnsi="Times New Roman" w:cs="Times New Roman"/>
          <w:lang w:val="en-US" w:eastAsia="zh-CN" w:bidi="ar"/>
        </w:rPr>
        <w:t>包括意图模型、</w:t>
      </w:r>
      <w:r>
        <w:rPr>
          <w:rFonts w:hint="eastAsia" w:ascii="Times New Roman" w:hAnsi="Times New Roman" w:cs="Times New Roman"/>
          <w:lang w:bidi="ar"/>
        </w:rPr>
        <w:t>检索到的意图实现方案</w:t>
      </w:r>
      <w:r>
        <w:rPr>
          <w:rFonts w:hint="eastAsia" w:ascii="Times New Roman" w:hAnsi="Times New Roman" w:cs="Times New Roman"/>
          <w:lang w:eastAsia="zh-CN" w:bidi="ar"/>
        </w:rPr>
        <w:t>）</w:t>
      </w:r>
      <w:r>
        <w:rPr>
          <w:rFonts w:hint="eastAsia" w:ascii="Times New Roman" w:hAnsi="Times New Roman" w:cs="Times New Roman"/>
          <w:lang w:bidi="ar"/>
        </w:rPr>
        <w:t>，发送给大模型</w:t>
      </w:r>
      <w:r>
        <w:rPr>
          <w:rFonts w:hint="eastAsia" w:cs="Times New Roman"/>
          <w:lang w:eastAsia="zh-CN" w:bidi="ar"/>
        </w:rPr>
        <w:t>。</w:t>
      </w:r>
    </w:p>
    <w:p w14:paraId="60CA0488">
      <w:pPr>
        <w:widowControl/>
        <w:numPr>
          <w:ilvl w:val="0"/>
          <w:numId w:val="36"/>
        </w:numPr>
        <w:spacing w:line="288" w:lineRule="auto"/>
        <w:ind w:left="735" w:leftChars="200" w:hanging="315" w:hangingChars="150"/>
        <w:jc w:val="left"/>
        <w:rPr>
          <w:rFonts w:hint="eastAsia" w:ascii="Times New Roman" w:hAnsi="Times New Roman" w:cs="Times New Roman"/>
          <w:lang w:bidi="ar"/>
        </w:rPr>
      </w:pPr>
      <w:r>
        <w:rPr>
          <w:rFonts w:hint="eastAsia" w:ascii="Times New Roman" w:hAnsi="Times New Roman" w:cs="Times New Roman"/>
          <w:lang w:bidi="ar"/>
        </w:rPr>
        <w:t>大模型根据提示词，结合意图模型的相关属性（如期望目标、上下文等）和历史实施效果等信息，推荐最优的意图实现方案</w:t>
      </w:r>
      <w:r>
        <w:rPr>
          <w:rFonts w:hint="eastAsia" w:cs="Times New Roman"/>
          <w:lang w:eastAsia="zh-CN" w:bidi="ar"/>
        </w:rPr>
        <w:t>。</w:t>
      </w:r>
    </w:p>
    <w:p w14:paraId="6B8FF6FC">
      <w:pPr>
        <w:widowControl/>
        <w:numPr>
          <w:ilvl w:val="0"/>
          <w:numId w:val="36"/>
        </w:numPr>
        <w:spacing w:line="288" w:lineRule="auto"/>
        <w:ind w:left="735" w:leftChars="200" w:hanging="315" w:hangingChars="150"/>
        <w:jc w:val="left"/>
        <w:rPr>
          <w:rFonts w:hint="eastAsia" w:ascii="Times New Roman" w:hAnsi="Times New Roman" w:cs="Times New Roman"/>
          <w:lang w:bidi="ar"/>
        </w:rPr>
      </w:pPr>
      <w:r>
        <w:rPr>
          <w:rFonts w:hint="eastAsia" w:ascii="Times New Roman" w:hAnsi="Times New Roman" w:cs="Times New Roman"/>
          <w:lang w:bidi="ar"/>
        </w:rPr>
        <w:t>大模型根据意图模型的相关属性（如期望目标、上下文等）填充对应的意图实现方案的具体参数信息（例如某个策略、某个API的参数）</w:t>
      </w:r>
      <w:r>
        <w:rPr>
          <w:rFonts w:hint="eastAsia" w:cs="Times New Roman"/>
          <w:lang w:eastAsia="zh-CN" w:bidi="ar"/>
        </w:rPr>
        <w:t>。</w:t>
      </w:r>
    </w:p>
    <w:p w14:paraId="5EA83B40">
      <w:pPr>
        <w:widowControl/>
        <w:numPr>
          <w:ilvl w:val="0"/>
          <w:numId w:val="36"/>
        </w:numPr>
        <w:spacing w:line="288" w:lineRule="auto"/>
        <w:ind w:left="735" w:leftChars="200" w:hanging="315" w:hangingChars="150"/>
        <w:jc w:val="left"/>
        <w:rPr>
          <w:rFonts w:ascii="Arial" w:hAnsi="Arial" w:eastAsia="黑体"/>
          <w:szCs w:val="21"/>
        </w:rPr>
      </w:pPr>
      <w:r>
        <w:rPr>
          <w:rFonts w:hint="eastAsia" w:ascii="Times New Roman" w:hAnsi="Times New Roman" w:cs="Times New Roman"/>
          <w:lang w:bidi="ar"/>
        </w:rPr>
        <w:t>大模型将生成的最优并填充完整参数的意图实现方案返回给意图处理者</w:t>
      </w:r>
      <w:r>
        <w:rPr>
          <w:rFonts w:hint="eastAsia" w:cs="Times New Roman"/>
          <w:lang w:val="en-US" w:eastAsia="zh-CN" w:bidi="ar"/>
        </w:rPr>
        <w:t>的意图管理功能，后续</w:t>
      </w:r>
      <w:r>
        <w:rPr>
          <w:rFonts w:hint="eastAsia" w:ascii="Times New Roman" w:hAnsi="Times New Roman" w:cs="Times New Roman"/>
          <w:lang w:bidi="ar"/>
        </w:rPr>
        <w:t>意图处理者根据该方案实施具体</w:t>
      </w:r>
      <w:r>
        <w:rPr>
          <w:rFonts w:hint="eastAsia" w:cs="Times New Roman"/>
          <w:lang w:val="en-US" w:eastAsia="zh-CN" w:bidi="ar"/>
        </w:rPr>
        <w:t>行动</w:t>
      </w:r>
      <w:r>
        <w:rPr>
          <w:rFonts w:hint="eastAsia" w:ascii="Times New Roman" w:hAnsi="Times New Roman" w:cs="Times New Roman"/>
          <w:lang w:bidi="ar"/>
        </w:rPr>
        <w:t>。</w:t>
      </w:r>
    </w:p>
    <w:p w14:paraId="73B284CA">
      <w:pPr>
        <w:pStyle w:val="4"/>
        <w:rPr>
          <w:b w:val="0"/>
          <w:bCs w:val="0"/>
        </w:rPr>
      </w:pPr>
      <w:bookmarkStart w:id="291" w:name="_Toc31891"/>
      <w:bookmarkStart w:id="292" w:name="_Toc30656"/>
      <w:bookmarkStart w:id="293" w:name="_Toc15636"/>
      <w:bookmarkStart w:id="294" w:name="_Toc11601"/>
      <w:bookmarkStart w:id="295" w:name="_Toc11803"/>
      <w:bookmarkStart w:id="296" w:name="_Toc31129"/>
      <w:bookmarkStart w:id="297" w:name="_Toc22396"/>
      <w:bookmarkStart w:id="298" w:name="_Toc4325"/>
      <w:r>
        <w:rPr>
          <w:b w:val="0"/>
          <w:bCs w:val="0"/>
        </w:rPr>
        <w:t>标准化需求</w:t>
      </w:r>
      <w:bookmarkEnd w:id="291"/>
      <w:bookmarkEnd w:id="292"/>
      <w:bookmarkEnd w:id="293"/>
      <w:bookmarkEnd w:id="294"/>
      <w:bookmarkEnd w:id="295"/>
      <w:bookmarkEnd w:id="296"/>
      <w:bookmarkEnd w:id="297"/>
      <w:bookmarkEnd w:id="298"/>
    </w:p>
    <w:p w14:paraId="134F82A3">
      <w:pPr>
        <w:spacing w:line="288" w:lineRule="auto"/>
        <w:ind w:firstLine="420" w:firstLineChars="200"/>
        <w:rPr>
          <w:rFonts w:hint="eastAsia" w:ascii="Times New Roman" w:hAnsi="Times New Roman" w:eastAsia="宋体" w:cs="Times New Roman"/>
          <w:lang w:eastAsia="zh-CN" w:bidi="ar"/>
        </w:rPr>
      </w:pPr>
      <w:r>
        <w:rPr>
          <w:rFonts w:hint="eastAsia"/>
          <w:lang w:val="en-US" w:eastAsia="zh-CN"/>
        </w:rPr>
        <w:t>基于</w:t>
      </w:r>
      <w:r>
        <w:rPr>
          <w:rFonts w:hint="eastAsia"/>
        </w:rPr>
        <w:t>前述研究，</w:t>
      </w:r>
      <w:r>
        <w:rPr>
          <w:rFonts w:hint="eastAsia" w:ascii="Times New Roman" w:hAnsi="Times New Roman" w:cs="Times New Roman"/>
          <w:lang w:bidi="ar"/>
        </w:rPr>
        <w:t>意图管理</w:t>
      </w:r>
      <w:r>
        <w:rPr>
          <w:rFonts w:hint="eastAsia" w:cs="Times New Roman"/>
          <w:lang w:val="en-US" w:eastAsia="zh-CN" w:bidi="ar"/>
        </w:rPr>
        <w:t>功能</w:t>
      </w:r>
      <w:r>
        <w:rPr>
          <w:rFonts w:hint="eastAsia" w:ascii="Times New Roman" w:hAnsi="Times New Roman" w:cs="Times New Roman"/>
          <w:lang w:bidi="ar"/>
        </w:rPr>
        <w:t>应支持基于大模型的最优意图实现方案推荐，</w:t>
      </w:r>
      <w:r>
        <w:rPr>
          <w:rFonts w:hint="eastAsia" w:cs="Times New Roman"/>
          <w:lang w:val="en-US" w:eastAsia="zh-CN" w:bidi="ar"/>
        </w:rPr>
        <w:t>通过</w:t>
      </w:r>
      <w:r>
        <w:rPr>
          <w:rFonts w:hint="eastAsia" w:ascii="Times New Roman" w:hAnsi="Times New Roman" w:cs="Times New Roman"/>
          <w:lang w:bidi="ar"/>
        </w:rPr>
        <w:t>结合意图处理者的执行能力、历史执行数据和</w:t>
      </w:r>
      <w:r>
        <w:rPr>
          <w:rFonts w:hint="eastAsia" w:cs="Times New Roman"/>
          <w:lang w:val="en-US" w:eastAsia="zh-CN" w:bidi="ar"/>
        </w:rPr>
        <w:t>网络</w:t>
      </w:r>
      <w:r>
        <w:rPr>
          <w:rFonts w:hint="eastAsia" w:ascii="Times New Roman" w:hAnsi="Times New Roman" w:cs="Times New Roman"/>
          <w:lang w:bidi="ar"/>
        </w:rPr>
        <w:t>状态，提供可行性高、执行效率优的方案</w:t>
      </w:r>
      <w:r>
        <w:rPr>
          <w:rFonts w:hint="eastAsia" w:cs="Times New Roman"/>
          <w:lang w:eastAsia="zh-CN" w:bidi="ar"/>
        </w:rPr>
        <w:t>。</w:t>
      </w:r>
    </w:p>
    <w:p w14:paraId="5F9FBB9F">
      <w:pPr>
        <w:widowControl/>
        <w:spacing w:line="288" w:lineRule="auto"/>
        <w:ind w:firstLine="420" w:firstLineChars="200"/>
        <w:rPr>
          <w:rFonts w:hint="eastAsia" w:eastAsia="宋体"/>
          <w:lang w:eastAsia="zh-CN"/>
        </w:rPr>
      </w:pPr>
      <w:r>
        <w:rPr>
          <w:rFonts w:hint="eastAsia" w:ascii="Times New Roman" w:hAnsi="Times New Roman" w:eastAsia="宋体" w:cs="Times New Roman"/>
          <w:sz w:val="21"/>
          <w:szCs w:val="24"/>
          <w:lang w:bidi="ar"/>
        </w:rPr>
        <w:t>基于前述研究，针对</w:t>
      </w:r>
      <w:r>
        <w:rPr>
          <w:rFonts w:hint="eastAsia" w:cs="Times New Roman"/>
          <w:sz w:val="21"/>
          <w:szCs w:val="24"/>
          <w:lang w:val="en-US" w:eastAsia="zh-CN" w:bidi="ar"/>
        </w:rPr>
        <w:t>大模型系列</w:t>
      </w:r>
      <w:r>
        <w:rPr>
          <w:rFonts w:hint="eastAsia" w:ascii="Times New Roman" w:hAnsi="Times New Roman" w:eastAsia="宋体" w:cs="Times New Roman"/>
          <w:sz w:val="21"/>
          <w:szCs w:val="24"/>
          <w:lang w:val="en-US" w:eastAsia="zh-CN" w:bidi="ar"/>
        </w:rPr>
        <w:t>的</w:t>
      </w:r>
      <w:r>
        <w:rPr>
          <w:rFonts w:hint="eastAsia" w:ascii="Times New Roman" w:hAnsi="Times New Roman" w:eastAsia="宋体" w:cs="Times New Roman"/>
          <w:sz w:val="21"/>
          <w:szCs w:val="24"/>
          <w:lang w:bidi="ar"/>
        </w:rPr>
        <w:t>标准化需求如下</w:t>
      </w:r>
      <w:r>
        <w:rPr>
          <w:rFonts w:hint="eastAsia" w:cs="Times New Roman"/>
          <w:sz w:val="21"/>
          <w:szCs w:val="24"/>
          <w:lang w:eastAsia="zh-CN" w:bidi="ar"/>
        </w:rPr>
        <w:t>。</w:t>
      </w:r>
    </w:p>
    <w:p w14:paraId="10FAC69B">
      <w:pPr>
        <w:widowControl/>
        <w:numPr>
          <w:ilvl w:val="0"/>
          <w:numId w:val="37"/>
        </w:numPr>
        <w:spacing w:line="288" w:lineRule="auto"/>
        <w:ind w:left="735" w:leftChars="200" w:hanging="315" w:hangingChars="150"/>
        <w:jc w:val="left"/>
        <w:rPr>
          <w:rFonts w:hint="eastAsia"/>
          <w:szCs w:val="24"/>
          <w:lang w:bidi="ar"/>
        </w:rPr>
      </w:pPr>
      <w:r>
        <w:rPr>
          <w:rFonts w:hint="eastAsia"/>
          <w:szCs w:val="24"/>
          <w:lang w:bidi="ar"/>
        </w:rPr>
        <w:t>大模型应</w:t>
      </w:r>
      <w:r>
        <w:rPr>
          <w:rFonts w:hint="eastAsia"/>
          <w:szCs w:val="24"/>
          <w:lang w:val="en-US" w:eastAsia="zh-CN" w:bidi="ar"/>
        </w:rPr>
        <w:t>支持</w:t>
      </w:r>
      <w:r>
        <w:rPr>
          <w:rFonts w:hint="eastAsia"/>
          <w:szCs w:val="24"/>
          <w:lang w:bidi="ar"/>
        </w:rPr>
        <w:t>基于意图模型、历史执行数据和当前</w:t>
      </w:r>
      <w:r>
        <w:rPr>
          <w:rFonts w:hint="eastAsia"/>
          <w:szCs w:val="24"/>
          <w:lang w:val="en-US" w:eastAsia="zh-CN" w:bidi="ar"/>
        </w:rPr>
        <w:t>网络</w:t>
      </w:r>
      <w:r>
        <w:rPr>
          <w:rFonts w:hint="eastAsia"/>
          <w:szCs w:val="24"/>
          <w:lang w:bidi="ar"/>
        </w:rPr>
        <w:t>状态，为意图处理者推荐最优的执行方案，并提供关键参数填充能力</w:t>
      </w:r>
      <w:r>
        <w:rPr>
          <w:rFonts w:hint="eastAsia"/>
          <w:szCs w:val="24"/>
          <w:lang w:eastAsia="zh-CN" w:bidi="ar"/>
        </w:rPr>
        <w:t>。</w:t>
      </w:r>
    </w:p>
    <w:p w14:paraId="62ABA380">
      <w:pPr>
        <w:widowControl/>
        <w:numPr>
          <w:ilvl w:val="0"/>
          <w:numId w:val="37"/>
        </w:numPr>
        <w:spacing w:line="288" w:lineRule="auto"/>
        <w:ind w:left="735" w:leftChars="200" w:hanging="315" w:hangingChars="150"/>
        <w:jc w:val="left"/>
        <w:rPr>
          <w:rFonts w:hint="eastAsia" w:ascii="宋体" w:hAnsi="宋体" w:cs="宋体"/>
          <w:szCs w:val="21"/>
          <w:lang w:bidi="ar"/>
        </w:rPr>
      </w:pPr>
      <w:r>
        <w:rPr>
          <w:rFonts w:hint="eastAsia"/>
          <w:szCs w:val="24"/>
          <w:lang w:bidi="ar"/>
        </w:rPr>
        <w:t>大模型</w:t>
      </w:r>
      <w:r>
        <w:rPr>
          <w:rFonts w:hint="eastAsia"/>
          <w:szCs w:val="24"/>
          <w:lang w:val="en-US" w:eastAsia="zh-CN" w:bidi="ar"/>
        </w:rPr>
        <w:t>辅助的意图管理功能</w:t>
      </w:r>
      <w:r>
        <w:rPr>
          <w:rFonts w:hint="eastAsia"/>
          <w:szCs w:val="24"/>
          <w:lang w:bidi="ar"/>
        </w:rPr>
        <w:t>应支持基于向量数据库的方案匹配能力，能够快速检索最接近当前意图需求的历史执行案例，并结合大模型推理能力优化推荐方案</w:t>
      </w:r>
      <w:r>
        <w:rPr>
          <w:rFonts w:hint="eastAsia"/>
          <w:szCs w:val="24"/>
          <w:lang w:eastAsia="zh-CN" w:bidi="ar"/>
        </w:rPr>
        <w:t>。</w:t>
      </w:r>
    </w:p>
    <w:p w14:paraId="7249588A">
      <w:pPr>
        <w:pStyle w:val="3"/>
        <w:rPr>
          <w:b w:val="0"/>
          <w:bCs w:val="0"/>
          <w:lang w:val="en-US"/>
        </w:rPr>
      </w:pPr>
      <w:bookmarkStart w:id="299" w:name="_Toc25035"/>
      <w:bookmarkStart w:id="300" w:name="_Toc30044"/>
      <w:bookmarkStart w:id="301" w:name="_Toc8979"/>
      <w:bookmarkStart w:id="302" w:name="_Toc12374"/>
      <w:bookmarkStart w:id="303" w:name="_Toc22349"/>
      <w:bookmarkStart w:id="304" w:name="_Toc17334"/>
      <w:bookmarkStart w:id="305" w:name="_Toc10593"/>
      <w:r>
        <w:rPr>
          <w:b w:val="0"/>
          <w:bCs w:val="0"/>
        </w:rPr>
        <w:t>大模型辅助</w:t>
      </w:r>
      <w:r>
        <w:rPr>
          <w:rFonts w:hint="eastAsia"/>
          <w:b w:val="0"/>
          <w:bCs w:val="0"/>
          <w:lang w:val="en-US" w:eastAsia="zh-CN"/>
        </w:rPr>
        <w:t>意图</w:t>
      </w:r>
      <w:r>
        <w:rPr>
          <w:rFonts w:hint="eastAsia"/>
          <w:b w:val="0"/>
          <w:bCs w:val="0"/>
          <w:lang w:val="en-US" w:eastAsia="zh"/>
        </w:rPr>
        <w:t>的</w:t>
      </w:r>
      <w:r>
        <w:rPr>
          <w:rFonts w:hint="eastAsia"/>
          <w:b w:val="0"/>
          <w:bCs w:val="0"/>
          <w:lang w:val="en-US" w:eastAsia="zh-CN"/>
        </w:rPr>
        <w:t>报告生成</w:t>
      </w:r>
      <w:bookmarkEnd w:id="299"/>
      <w:bookmarkEnd w:id="300"/>
      <w:bookmarkEnd w:id="301"/>
      <w:bookmarkEnd w:id="302"/>
      <w:bookmarkEnd w:id="303"/>
      <w:bookmarkEnd w:id="304"/>
      <w:bookmarkEnd w:id="305"/>
    </w:p>
    <w:p w14:paraId="5B4F54E4">
      <w:pPr>
        <w:pStyle w:val="4"/>
        <w:rPr>
          <w:b w:val="0"/>
          <w:bCs w:val="0"/>
        </w:rPr>
      </w:pPr>
      <w:bookmarkStart w:id="306" w:name="_Toc5006"/>
      <w:bookmarkStart w:id="307" w:name="_Toc17336"/>
      <w:bookmarkStart w:id="308" w:name="_Toc12068"/>
      <w:bookmarkStart w:id="309" w:name="_Toc37"/>
      <w:bookmarkStart w:id="310" w:name="_Toc15996"/>
      <w:bookmarkStart w:id="311" w:name="_Toc787"/>
      <w:r>
        <w:rPr>
          <w:b w:val="0"/>
          <w:bCs w:val="0"/>
        </w:rPr>
        <w:t>功能概述</w:t>
      </w:r>
      <w:bookmarkEnd w:id="306"/>
      <w:bookmarkEnd w:id="307"/>
      <w:bookmarkEnd w:id="308"/>
      <w:bookmarkEnd w:id="309"/>
      <w:bookmarkEnd w:id="310"/>
      <w:bookmarkEnd w:id="311"/>
    </w:p>
    <w:p w14:paraId="69625A1A">
      <w:pPr>
        <w:keepNext w:val="0"/>
        <w:keepLines w:val="0"/>
        <w:widowControl/>
        <w:suppressLineNumbers w:val="0"/>
        <w:spacing w:line="288" w:lineRule="auto"/>
        <w:ind w:firstLine="420" w:firstLineChars="200"/>
        <w:rPr>
          <w:rFonts w:hint="eastAsia"/>
          <w:lang w:bidi="ar"/>
        </w:rPr>
      </w:pPr>
      <w:r>
        <w:rPr>
          <w:rFonts w:hint="eastAsia"/>
          <w:lang w:val="en-US" w:eastAsia="zh-CN" w:bidi="ar"/>
        </w:rPr>
        <w:t>大模型辅助的意图转译功能针对</w:t>
      </w:r>
      <w:r>
        <w:rPr>
          <w:rFonts w:hint="eastAsia"/>
          <w:lang w:bidi="ar"/>
        </w:rPr>
        <w:t>意图处理者反馈的</w:t>
      </w:r>
      <w:r>
        <w:rPr>
          <w:rStyle w:val="59"/>
          <w:rFonts w:hint="eastAsia"/>
          <w:lang w:bidi="ar"/>
        </w:rPr>
        <w:t>意图报告</w:t>
      </w:r>
      <w:r>
        <w:rPr>
          <w:rFonts w:hint="eastAsia"/>
          <w:lang w:bidi="ar"/>
        </w:rPr>
        <w:t>等结构化信息，结合用户的呈现需求，将其转译为自然语言、图像或语音等非结构化信息，以便用户理解。</w:t>
      </w:r>
    </w:p>
    <w:p w14:paraId="0E9C571F">
      <w:pPr>
        <w:pStyle w:val="4"/>
      </w:pPr>
      <w:bookmarkStart w:id="312" w:name="_Toc2088"/>
      <w:bookmarkStart w:id="313" w:name="_Toc11667"/>
      <w:bookmarkStart w:id="314" w:name="_Toc29205"/>
      <w:bookmarkStart w:id="315" w:name="_Toc23545"/>
      <w:bookmarkStart w:id="316" w:name="_Toc25742"/>
      <w:bookmarkStart w:id="317" w:name="_Toc14116"/>
      <w:r>
        <w:rPr>
          <w:rFonts w:hint="eastAsia"/>
          <w:lang w:val="en-US" w:eastAsia="zh-CN"/>
        </w:rPr>
        <w:t>交互流程</w:t>
      </w:r>
      <w:bookmarkEnd w:id="312"/>
      <w:bookmarkEnd w:id="313"/>
      <w:bookmarkEnd w:id="314"/>
      <w:bookmarkEnd w:id="315"/>
      <w:bookmarkEnd w:id="316"/>
      <w:bookmarkEnd w:id="317"/>
    </w:p>
    <w:p w14:paraId="7E07099B">
      <w:pPr>
        <w:spacing w:line="288" w:lineRule="auto"/>
        <w:ind w:firstLine="420" w:firstLineChars="200"/>
        <w:jc w:val="left"/>
      </w:pPr>
      <w:r>
        <w:rPr>
          <w:rFonts w:hint="eastAsia"/>
        </w:rPr>
        <w:t>大模型辅助的意图</w:t>
      </w:r>
      <w:r>
        <w:rPr>
          <w:rFonts w:hint="eastAsia"/>
          <w:lang w:val="en-US" w:eastAsia="zh-CN"/>
        </w:rPr>
        <w:t>报告生成</w:t>
      </w:r>
      <w:r>
        <w:rPr>
          <w:rFonts w:hint="eastAsia"/>
        </w:rPr>
        <w:t>流程</w:t>
      </w:r>
      <w:r>
        <w:rPr>
          <w:rFonts w:hint="eastAsia"/>
          <w:lang w:val="en-US" w:eastAsia="zh-CN"/>
        </w:rPr>
        <w:t>如图6所示。</w:t>
      </w:r>
    </w:p>
    <w:p w14:paraId="06B96E6F">
      <w:pPr>
        <w:keepNext w:val="0"/>
        <w:keepLines w:val="0"/>
        <w:widowControl/>
        <w:numPr>
          <w:ilvl w:val="-1"/>
          <w:numId w:val="0"/>
        </w:numPr>
        <w:suppressLineNumbers w:val="0"/>
        <w:spacing w:line="288" w:lineRule="auto"/>
        <w:ind w:left="105" w:leftChars="50" w:firstLine="0" w:firstLineChars="0"/>
        <w:jc w:val="center"/>
        <w:rPr>
          <w:rFonts w:hint="eastAsia" w:ascii="宋体" w:hAnsi="宋体" w:cs="宋体"/>
          <w:szCs w:val="21"/>
          <w:lang w:eastAsia="zh-CN" w:bidi="ar"/>
        </w:rPr>
      </w:pPr>
      <w:r>
        <w:drawing>
          <wp:inline distT="0" distB="0" distL="114300" distR="114300">
            <wp:extent cx="5086350" cy="2527300"/>
            <wp:effectExtent l="0" t="0" r="6350" b="0"/>
            <wp:docPr id="26" name="图片 26" descr="2f424ecbbc18e3b130ec56623ebf6599_3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f424ecbbc18e3b130ec56623ebf6599_35989"/>
                    <pic:cNvPicPr>
                      <a:picLocks noChangeAspect="1"/>
                    </pic:cNvPicPr>
                  </pic:nvPicPr>
                  <pic:blipFill>
                    <a:blip r:embed="rId18"/>
                    <a:stretch>
                      <a:fillRect/>
                    </a:stretch>
                  </pic:blipFill>
                  <pic:spPr>
                    <a:xfrm>
                      <a:off x="0" y="0"/>
                      <a:ext cx="5086350" cy="2527300"/>
                    </a:xfrm>
                    <a:prstGeom prst="rect">
                      <a:avLst/>
                    </a:prstGeom>
                  </pic:spPr>
                </pic:pic>
              </a:graphicData>
            </a:graphic>
          </wp:inline>
        </w:drawing>
      </w:r>
    </w:p>
    <w:p w14:paraId="3CEA5BAA">
      <w:pPr>
        <w:jc w:val="center"/>
        <w:rPr>
          <w:rFonts w:hint="eastAsia" w:ascii="黑体" w:hAnsi="黑体" w:eastAsia="黑体" w:cs="黑体"/>
          <w:lang w:val="en-US" w:eastAsia="zh-CN"/>
        </w:rPr>
      </w:pPr>
      <w:r>
        <w:rPr>
          <w:rFonts w:hint="eastAsia" w:ascii="黑体" w:hAnsi="黑体" w:eastAsia="黑体" w:cs="黑体"/>
          <w:szCs w:val="21"/>
        </w:rPr>
        <w:t xml:space="preserve">图 </w:t>
      </w:r>
      <w:r>
        <w:rPr>
          <w:rFonts w:hint="eastAsia" w:ascii="黑体" w:hAnsi="黑体" w:eastAsia="黑体" w:cs="黑体"/>
          <w:szCs w:val="21"/>
          <w:lang w:val="en-US" w:eastAsia="zh-CN"/>
        </w:rPr>
        <w:t>6</w:t>
      </w:r>
      <w:r>
        <w:rPr>
          <w:rFonts w:hint="eastAsia" w:ascii="黑体" w:hAnsi="黑体" w:eastAsia="黑体" w:cs="黑体"/>
          <w:szCs w:val="21"/>
        </w:rPr>
        <w:t xml:space="preserve"> 大模型辅助</w:t>
      </w:r>
      <w:r>
        <w:rPr>
          <w:rFonts w:hint="eastAsia" w:ascii="黑体" w:hAnsi="黑体" w:eastAsia="黑体" w:cs="黑体"/>
          <w:kern w:val="2"/>
          <w:szCs w:val="21"/>
          <w:lang w:val="en-US" w:eastAsia="zh-CN"/>
        </w:rPr>
        <w:t>的意图报告生成</w:t>
      </w:r>
      <w:r>
        <w:rPr>
          <w:rFonts w:hint="eastAsia" w:ascii="黑体" w:hAnsi="黑体" w:eastAsia="黑体" w:cs="黑体"/>
          <w:szCs w:val="21"/>
          <w:lang w:val="en-US" w:eastAsia="zh-CN"/>
        </w:rPr>
        <w:t>流程</w:t>
      </w:r>
    </w:p>
    <w:p w14:paraId="0BE50C48">
      <w:pPr>
        <w:keepNext w:val="0"/>
        <w:keepLines w:val="0"/>
        <w:widowControl/>
        <w:numPr>
          <w:ilvl w:val="-1"/>
          <w:numId w:val="0"/>
        </w:numPr>
        <w:suppressLineNumbers w:val="0"/>
        <w:spacing w:line="288" w:lineRule="auto"/>
        <w:ind w:left="105" w:leftChars="50" w:firstLine="0" w:firstLineChars="0"/>
        <w:jc w:val="center"/>
        <w:rPr>
          <w:rFonts w:hint="eastAsia" w:ascii="宋体" w:hAnsi="宋体" w:cs="宋体"/>
          <w:szCs w:val="21"/>
          <w:lang w:eastAsia="zh-CN" w:bidi="ar"/>
        </w:rPr>
      </w:pPr>
    </w:p>
    <w:p w14:paraId="0EA6EFAE">
      <w:pPr>
        <w:numPr>
          <w:ilvl w:val="0"/>
          <w:numId w:val="38"/>
        </w:numPr>
        <w:spacing w:line="288" w:lineRule="auto"/>
        <w:ind w:left="735" w:leftChars="200" w:hanging="315" w:hangingChars="150"/>
        <w:jc w:val="left"/>
        <w:rPr>
          <w:rFonts w:hint="eastAsia" w:ascii="宋体" w:hAnsi="宋体" w:cs="宋体"/>
          <w:szCs w:val="21"/>
          <w:lang w:bidi="ar"/>
        </w:rPr>
      </w:pPr>
      <w:r>
        <w:rPr>
          <w:rFonts w:hint="eastAsia" w:ascii="宋体" w:hAnsi="宋体" w:cs="宋体"/>
          <w:szCs w:val="21"/>
          <w:lang w:bidi="ar"/>
        </w:rPr>
        <w:t>意图处理者持续保障意图对应的期望得到满足，并生成意图报告（如功耗变化、信号覆盖情况、用户体验影响等）</w:t>
      </w:r>
      <w:r>
        <w:rPr>
          <w:rFonts w:hint="eastAsia" w:ascii="宋体" w:hAnsi="宋体" w:cs="宋体"/>
          <w:szCs w:val="21"/>
          <w:lang w:eastAsia="zh-CN" w:bidi="ar"/>
        </w:rPr>
        <w:t>。</w:t>
      </w:r>
    </w:p>
    <w:p w14:paraId="1646F756">
      <w:pPr>
        <w:numPr>
          <w:ilvl w:val="0"/>
          <w:numId w:val="38"/>
        </w:numPr>
        <w:spacing w:line="288" w:lineRule="auto"/>
        <w:ind w:left="735" w:leftChars="200" w:hanging="315" w:hangingChars="150"/>
        <w:jc w:val="left"/>
        <w:rPr>
          <w:rFonts w:hint="eastAsia" w:ascii="宋体" w:hAnsi="宋体" w:cs="宋体"/>
          <w:szCs w:val="21"/>
          <w:lang w:bidi="ar"/>
        </w:rPr>
      </w:pPr>
      <w:r>
        <w:rPr>
          <w:rFonts w:hint="eastAsia" w:ascii="宋体" w:hAnsi="宋体" w:cs="宋体"/>
          <w:szCs w:val="21"/>
          <w:lang w:bidi="ar"/>
        </w:rPr>
        <w:t>意图处理者</w:t>
      </w:r>
      <w:r>
        <w:rPr>
          <w:rFonts w:hint="eastAsia" w:ascii="宋体" w:hAnsi="宋体" w:cs="宋体"/>
          <w:szCs w:val="21"/>
          <w:lang w:val="en-US" w:eastAsia="zh-CN" w:bidi="ar"/>
        </w:rPr>
        <w:t>将意图报告</w:t>
      </w:r>
      <w:r>
        <w:rPr>
          <w:rFonts w:hint="eastAsia" w:ascii="宋体" w:hAnsi="宋体" w:cs="宋体"/>
          <w:szCs w:val="21"/>
          <w:lang w:bidi="ar"/>
        </w:rPr>
        <w:t>发送给意图</w:t>
      </w:r>
      <w:r>
        <w:rPr>
          <w:rFonts w:hint="eastAsia" w:ascii="宋体" w:hAnsi="宋体" w:cs="宋体"/>
          <w:szCs w:val="21"/>
          <w:lang w:val="en-US" w:eastAsia="zh-CN" w:bidi="ar"/>
        </w:rPr>
        <w:t>转译功能</w:t>
      </w:r>
      <w:r>
        <w:rPr>
          <w:rFonts w:hint="eastAsia" w:ascii="宋体" w:hAnsi="宋体" w:cs="宋体"/>
          <w:szCs w:val="21"/>
          <w:lang w:eastAsia="zh-CN" w:bidi="ar"/>
        </w:rPr>
        <w:t>。</w:t>
      </w:r>
    </w:p>
    <w:p w14:paraId="20F7B0F9">
      <w:pPr>
        <w:numPr>
          <w:ilvl w:val="0"/>
          <w:numId w:val="38"/>
        </w:numPr>
        <w:spacing w:line="288" w:lineRule="auto"/>
        <w:ind w:left="735" w:leftChars="200" w:hanging="315" w:hangingChars="150"/>
        <w:jc w:val="left"/>
        <w:rPr>
          <w:rFonts w:hint="eastAsia" w:ascii="宋体" w:hAnsi="宋体" w:cs="宋体"/>
          <w:szCs w:val="21"/>
          <w:lang w:bidi="ar"/>
        </w:rPr>
      </w:pPr>
      <w:r>
        <w:rPr>
          <w:rFonts w:hint="eastAsia" w:ascii="宋体" w:hAnsi="宋体" w:cs="宋体"/>
          <w:szCs w:val="21"/>
          <w:lang w:bidi="ar"/>
        </w:rPr>
        <w:t>意图</w:t>
      </w:r>
      <w:r>
        <w:rPr>
          <w:rFonts w:hint="eastAsia" w:ascii="宋体" w:hAnsi="宋体" w:cs="宋体"/>
          <w:szCs w:val="21"/>
          <w:lang w:val="en-US" w:eastAsia="zh-CN" w:bidi="ar"/>
        </w:rPr>
        <w:t>转译功能</w:t>
      </w:r>
      <w:r>
        <w:rPr>
          <w:rFonts w:hint="eastAsia" w:ascii="宋体" w:hAnsi="宋体" w:cs="宋体"/>
          <w:szCs w:val="21"/>
          <w:lang w:bidi="ar"/>
        </w:rPr>
        <w:t>将意图报告与提示词（包括用户呈现要求）发送给大模型</w:t>
      </w:r>
      <w:r>
        <w:rPr>
          <w:rFonts w:hint="eastAsia" w:ascii="宋体" w:hAnsi="宋体" w:cs="宋体"/>
          <w:szCs w:val="21"/>
          <w:lang w:eastAsia="zh-CN" w:bidi="ar"/>
        </w:rPr>
        <w:t>。</w:t>
      </w:r>
    </w:p>
    <w:p w14:paraId="3198D75C">
      <w:pPr>
        <w:numPr>
          <w:ilvl w:val="0"/>
          <w:numId w:val="38"/>
        </w:numPr>
        <w:spacing w:line="288" w:lineRule="auto"/>
        <w:ind w:left="735" w:leftChars="200" w:hanging="315" w:hangingChars="150"/>
        <w:jc w:val="left"/>
        <w:rPr>
          <w:rFonts w:hint="eastAsia" w:ascii="宋体" w:hAnsi="宋体" w:cs="宋体"/>
          <w:szCs w:val="21"/>
          <w:lang w:bidi="ar"/>
        </w:rPr>
      </w:pPr>
      <w:r>
        <w:rPr>
          <w:rFonts w:hint="eastAsia" w:ascii="宋体" w:hAnsi="宋体" w:cs="宋体"/>
          <w:szCs w:val="21"/>
          <w:lang w:bidi="ar"/>
        </w:rPr>
        <w:t>大模型根据提示词生成自然语言/图像/语音等非结构化反馈信息，例如可视化趋势图：“基站功耗降低了15%，用户体验未受影响”</w:t>
      </w:r>
      <w:r>
        <w:rPr>
          <w:rFonts w:hint="eastAsia" w:ascii="宋体" w:hAnsi="宋体" w:cs="宋体"/>
          <w:szCs w:val="21"/>
          <w:lang w:eastAsia="zh-CN" w:bidi="ar"/>
        </w:rPr>
        <w:t>。</w:t>
      </w:r>
    </w:p>
    <w:p w14:paraId="4002F372">
      <w:pPr>
        <w:numPr>
          <w:ilvl w:val="0"/>
          <w:numId w:val="38"/>
        </w:numPr>
        <w:spacing w:line="288" w:lineRule="auto"/>
        <w:ind w:left="735" w:leftChars="200" w:hanging="315" w:hangingChars="150"/>
        <w:jc w:val="left"/>
        <w:rPr>
          <w:rFonts w:hint="eastAsia" w:ascii="宋体" w:hAnsi="宋体" w:cs="宋体"/>
          <w:szCs w:val="21"/>
          <w:lang w:bidi="ar"/>
        </w:rPr>
      </w:pPr>
      <w:r>
        <w:rPr>
          <w:rFonts w:hint="eastAsia" w:ascii="宋体" w:hAnsi="宋体" w:cs="宋体"/>
          <w:szCs w:val="21"/>
          <w:lang w:val="en-US" w:eastAsia="zh-CN" w:bidi="ar"/>
        </w:rPr>
        <w:t>大模型将生成的意图报告</w:t>
      </w:r>
      <w:r>
        <w:rPr>
          <w:rFonts w:hint="eastAsia" w:ascii="宋体" w:hAnsi="宋体" w:cs="宋体"/>
          <w:szCs w:val="21"/>
          <w:lang w:bidi="ar"/>
        </w:rPr>
        <w:t>发送给意图转译</w:t>
      </w:r>
      <w:r>
        <w:rPr>
          <w:rFonts w:hint="eastAsia" w:ascii="宋体" w:hAnsi="宋体" w:cs="宋体"/>
          <w:szCs w:val="21"/>
          <w:lang w:val="en-US" w:eastAsia="zh-CN" w:bidi="ar"/>
        </w:rPr>
        <w:t>功能</w:t>
      </w:r>
      <w:r>
        <w:rPr>
          <w:rFonts w:hint="eastAsia" w:ascii="宋体" w:hAnsi="宋体" w:cs="宋体"/>
          <w:szCs w:val="21"/>
          <w:lang w:eastAsia="zh-CN" w:bidi="ar"/>
        </w:rPr>
        <w:t>。</w:t>
      </w:r>
    </w:p>
    <w:p w14:paraId="44A2BEF6">
      <w:pPr>
        <w:keepNext w:val="0"/>
        <w:keepLines w:val="0"/>
        <w:widowControl/>
        <w:numPr>
          <w:ilvl w:val="0"/>
          <w:numId w:val="38"/>
        </w:numPr>
        <w:suppressLineNumbers w:val="0"/>
        <w:spacing w:line="288" w:lineRule="auto"/>
        <w:ind w:left="735" w:leftChars="200" w:hanging="315" w:hangingChars="150"/>
        <w:jc w:val="left"/>
        <w:rPr>
          <w:rFonts w:hint="eastAsia" w:ascii="宋体" w:hAnsi="宋体" w:cs="宋体"/>
          <w:szCs w:val="21"/>
          <w:lang w:eastAsia="zh-CN" w:bidi="ar"/>
        </w:rPr>
      </w:pPr>
      <w:r>
        <w:rPr>
          <w:rFonts w:hint="eastAsia" w:ascii="宋体" w:hAnsi="宋体" w:cs="宋体"/>
          <w:szCs w:val="21"/>
          <w:lang w:bidi="ar"/>
        </w:rPr>
        <w:t>意图转译</w:t>
      </w:r>
      <w:r>
        <w:rPr>
          <w:rFonts w:hint="eastAsia" w:ascii="宋体" w:hAnsi="宋体" w:cs="宋体"/>
          <w:szCs w:val="21"/>
          <w:lang w:val="en-US" w:eastAsia="zh-CN" w:bidi="ar"/>
        </w:rPr>
        <w:t>功能</w:t>
      </w:r>
      <w:r>
        <w:rPr>
          <w:rFonts w:hint="eastAsia" w:ascii="宋体" w:hAnsi="宋体" w:cs="宋体"/>
          <w:szCs w:val="21"/>
          <w:lang w:bidi="ar"/>
        </w:rPr>
        <w:t>将</w:t>
      </w:r>
      <w:r>
        <w:rPr>
          <w:rFonts w:hint="eastAsia" w:ascii="宋体" w:hAnsi="宋体" w:eastAsia="宋体" w:cs="宋体"/>
          <w:szCs w:val="21"/>
          <w:lang w:val="en-US" w:eastAsia="zh-CN" w:bidi="ar"/>
        </w:rPr>
        <w:t>生成的</w:t>
      </w:r>
      <w:r>
        <w:rPr>
          <w:rFonts w:hint="eastAsia" w:ascii="宋体" w:hAnsi="宋体" w:cs="宋体"/>
          <w:szCs w:val="21"/>
          <w:lang w:bidi="ar"/>
        </w:rPr>
        <w:t>意图</w:t>
      </w:r>
      <w:r>
        <w:rPr>
          <w:rFonts w:hint="eastAsia" w:ascii="宋体" w:hAnsi="宋体" w:eastAsia="宋体" w:cs="宋体"/>
          <w:szCs w:val="21"/>
          <w:lang w:val="en-US" w:eastAsia="zh-CN" w:bidi="ar"/>
        </w:rPr>
        <w:t>报告</w:t>
      </w:r>
      <w:r>
        <w:rPr>
          <w:rFonts w:hint="eastAsia" w:ascii="宋体" w:hAnsi="宋体" w:cs="宋体"/>
          <w:szCs w:val="21"/>
          <w:lang w:bidi="ar"/>
        </w:rPr>
        <w:t>展示给用户，确保用户能够清晰理解优化效果，并可根据反馈调整新的意图输入。</w:t>
      </w:r>
    </w:p>
    <w:p w14:paraId="52D8D452">
      <w:pPr>
        <w:pStyle w:val="4"/>
        <w:rPr>
          <w:b w:val="0"/>
          <w:bCs w:val="0"/>
        </w:rPr>
      </w:pPr>
      <w:bookmarkStart w:id="318" w:name="_Toc7039"/>
      <w:bookmarkStart w:id="319" w:name="_Toc17152"/>
      <w:bookmarkStart w:id="320" w:name="_Toc19090"/>
      <w:bookmarkStart w:id="321" w:name="_Toc2819"/>
      <w:bookmarkStart w:id="322" w:name="_Toc18776"/>
      <w:bookmarkStart w:id="323" w:name="_Toc11449"/>
      <w:r>
        <w:rPr>
          <w:b w:val="0"/>
          <w:bCs w:val="0"/>
        </w:rPr>
        <w:t>标准化需求</w:t>
      </w:r>
      <w:bookmarkEnd w:id="318"/>
      <w:bookmarkEnd w:id="319"/>
      <w:bookmarkEnd w:id="320"/>
      <w:bookmarkEnd w:id="321"/>
      <w:bookmarkEnd w:id="322"/>
      <w:bookmarkEnd w:id="323"/>
    </w:p>
    <w:p w14:paraId="70FDBEB5">
      <w:pPr>
        <w:numPr>
          <w:ilvl w:val="-1"/>
          <w:numId w:val="0"/>
        </w:numPr>
        <w:spacing w:line="288" w:lineRule="auto"/>
        <w:ind w:left="105" w:leftChars="50" w:firstLine="420" w:firstLineChars="200"/>
        <w:jc w:val="left"/>
      </w:pPr>
      <w:r>
        <w:rPr>
          <w:rFonts w:hint="eastAsia"/>
        </w:rPr>
        <w:t>针对从结构化形式描述的意图报告转译为自然语言</w:t>
      </w:r>
      <w:r>
        <w:t>/图像/语音等非结构化</w:t>
      </w:r>
      <w:r>
        <w:rPr>
          <w:rFonts w:hint="eastAsia"/>
        </w:rPr>
        <w:t>形式描述的</w:t>
      </w:r>
      <w:r>
        <w:t>意图</w:t>
      </w:r>
      <w:r>
        <w:rPr>
          <w:rFonts w:hint="eastAsia"/>
        </w:rPr>
        <w:t>报告</w:t>
      </w:r>
      <w:r>
        <w:rPr>
          <w:rFonts w:hint="default"/>
          <w:lang w:val="en-US" w:eastAsia="zh-CN"/>
        </w:rPr>
        <w:t>的需求</w:t>
      </w:r>
      <w:r>
        <w:rPr>
          <w:rFonts w:hint="eastAsia"/>
        </w:rPr>
        <w:t>，</w:t>
      </w:r>
      <w:r>
        <w:rPr>
          <w:rFonts w:hint="eastAsia"/>
          <w:lang w:val="en-US" w:eastAsia="zh-CN" w:bidi="ar"/>
        </w:rPr>
        <w:t>大模型辅助的意图转译功能</w:t>
      </w:r>
      <w:r>
        <w:rPr>
          <w:rFonts w:hint="eastAsia"/>
          <w:highlight w:val="none"/>
          <w:lang w:val="en-US" w:eastAsia="zh" w:bidi="ar"/>
        </w:rPr>
        <w:t>应</w:t>
      </w:r>
      <w:r>
        <w:rPr>
          <w:rFonts w:hint="eastAsia"/>
        </w:rPr>
        <w:t>根据意图报告类型（</w:t>
      </w:r>
      <w:r>
        <w:rPr>
          <w:rFonts w:hint="default"/>
          <w:lang w:val="en-US" w:eastAsia="zh-CN"/>
        </w:rPr>
        <w:t>如</w:t>
      </w:r>
      <w:r>
        <w:rPr>
          <w:rFonts w:hint="eastAsia"/>
        </w:rPr>
        <w:t>可行性检查报告、意图满足报告）</w:t>
      </w:r>
      <w:r>
        <w:rPr>
          <w:rFonts w:hint="default"/>
          <w:lang w:val="en-US" w:eastAsia="zh-CN"/>
        </w:rPr>
        <w:t>进行</w:t>
      </w:r>
      <w:r>
        <w:rPr>
          <w:rFonts w:hint="eastAsia"/>
        </w:rPr>
        <w:t>相应的信息</w:t>
      </w:r>
      <w:r>
        <w:rPr>
          <w:rFonts w:hint="default"/>
          <w:lang w:val="en-US" w:eastAsia="zh-CN"/>
        </w:rPr>
        <w:t>检测</w:t>
      </w:r>
      <w:r>
        <w:rPr>
          <w:rFonts w:hint="eastAsia"/>
        </w:rPr>
        <w:t>，并采用非结构化表达</w:t>
      </w:r>
      <w:r>
        <w:rPr>
          <w:rFonts w:hint="default"/>
          <w:lang w:val="en-US" w:eastAsia="zh-CN"/>
        </w:rPr>
        <w:t>方式</w:t>
      </w:r>
      <w:r>
        <w:rPr>
          <w:rFonts w:hint="eastAsia"/>
        </w:rPr>
        <w:t>生成总结</w:t>
      </w:r>
      <w:r>
        <w:rPr>
          <w:rFonts w:hint="default"/>
          <w:lang w:val="en-US" w:eastAsia="zh-CN"/>
        </w:rPr>
        <w:t>报告</w:t>
      </w:r>
      <w:r>
        <w:rPr>
          <w:rFonts w:hint="eastAsia"/>
        </w:rPr>
        <w:t>。</w:t>
      </w:r>
      <w:r>
        <w:rPr>
          <w:rFonts w:hint="eastAsia"/>
          <w:lang w:val="en-US" w:eastAsia="zh-CN"/>
        </w:rPr>
        <w:t>标准化需求如下。</w:t>
      </w:r>
    </w:p>
    <w:p w14:paraId="6DF3C4D2">
      <w:pPr>
        <w:numPr>
          <w:ilvl w:val="0"/>
          <w:numId w:val="39"/>
        </w:numPr>
        <w:spacing w:line="288" w:lineRule="auto"/>
        <w:ind w:left="735" w:leftChars="200" w:hanging="315" w:hangingChars="150"/>
        <w:jc w:val="left"/>
        <w:rPr>
          <w:rFonts w:hint="eastAsia" w:ascii="宋体" w:hAnsi="宋体" w:cs="宋体"/>
          <w:szCs w:val="21"/>
          <w:lang w:bidi="ar"/>
        </w:rPr>
      </w:pPr>
      <w:r>
        <w:rPr>
          <w:rFonts w:hint="eastAsia" w:ascii="宋体" w:hAnsi="宋体" w:cs="宋体"/>
          <w:szCs w:val="21"/>
          <w:lang w:bidi="ar"/>
        </w:rPr>
        <w:t>当意图报告类型为可行性检查报告时，</w:t>
      </w:r>
      <w:r>
        <w:rPr>
          <w:rFonts w:hint="eastAsia" w:ascii="宋体" w:hAnsi="宋体" w:cs="宋体"/>
          <w:szCs w:val="21"/>
          <w:lang w:val="en-US" w:eastAsia="zh-CN" w:bidi="ar"/>
        </w:rPr>
        <w:t>应</w:t>
      </w:r>
      <w:r>
        <w:rPr>
          <w:rFonts w:hint="eastAsia" w:ascii="宋体" w:hAnsi="宋体" w:cs="宋体"/>
          <w:szCs w:val="21"/>
          <w:lang w:bidi="ar"/>
        </w:rPr>
        <w:t>检测意图的可行性，并在总结报告中提供详细的不可行原因及可能的优化方案</w:t>
      </w:r>
      <w:r>
        <w:rPr>
          <w:rFonts w:hint="eastAsia" w:ascii="宋体" w:hAnsi="宋体" w:cs="宋体"/>
          <w:szCs w:val="21"/>
          <w:lang w:eastAsia="zh-CN" w:bidi="ar"/>
        </w:rPr>
        <w:t>。</w:t>
      </w:r>
    </w:p>
    <w:p w14:paraId="36D52E9B">
      <w:pPr>
        <w:keepNext w:val="0"/>
        <w:keepLines w:val="0"/>
        <w:widowControl/>
        <w:numPr>
          <w:ilvl w:val="0"/>
          <w:numId w:val="39"/>
        </w:numPr>
        <w:suppressLineNumbers w:val="0"/>
        <w:spacing w:line="288" w:lineRule="auto"/>
        <w:ind w:left="735" w:leftChars="200" w:hanging="315" w:hangingChars="150"/>
        <w:jc w:val="left"/>
      </w:pPr>
      <w:r>
        <w:rPr>
          <w:rFonts w:hint="eastAsia" w:ascii="宋体" w:hAnsi="宋体" w:cs="宋体"/>
          <w:szCs w:val="21"/>
          <w:lang w:eastAsia="zh" w:bidi="ar"/>
        </w:rPr>
        <w:t>当意图报告类型为意图满足报告时，</w:t>
      </w:r>
      <w:r>
        <w:rPr>
          <w:rFonts w:hint="eastAsia" w:ascii="宋体" w:hAnsi="宋体" w:cs="宋体"/>
          <w:szCs w:val="21"/>
          <w:lang w:val="en-US" w:eastAsia="zh-CN" w:bidi="ar"/>
        </w:rPr>
        <w:t>应</w:t>
      </w:r>
      <w:r>
        <w:rPr>
          <w:rFonts w:hint="eastAsia" w:ascii="宋体" w:hAnsi="宋体" w:cs="宋体"/>
          <w:szCs w:val="21"/>
          <w:lang w:eastAsia="zh" w:bidi="ar"/>
        </w:rPr>
        <w:t>准确表达意图的执行情况，并提供与目标指标的对比分析。</w:t>
      </w:r>
    </w:p>
    <w:p w14:paraId="5E642EC8">
      <w:pPr>
        <w:numPr>
          <w:ilvl w:val="0"/>
          <w:numId w:val="0"/>
        </w:numPr>
        <w:spacing w:line="288" w:lineRule="auto"/>
        <w:ind w:firstLine="420" w:firstLineChars="200"/>
        <w:jc w:val="left"/>
        <w:rPr>
          <w:rFonts w:hint="eastAsia" w:eastAsia="宋体"/>
          <w:lang w:val="en-US" w:eastAsia="zh-CN"/>
        </w:rPr>
      </w:pPr>
      <w:r>
        <w:rPr>
          <w:rFonts w:hint="default"/>
          <w:lang w:val="en-US"/>
        </w:rPr>
        <w:t>基于前述研究，针对大模型系列的标准化需求如下</w:t>
      </w:r>
      <w:r>
        <w:rPr>
          <w:rFonts w:hint="eastAsia"/>
          <w:lang w:val="en-US" w:eastAsia="zh-CN"/>
        </w:rPr>
        <w:t>。</w:t>
      </w:r>
    </w:p>
    <w:p w14:paraId="3C0EB0A1">
      <w:pPr>
        <w:numPr>
          <w:ilvl w:val="0"/>
          <w:numId w:val="40"/>
        </w:numPr>
        <w:spacing w:line="288" w:lineRule="auto"/>
        <w:ind w:left="735" w:leftChars="200" w:hanging="315" w:hangingChars="150"/>
        <w:jc w:val="left"/>
        <w:rPr>
          <w:rFonts w:hint="eastAsia" w:ascii="宋体" w:hAnsi="宋体" w:cs="宋体"/>
          <w:szCs w:val="21"/>
          <w:lang w:val="en-US" w:bidi="ar"/>
        </w:rPr>
      </w:pPr>
      <w:r>
        <w:rPr>
          <w:rFonts w:hint="eastAsia" w:ascii="宋体" w:hAnsi="宋体" w:cs="宋体"/>
          <w:szCs w:val="21"/>
          <w:lang w:val="en-US" w:bidi="ar"/>
        </w:rPr>
        <w:t>大模型应具备意图报告的信息转译能力，基于意图处理者反馈的意图报告，将其转换为用户可理解的自然语言、图像或语音等非结构化信息</w:t>
      </w:r>
      <w:r>
        <w:rPr>
          <w:rFonts w:hint="eastAsia" w:ascii="宋体" w:hAnsi="宋体" w:cs="宋体"/>
          <w:szCs w:val="21"/>
          <w:lang w:val="en-US" w:eastAsia="zh-CN" w:bidi="ar"/>
        </w:rPr>
        <w:t>。</w:t>
      </w:r>
    </w:p>
    <w:p w14:paraId="65467785">
      <w:pPr>
        <w:numPr>
          <w:ilvl w:val="0"/>
          <w:numId w:val="40"/>
        </w:numPr>
        <w:spacing w:line="288" w:lineRule="auto"/>
        <w:ind w:left="735" w:leftChars="200" w:hanging="315" w:hangingChars="150"/>
        <w:jc w:val="left"/>
        <w:rPr>
          <w:rFonts w:hint="eastAsia" w:ascii="宋体" w:hAnsi="宋体" w:cs="宋体"/>
          <w:szCs w:val="21"/>
          <w:lang w:val="en-US" w:bidi="ar"/>
        </w:rPr>
      </w:pPr>
      <w:r>
        <w:rPr>
          <w:rFonts w:hint="eastAsia" w:ascii="宋体" w:hAnsi="宋体" w:cs="宋体"/>
          <w:szCs w:val="21"/>
          <w:lang w:val="en-US" w:bidi="ar"/>
        </w:rPr>
        <w:t>大模型应</w:t>
      </w:r>
      <w:r>
        <w:rPr>
          <w:rFonts w:hint="eastAsia" w:ascii="宋体" w:hAnsi="宋体" w:cs="宋体"/>
          <w:szCs w:val="21"/>
          <w:lang w:val="en-US" w:eastAsia="zh-CN" w:bidi="ar"/>
        </w:rPr>
        <w:t>具备基于</w:t>
      </w:r>
      <w:r>
        <w:rPr>
          <w:rFonts w:hint="eastAsia" w:ascii="宋体" w:hAnsi="宋体" w:cs="宋体"/>
          <w:szCs w:val="21"/>
          <w:lang w:val="en-US" w:bidi="ar"/>
        </w:rPr>
        <w:t>用户的特定要求（如重点关注指标、数据可视化需求等），智能调整报告的生成方式，以提升用户体验</w:t>
      </w:r>
      <w:r>
        <w:rPr>
          <w:rFonts w:hint="eastAsia" w:ascii="宋体" w:hAnsi="宋体" w:cs="宋体"/>
          <w:szCs w:val="21"/>
          <w:lang w:val="en-US" w:eastAsia="zh-CN" w:bidi="ar"/>
        </w:rPr>
        <w:t>。</w:t>
      </w:r>
    </w:p>
    <w:p w14:paraId="50C38CBE">
      <w:pPr>
        <w:numPr>
          <w:ilvl w:val="0"/>
          <w:numId w:val="40"/>
        </w:numPr>
        <w:spacing w:line="288" w:lineRule="auto"/>
        <w:ind w:left="735" w:leftChars="200" w:hanging="315" w:hangingChars="150"/>
        <w:jc w:val="left"/>
        <w:rPr>
          <w:rFonts w:hint="eastAsia"/>
        </w:rPr>
      </w:pPr>
      <w:r>
        <w:rPr>
          <w:rFonts w:hint="eastAsia" w:ascii="宋体" w:hAnsi="宋体" w:cs="宋体"/>
          <w:szCs w:val="21"/>
          <w:lang w:val="en-US" w:bidi="ar"/>
        </w:rPr>
        <w:t>大模型</w:t>
      </w:r>
      <w:r>
        <w:rPr>
          <w:rFonts w:hint="eastAsia" w:ascii="宋体" w:hAnsi="宋体" w:cs="宋体"/>
          <w:szCs w:val="21"/>
          <w:lang w:val="en-US" w:eastAsia="zh-CN" w:bidi="ar"/>
        </w:rPr>
        <w:t>辅助的意图转译功能</w:t>
      </w:r>
      <w:r>
        <w:rPr>
          <w:rFonts w:hint="eastAsia" w:ascii="宋体" w:hAnsi="宋体" w:cs="宋体"/>
          <w:szCs w:val="21"/>
          <w:lang w:val="en-US" w:bidi="ar"/>
        </w:rPr>
        <w:t>应支持多模态数据融合，综合</w:t>
      </w:r>
      <w:r>
        <w:rPr>
          <w:rFonts w:hint="eastAsia" w:ascii="宋体" w:hAnsi="宋体" w:cs="宋体"/>
          <w:szCs w:val="21"/>
          <w:lang w:bidi="ar"/>
        </w:rPr>
        <w:t>自然语言/图像/语音</w:t>
      </w:r>
      <w:r>
        <w:rPr>
          <w:rFonts w:hint="eastAsia" w:ascii="宋体" w:hAnsi="宋体" w:cs="宋体"/>
          <w:szCs w:val="21"/>
          <w:lang w:val="en-US" w:eastAsia="zh-CN" w:bidi="ar"/>
        </w:rPr>
        <w:t>等信息</w:t>
      </w:r>
      <w:r>
        <w:rPr>
          <w:rFonts w:hint="eastAsia" w:ascii="宋体" w:hAnsi="宋体" w:cs="宋体"/>
          <w:szCs w:val="21"/>
          <w:lang w:val="en-US" w:bidi="ar"/>
        </w:rPr>
        <w:t>，生成更加全面的意图反馈信息</w:t>
      </w:r>
      <w:r>
        <w:rPr>
          <w:rFonts w:hint="eastAsia" w:ascii="宋体" w:hAnsi="宋体" w:cs="宋体"/>
          <w:szCs w:val="21"/>
          <w:lang w:val="en-US" w:eastAsia="zh-CN" w:bidi="ar"/>
        </w:rPr>
        <w:t>。</w:t>
      </w:r>
    </w:p>
    <w:p w14:paraId="4BA18159">
      <w:pPr>
        <w:pStyle w:val="2"/>
        <w:spacing w:before="0" w:afterLines="-2147483648"/>
        <w:rPr>
          <w:b w:val="0"/>
          <w:bCs w:val="0"/>
          <w:lang w:val="en-US"/>
        </w:rPr>
      </w:pPr>
      <w:bookmarkStart w:id="324" w:name="_Toc5019"/>
      <w:bookmarkStart w:id="325" w:name="_Toc28205"/>
      <w:bookmarkStart w:id="326" w:name="_Toc5200"/>
      <w:bookmarkStart w:id="327" w:name="_Toc1323493971"/>
      <w:bookmarkStart w:id="328" w:name="_Toc10469"/>
      <w:bookmarkStart w:id="329" w:name="_Toc25262"/>
      <w:bookmarkStart w:id="330" w:name="_Toc728117482"/>
      <w:bookmarkStart w:id="331" w:name="_Toc20640"/>
      <w:bookmarkStart w:id="332" w:name="_Toc6293"/>
      <w:bookmarkStart w:id="333" w:name="_Toc20777"/>
      <w:bookmarkStart w:id="334" w:name="_Toc228"/>
      <w:r>
        <w:rPr>
          <w:b w:val="0"/>
          <w:bCs w:val="0"/>
        </w:rPr>
        <w:t>未来标准化工作建议</w:t>
      </w:r>
      <w:bookmarkEnd w:id="324"/>
      <w:bookmarkEnd w:id="325"/>
      <w:bookmarkEnd w:id="326"/>
      <w:bookmarkEnd w:id="327"/>
      <w:bookmarkEnd w:id="328"/>
      <w:bookmarkEnd w:id="329"/>
      <w:bookmarkEnd w:id="330"/>
      <w:bookmarkEnd w:id="331"/>
      <w:bookmarkEnd w:id="332"/>
      <w:bookmarkEnd w:id="333"/>
      <w:bookmarkEnd w:id="334"/>
    </w:p>
    <w:p w14:paraId="5FD37A64">
      <w:pPr>
        <w:widowControl/>
        <w:numPr>
          <w:ilvl w:val="-1"/>
          <w:numId w:val="0"/>
        </w:numPr>
        <w:spacing w:line="288" w:lineRule="auto"/>
        <w:ind w:firstLine="420" w:firstLineChars="200"/>
        <w:jc w:val="left"/>
        <w:rPr>
          <w:rFonts w:ascii="宋体" w:hAnsi="宋体" w:cs="宋体"/>
          <w:szCs w:val="21"/>
          <w:lang w:bidi="ar"/>
        </w:rPr>
      </w:pPr>
      <w:r>
        <w:rPr>
          <w:rFonts w:hint="eastAsia"/>
          <w:lang w:val="en-US" w:eastAsia="zh-CN"/>
        </w:rPr>
        <w:t>针对</w:t>
      </w:r>
      <w:r>
        <w:rPr>
          <w:rFonts w:hint="eastAsia"/>
          <w:lang w:val="en-US" w:eastAsia="zh"/>
        </w:rPr>
        <w:t>《</w:t>
      </w:r>
      <w:r>
        <w:rPr>
          <w:rFonts w:hint="eastAsia" w:ascii="宋体" w:hAnsi="宋体" w:cs="宋体"/>
          <w:lang w:val="en-US" w:eastAsia="zh"/>
        </w:rPr>
        <w:t xml:space="preserve">YD/T XX/XXXX </w:t>
      </w:r>
      <w:r>
        <w:rPr>
          <w:rFonts w:hint="eastAsia"/>
          <w:lang w:val="en-US" w:eastAsia="zh"/>
        </w:rPr>
        <w:t>自智网络 意图管理总体技术要求》</w:t>
      </w:r>
      <w:r>
        <w:rPr>
          <w:rFonts w:hint="eastAsia"/>
          <w:vertAlign w:val="superscript"/>
        </w:rPr>
        <w:t>[1]</w:t>
      </w:r>
      <w:r>
        <w:rPr>
          <w:rFonts w:hint="eastAsia"/>
        </w:rPr>
        <w:t>的标准化工作建议如下</w:t>
      </w:r>
      <w:r>
        <w:rPr>
          <w:rFonts w:hint="eastAsia"/>
          <w:lang w:eastAsia="zh-CN"/>
        </w:rPr>
        <w:t>。</w:t>
      </w:r>
      <w:bookmarkEnd w:id="130"/>
      <w:bookmarkEnd w:id="131"/>
    </w:p>
    <w:p w14:paraId="4CA222BA">
      <w:pPr>
        <w:widowControl/>
        <w:numPr>
          <w:ilvl w:val="0"/>
          <w:numId w:val="41"/>
        </w:numPr>
        <w:spacing w:line="288" w:lineRule="auto"/>
        <w:ind w:left="735" w:leftChars="200" w:hanging="315" w:hangingChars="150"/>
        <w:jc w:val="left"/>
        <w:rPr>
          <w:rFonts w:hint="eastAsia" w:ascii="Times New Roman" w:hAnsi="Times New Roman" w:cs="Times New Roman"/>
          <w:szCs w:val="24"/>
          <w:lang w:bidi="ar"/>
        </w:rPr>
      </w:pPr>
      <w:r>
        <w:rPr>
          <w:rFonts w:hint="eastAsia" w:ascii="Times New Roman" w:hAnsi="Times New Roman" w:cs="Times New Roman"/>
          <w:szCs w:val="24"/>
          <w:lang w:bidi="ar"/>
        </w:rPr>
        <w:t>非结构化意图转译：</w:t>
      </w:r>
      <w:r>
        <w:rPr>
          <w:rFonts w:hint="eastAsia"/>
          <w:highlight w:val="none"/>
          <w:lang w:val="en-US" w:eastAsia="zh" w:bidi="ar"/>
        </w:rPr>
        <w:t>应</w:t>
      </w:r>
      <w:r>
        <w:rPr>
          <w:rFonts w:hint="eastAsia" w:cs="Times New Roman"/>
          <w:szCs w:val="24"/>
          <w:lang w:val="en-US" w:eastAsia="zh-CN" w:bidi="ar"/>
        </w:rPr>
        <w:t>支持</w:t>
      </w:r>
      <w:r>
        <w:rPr>
          <w:rFonts w:hint="eastAsia" w:ascii="Times New Roman" w:hAnsi="Times New Roman" w:cs="Times New Roman"/>
          <w:szCs w:val="24"/>
          <w:lang w:bidi="ar"/>
        </w:rPr>
        <w:t>从自然语言、图像、语音等非结构化输入意图转换为结构化意图的完整性，所有必选字段应被准确填充，并提供必要的异常处理机制，以保证转换的稳定性和可靠性</w:t>
      </w:r>
      <w:r>
        <w:rPr>
          <w:rFonts w:hint="eastAsia" w:cs="Times New Roman"/>
          <w:szCs w:val="24"/>
          <w:lang w:eastAsia="zh-CN" w:bidi="ar"/>
        </w:rPr>
        <w:t>。</w:t>
      </w:r>
    </w:p>
    <w:p w14:paraId="6EAB6654">
      <w:pPr>
        <w:widowControl/>
        <w:numPr>
          <w:ilvl w:val="0"/>
          <w:numId w:val="41"/>
        </w:numPr>
        <w:spacing w:line="288" w:lineRule="auto"/>
        <w:ind w:left="735" w:leftChars="200" w:hanging="315" w:hangingChars="150"/>
        <w:jc w:val="left"/>
        <w:rPr>
          <w:rFonts w:hint="eastAsia" w:ascii="Times New Roman" w:hAnsi="Times New Roman" w:cs="Times New Roman"/>
          <w:szCs w:val="24"/>
          <w:lang w:bidi="ar"/>
        </w:rPr>
      </w:pPr>
      <w:r>
        <w:rPr>
          <w:rFonts w:hint="eastAsia" w:ascii="Times New Roman" w:hAnsi="Times New Roman" w:cs="Times New Roman"/>
          <w:szCs w:val="24"/>
          <w:lang w:bidi="ar"/>
        </w:rPr>
        <w:t>多模态数据解析</w:t>
      </w:r>
      <w:r>
        <w:rPr>
          <w:rFonts w:hint="eastAsia" w:cs="Times New Roman"/>
          <w:szCs w:val="24"/>
          <w:lang w:eastAsia="zh-CN" w:bidi="ar"/>
        </w:rPr>
        <w:t>：</w:t>
      </w:r>
      <w:r>
        <w:rPr>
          <w:rFonts w:hint="eastAsia"/>
          <w:highlight w:val="none"/>
          <w:lang w:val="en-US" w:eastAsia="zh" w:bidi="ar"/>
        </w:rPr>
        <w:t>应</w:t>
      </w:r>
      <w:r>
        <w:rPr>
          <w:rFonts w:hint="eastAsia" w:cs="Times New Roman"/>
          <w:szCs w:val="24"/>
          <w:lang w:eastAsia="zh-CN" w:bidi="ar"/>
        </w:rPr>
        <w:t>支持对结构化数据（如设备状态、流量数据）和非结构化数据（如日志、告警、图像等）进行解析和融合，并确保解析结果符合标准化的数据格式。</w:t>
      </w:r>
    </w:p>
    <w:p w14:paraId="7F0A2B88">
      <w:pPr>
        <w:widowControl/>
        <w:numPr>
          <w:ilvl w:val="0"/>
          <w:numId w:val="41"/>
        </w:numPr>
        <w:spacing w:line="288" w:lineRule="auto"/>
        <w:ind w:left="735" w:leftChars="200" w:hanging="315" w:hangingChars="150"/>
        <w:jc w:val="left"/>
        <w:rPr>
          <w:rFonts w:hint="eastAsia" w:ascii="Times New Roman" w:hAnsi="Times New Roman" w:cs="Times New Roman"/>
          <w:szCs w:val="24"/>
          <w:lang w:bidi="ar"/>
        </w:rPr>
      </w:pPr>
      <w:r>
        <w:rPr>
          <w:rFonts w:hint="eastAsia" w:ascii="Times New Roman" w:hAnsi="Times New Roman" w:cs="Times New Roman"/>
          <w:szCs w:val="24"/>
          <w:lang w:bidi="ar"/>
        </w:rPr>
        <w:t>意图处理者推荐机制：</w:t>
      </w:r>
      <w:r>
        <w:rPr>
          <w:rFonts w:hint="eastAsia"/>
          <w:highlight w:val="none"/>
          <w:lang w:val="en-US" w:eastAsia="zh-CN" w:bidi="ar"/>
        </w:rPr>
        <w:t>应</w:t>
      </w:r>
      <w:r>
        <w:rPr>
          <w:rFonts w:hint="eastAsia" w:ascii="Times New Roman" w:hAnsi="Times New Roman" w:cs="Times New Roman"/>
          <w:szCs w:val="24"/>
          <w:lang w:bidi="ar"/>
        </w:rPr>
        <w:t>在意图管理流程中增加标准化的意图处理者推荐机制，包括意图处理能力的管理、能力匹配度评估等，以确保推荐的合理性和可行性</w:t>
      </w:r>
      <w:r>
        <w:rPr>
          <w:rFonts w:hint="eastAsia" w:cs="Times New Roman"/>
          <w:szCs w:val="24"/>
          <w:lang w:eastAsia="zh-CN" w:bidi="ar"/>
        </w:rPr>
        <w:t>。</w:t>
      </w:r>
    </w:p>
    <w:p w14:paraId="0F9AF962">
      <w:pPr>
        <w:widowControl/>
        <w:numPr>
          <w:ilvl w:val="0"/>
          <w:numId w:val="41"/>
        </w:numPr>
        <w:spacing w:line="288" w:lineRule="auto"/>
        <w:ind w:left="735" w:leftChars="200" w:hanging="315" w:hangingChars="150"/>
        <w:jc w:val="left"/>
        <w:rPr>
          <w:rFonts w:hint="eastAsia"/>
          <w:lang w:bidi="ar"/>
        </w:rPr>
      </w:pPr>
      <w:r>
        <w:rPr>
          <w:rFonts w:hint="eastAsia" w:ascii="Times New Roman" w:hAnsi="Times New Roman" w:cs="Times New Roman"/>
          <w:szCs w:val="24"/>
          <w:lang w:bidi="ar"/>
        </w:rPr>
        <w:t>意图目标优化</w:t>
      </w:r>
      <w:r>
        <w:rPr>
          <w:rFonts w:hint="eastAsia" w:cs="Times New Roman"/>
          <w:szCs w:val="24"/>
          <w:lang w:eastAsia="zh-CN" w:bidi="ar"/>
        </w:rPr>
        <w:t>：</w:t>
      </w:r>
      <w:r>
        <w:rPr>
          <w:rFonts w:hint="eastAsia" w:cs="Times New Roman"/>
          <w:szCs w:val="24"/>
          <w:lang w:val="en-US" w:eastAsia="zh-CN" w:bidi="ar"/>
        </w:rPr>
        <w:t>应</w:t>
      </w:r>
      <w:r>
        <w:rPr>
          <w:rFonts w:hint="eastAsia" w:ascii="Times New Roman" w:hAnsi="Times New Roman" w:cs="Times New Roman"/>
          <w:szCs w:val="24"/>
          <w:lang w:bidi="ar"/>
        </w:rPr>
        <w:t>支持对意图处理者可实现的最大目标值或最优目标组合进行分析，以提高意图的执行效果和资源利用率，避免目标设定偏差影响执行质量</w:t>
      </w:r>
      <w:r>
        <w:rPr>
          <w:rFonts w:hint="eastAsia" w:cs="Times New Roman"/>
          <w:szCs w:val="24"/>
          <w:lang w:eastAsia="zh-CN" w:bidi="ar"/>
        </w:rPr>
        <w:t>。</w:t>
      </w:r>
    </w:p>
    <w:p w14:paraId="7D0F0788">
      <w:pPr>
        <w:widowControl/>
        <w:numPr>
          <w:ilvl w:val="0"/>
          <w:numId w:val="41"/>
        </w:numPr>
        <w:spacing w:line="288" w:lineRule="auto"/>
        <w:ind w:left="735" w:leftChars="200" w:hanging="315" w:hangingChars="150"/>
        <w:jc w:val="left"/>
        <w:rPr>
          <w:rFonts w:hint="eastAsia" w:ascii="Times New Roman" w:hAnsi="Times New Roman" w:cs="Times New Roman"/>
          <w:szCs w:val="24"/>
          <w:lang w:bidi="ar"/>
        </w:rPr>
      </w:pPr>
      <w:r>
        <w:rPr>
          <w:rFonts w:hint="eastAsia" w:ascii="Times New Roman" w:hAnsi="Times New Roman" w:cs="Times New Roman"/>
          <w:szCs w:val="24"/>
          <w:lang w:bidi="ar"/>
        </w:rPr>
        <w:t>意图报告的标准化转译：针对意图执行反馈（如意图满足报告、意图冲突报告等），应提供标准化的格式和规则，以支持结构化意图报告向自然语言、图像、语音等多模态信息的转译，提高用户对意图执行情况的理解</w:t>
      </w:r>
      <w:r>
        <w:rPr>
          <w:rFonts w:hint="eastAsia" w:cs="Times New Roman"/>
          <w:szCs w:val="24"/>
          <w:lang w:eastAsia="zh-CN" w:bidi="ar"/>
        </w:rPr>
        <w:t>。</w:t>
      </w:r>
    </w:p>
    <w:p w14:paraId="4DA57F6A">
      <w:pPr>
        <w:widowControl/>
        <w:numPr>
          <w:ilvl w:val="0"/>
          <w:numId w:val="41"/>
        </w:numPr>
        <w:spacing w:line="288" w:lineRule="auto"/>
        <w:ind w:left="735" w:leftChars="200" w:hanging="315" w:hangingChars="150"/>
        <w:jc w:val="left"/>
        <w:rPr>
          <w:rFonts w:hint="eastAsia" w:ascii="Times New Roman" w:hAnsi="Times New Roman" w:cs="Times New Roman"/>
          <w:szCs w:val="24"/>
          <w:lang w:bidi="ar"/>
        </w:rPr>
      </w:pPr>
      <w:r>
        <w:rPr>
          <w:rFonts w:hint="eastAsia" w:ascii="Times New Roman" w:hAnsi="Times New Roman" w:cs="Times New Roman"/>
          <w:szCs w:val="24"/>
          <w:lang w:bidi="ar"/>
        </w:rPr>
        <w:t>与大模型交互</w:t>
      </w:r>
      <w:r>
        <w:rPr>
          <w:rFonts w:hint="eastAsia" w:cs="Times New Roman"/>
          <w:szCs w:val="24"/>
          <w:lang w:eastAsia="zh-CN" w:bidi="ar"/>
        </w:rPr>
        <w:t>：</w:t>
      </w:r>
      <w:r>
        <w:rPr>
          <w:rFonts w:hint="eastAsia" w:ascii="Times New Roman" w:hAnsi="Times New Roman" w:cs="Times New Roman"/>
          <w:szCs w:val="24"/>
          <w:lang w:bidi="ar"/>
        </w:rPr>
        <w:t>应制定标准化接口，以支持大模型在</w:t>
      </w:r>
      <w:r>
        <w:rPr>
          <w:rFonts w:hint="eastAsia" w:cs="Times New Roman"/>
          <w:szCs w:val="24"/>
          <w:lang w:val="en-US" w:eastAsia="zh-CN" w:bidi="ar"/>
        </w:rPr>
        <w:t>意图管理的多个流程</w:t>
      </w:r>
      <w:r>
        <w:rPr>
          <w:rFonts w:hint="eastAsia" w:ascii="Times New Roman" w:hAnsi="Times New Roman" w:cs="Times New Roman"/>
          <w:szCs w:val="24"/>
          <w:lang w:bidi="ar"/>
        </w:rPr>
        <w:t>能够通过一致的方式</w:t>
      </w:r>
      <w:r>
        <w:rPr>
          <w:rFonts w:hint="eastAsia" w:cs="Times New Roman"/>
          <w:szCs w:val="24"/>
          <w:lang w:val="en-US" w:eastAsia="zh-CN" w:bidi="ar"/>
        </w:rPr>
        <w:t>进行</w:t>
      </w:r>
      <w:r>
        <w:rPr>
          <w:rFonts w:hint="eastAsia" w:ascii="Times New Roman" w:hAnsi="Times New Roman" w:cs="Times New Roman"/>
          <w:szCs w:val="24"/>
          <w:lang w:bidi="ar"/>
        </w:rPr>
        <w:t>交互</w:t>
      </w:r>
      <w:r>
        <w:rPr>
          <w:rFonts w:hint="eastAsia" w:cs="Times New Roman"/>
          <w:szCs w:val="24"/>
          <w:lang w:eastAsia="zh-CN" w:bidi="ar"/>
        </w:rPr>
        <w:t>。</w:t>
      </w:r>
    </w:p>
    <w:p w14:paraId="4B33AB46">
      <w:pPr>
        <w:widowControl/>
        <w:numPr>
          <w:ilvl w:val="-1"/>
          <w:numId w:val="0"/>
        </w:numPr>
        <w:spacing w:line="288" w:lineRule="auto"/>
        <w:ind w:left="0" w:firstLine="420" w:firstLineChars="200"/>
        <w:jc w:val="left"/>
      </w:pPr>
      <w:r>
        <w:rPr>
          <w:rFonts w:hint="eastAsia"/>
          <w:lang w:val="en-US" w:eastAsia="zh-CN"/>
        </w:rPr>
        <w:t>针对</w:t>
      </w:r>
      <w:r>
        <w:rPr>
          <w:rFonts w:hint="eastAsia"/>
          <w:lang w:val="en-US" w:eastAsia="zh"/>
        </w:rPr>
        <w:t>网络运营管理</w:t>
      </w:r>
      <w:r>
        <w:rPr>
          <w:rFonts w:hint="eastAsia"/>
          <w:lang w:val="en-US" w:eastAsia="zh-CN"/>
        </w:rPr>
        <w:t>大模型系列</w:t>
      </w:r>
      <w:r>
        <w:rPr>
          <w:rFonts w:hint="eastAsia"/>
        </w:rPr>
        <w:t>的标准化工作建议如下</w:t>
      </w:r>
      <w:r>
        <w:rPr>
          <w:rFonts w:hint="eastAsia"/>
          <w:lang w:eastAsia="zh-CN"/>
        </w:rPr>
        <w:t>。</w:t>
      </w:r>
    </w:p>
    <w:p w14:paraId="3AA31986">
      <w:pPr>
        <w:widowControl/>
        <w:numPr>
          <w:ilvl w:val="0"/>
          <w:numId w:val="42"/>
        </w:numPr>
        <w:spacing w:line="288" w:lineRule="auto"/>
        <w:ind w:left="735" w:leftChars="200" w:hanging="315" w:hangingChars="150"/>
        <w:jc w:val="left"/>
        <w:rPr>
          <w:rFonts w:hint="eastAsia" w:ascii="Times New Roman" w:hAnsi="Times New Roman" w:cs="Times New Roman"/>
          <w:szCs w:val="24"/>
          <w:lang w:bidi="ar"/>
        </w:rPr>
      </w:pPr>
      <w:r>
        <w:rPr>
          <w:rFonts w:hint="eastAsia" w:ascii="Times New Roman" w:hAnsi="Times New Roman" w:cs="Times New Roman"/>
          <w:szCs w:val="24"/>
          <w:lang w:bidi="ar"/>
        </w:rPr>
        <w:t>应对大模型</w:t>
      </w:r>
      <w:r>
        <w:rPr>
          <w:rFonts w:hint="eastAsia" w:ascii="Times New Roman" w:hAnsi="Times New Roman" w:cs="Times New Roman"/>
          <w:szCs w:val="24"/>
          <w:lang w:val="en-US" w:eastAsia="zh-CN" w:bidi="ar"/>
        </w:rPr>
        <w:t>与意图管理</w:t>
      </w:r>
      <w:r>
        <w:rPr>
          <w:rFonts w:hint="eastAsia" w:cs="Times New Roman"/>
          <w:szCs w:val="24"/>
          <w:lang w:val="en-US" w:eastAsia="zh-CN" w:bidi="ar"/>
        </w:rPr>
        <w:t>相关</w:t>
      </w:r>
      <w:r>
        <w:rPr>
          <w:rFonts w:hint="eastAsia" w:ascii="Times New Roman" w:hAnsi="Times New Roman" w:cs="Times New Roman"/>
          <w:szCs w:val="24"/>
          <w:lang w:val="en-US" w:eastAsia="zh-CN" w:bidi="ar"/>
        </w:rPr>
        <w:t>功能之间</w:t>
      </w:r>
      <w:r>
        <w:rPr>
          <w:rFonts w:hint="eastAsia" w:ascii="Times New Roman" w:hAnsi="Times New Roman" w:cs="Times New Roman"/>
          <w:szCs w:val="24"/>
          <w:lang w:bidi="ar"/>
        </w:rPr>
        <w:t>制定标准化的接口规范，为网络运营管理提供大模型辅助</w:t>
      </w:r>
      <w:r>
        <w:rPr>
          <w:rFonts w:hint="eastAsia" w:cs="Times New Roman"/>
          <w:szCs w:val="24"/>
          <w:lang w:eastAsia="zh-CN" w:bidi="ar"/>
        </w:rPr>
        <w:t>。</w:t>
      </w:r>
    </w:p>
    <w:p w14:paraId="118C35EA">
      <w:pPr>
        <w:widowControl/>
        <w:numPr>
          <w:ilvl w:val="0"/>
          <w:numId w:val="42"/>
        </w:numPr>
        <w:spacing w:line="288" w:lineRule="auto"/>
        <w:ind w:left="735" w:leftChars="200" w:hanging="315" w:hangingChars="150"/>
        <w:jc w:val="left"/>
        <w:rPr>
          <w:rFonts w:hint="eastAsia" w:ascii="Times New Roman" w:hAnsi="Times New Roman" w:cs="Times New Roman"/>
          <w:szCs w:val="24"/>
          <w:lang w:bidi="ar"/>
        </w:rPr>
      </w:pPr>
      <w:r>
        <w:rPr>
          <w:rFonts w:hint="eastAsia" w:ascii="Times New Roman" w:hAnsi="Times New Roman" w:cs="Times New Roman"/>
          <w:szCs w:val="24"/>
          <w:lang w:bidi="ar"/>
        </w:rPr>
        <w:t>应</w:t>
      </w:r>
      <w:r>
        <w:rPr>
          <w:rFonts w:hint="eastAsia" w:cs="Times New Roman"/>
          <w:szCs w:val="24"/>
          <w:lang w:eastAsia="zh" w:bidi="ar"/>
        </w:rPr>
        <w:t>对</w:t>
      </w:r>
      <w:r>
        <w:rPr>
          <w:rFonts w:hint="eastAsia" w:ascii="Times New Roman" w:hAnsi="Times New Roman" w:cs="Times New Roman"/>
          <w:szCs w:val="24"/>
          <w:lang w:bidi="ar"/>
        </w:rPr>
        <w:t>集成不同的大模型推理服务能力、工具、知识库、小模型等组件</w:t>
      </w:r>
      <w:r>
        <w:rPr>
          <w:rFonts w:hint="eastAsia" w:cs="Times New Roman"/>
          <w:szCs w:val="24"/>
          <w:lang w:val="en-US" w:eastAsia="zh-CN" w:bidi="ar"/>
        </w:rPr>
        <w:t>过程</w:t>
      </w:r>
      <w:r>
        <w:rPr>
          <w:rFonts w:hint="eastAsia" w:cs="Times New Roman"/>
          <w:szCs w:val="24"/>
          <w:lang w:eastAsia="zh" w:bidi="ar"/>
        </w:rPr>
        <w:t>制定</w:t>
      </w:r>
      <w:r>
        <w:rPr>
          <w:rFonts w:hint="eastAsia" w:cs="Times New Roman"/>
          <w:szCs w:val="24"/>
          <w:lang w:val="en-US" w:eastAsia="zh-CN" w:bidi="ar"/>
        </w:rPr>
        <w:t>标准流程</w:t>
      </w:r>
      <w:r>
        <w:rPr>
          <w:rFonts w:hint="eastAsia" w:ascii="Times New Roman" w:hAnsi="Times New Roman" w:cs="Times New Roman"/>
          <w:szCs w:val="24"/>
          <w:lang w:bidi="ar"/>
        </w:rPr>
        <w:t>，</w:t>
      </w:r>
      <w:r>
        <w:rPr>
          <w:rFonts w:hint="eastAsia" w:cs="Times New Roman"/>
          <w:szCs w:val="24"/>
          <w:lang w:val="en-US" w:eastAsia="zh-CN" w:bidi="ar"/>
        </w:rPr>
        <w:t>以便更好利用大模型的能力辅助</w:t>
      </w:r>
      <w:r>
        <w:rPr>
          <w:rFonts w:hint="eastAsia" w:ascii="Times New Roman" w:hAnsi="Times New Roman" w:cs="Times New Roman"/>
          <w:szCs w:val="24"/>
          <w:lang w:bidi="ar"/>
        </w:rPr>
        <w:t>不同的</w:t>
      </w:r>
      <w:r>
        <w:rPr>
          <w:rFonts w:hint="eastAsia" w:cs="Times New Roman"/>
          <w:szCs w:val="24"/>
          <w:lang w:val="en-US" w:eastAsia="zh-CN" w:bidi="ar"/>
        </w:rPr>
        <w:t>网络管理应用场景</w:t>
      </w:r>
      <w:r>
        <w:rPr>
          <w:rFonts w:hint="eastAsia" w:ascii="Times New Roman" w:hAnsi="Times New Roman" w:cs="Times New Roman"/>
          <w:szCs w:val="24"/>
          <w:lang w:bidi="ar"/>
        </w:rPr>
        <w:t>。</w:t>
      </w:r>
    </w:p>
    <w:p w14:paraId="67767448">
      <w:pPr>
        <w:pStyle w:val="40"/>
        <w:ind w:firstLine="480"/>
        <w:rPr>
          <w:rFonts w:ascii="Times New Roman"/>
          <w:bCs/>
          <w:sz w:val="24"/>
          <w:szCs w:val="32"/>
        </w:rPr>
      </w:pPr>
    </w:p>
    <w:p w14:paraId="29C3F231">
      <w:pPr>
        <w:pStyle w:val="40"/>
        <w:ind w:firstLine="480"/>
        <w:rPr>
          <w:rFonts w:ascii="Times New Roman"/>
          <w:bCs/>
          <w:sz w:val="24"/>
          <w:szCs w:val="32"/>
        </w:rPr>
      </w:pPr>
    </w:p>
    <w:p w14:paraId="7AE434D2">
      <w:pPr>
        <w:pStyle w:val="40"/>
        <w:ind w:firstLine="0" w:firstLineChars="0"/>
        <w:rPr>
          <w:rFonts w:ascii="Times New Roman"/>
          <w:bCs/>
          <w:sz w:val="24"/>
          <w:szCs w:val="32"/>
        </w:rPr>
      </w:pPr>
    </w:p>
    <w:p w14:paraId="2287983E">
      <w:pPr>
        <w:rPr>
          <w:bCs/>
          <w:sz w:val="24"/>
          <w:szCs w:val="32"/>
        </w:rPr>
      </w:pPr>
      <w:r>
        <w:br w:type="page"/>
      </w:r>
    </w:p>
    <w:p w14:paraId="0D405E17">
      <w:pPr>
        <w:pStyle w:val="83"/>
        <w:numPr>
          <w:ilvl w:val="0"/>
          <w:numId w:val="0"/>
        </w:numPr>
        <w:spacing w:before="240" w:after="240"/>
        <w:jc w:val="center"/>
        <w:outlineLvl w:val="0"/>
        <w:rPr>
          <w:rFonts w:ascii="Times New Roman"/>
          <w:bCs/>
          <w:szCs w:val="21"/>
        </w:rPr>
      </w:pPr>
      <w:bookmarkStart w:id="335" w:name="_Toc6656"/>
      <w:bookmarkStart w:id="336" w:name="_Toc18202"/>
      <w:bookmarkStart w:id="337" w:name="_Toc914"/>
      <w:bookmarkStart w:id="338" w:name="_Toc1157624575"/>
      <w:bookmarkStart w:id="339" w:name="_Toc11559"/>
      <w:bookmarkStart w:id="340" w:name="_Toc1836"/>
      <w:bookmarkStart w:id="341" w:name="_Toc2665"/>
      <w:bookmarkStart w:id="342" w:name="_Toc31747"/>
      <w:bookmarkStart w:id="343" w:name="_Toc300"/>
      <w:bookmarkStart w:id="344" w:name="_Toc25908"/>
      <w:bookmarkStart w:id="345" w:name="_Toc25546"/>
      <w:bookmarkStart w:id="346" w:name="_Toc3626"/>
      <w:bookmarkStart w:id="347" w:name="_Toc31633"/>
      <w:bookmarkStart w:id="348" w:name="_Toc489776511"/>
      <w:r>
        <w:rPr>
          <w:rFonts w:hint="eastAsia" w:ascii="Times New Roman"/>
          <w:bCs/>
          <w:szCs w:val="21"/>
        </w:rPr>
        <w:t>参考文献</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14:paraId="19A0B37D">
      <w:pPr>
        <w:numPr>
          <w:ilvl w:val="0"/>
          <w:numId w:val="43"/>
        </w:numPr>
        <w:spacing w:line="288" w:lineRule="auto"/>
        <w:outlineLvl w:val="9"/>
        <w:rPr>
          <w:rFonts w:hint="eastAsia" w:ascii="宋体" w:hAnsi="宋体" w:cs="宋体"/>
        </w:rPr>
      </w:pPr>
      <w:bookmarkStart w:id="349" w:name="_Toc10993"/>
      <w:bookmarkStart w:id="350" w:name="_Toc28549"/>
      <w:r>
        <w:rPr>
          <w:rFonts w:hint="default" w:ascii="宋体" w:hAnsi="宋体" w:cs="宋体"/>
        </w:rPr>
        <w:t>CCSA</w:t>
      </w:r>
      <w:r>
        <w:rPr>
          <w:rFonts w:hint="default" w:ascii="宋体" w:hAnsi="宋体" w:cs="宋体"/>
          <w:lang w:eastAsia="zh-CN"/>
        </w:rPr>
        <w:t>：</w:t>
      </w:r>
      <w:r>
        <w:rPr>
          <w:rFonts w:hint="eastAsia" w:ascii="宋体" w:hAnsi="宋体" w:cs="宋体"/>
          <w:szCs w:val="21"/>
          <w:lang w:val="en-US" w:eastAsia="zh" w:bidi="ar"/>
        </w:rPr>
        <w:t xml:space="preserve">YD/T </w:t>
      </w:r>
      <w:r>
        <w:rPr>
          <w:rFonts w:hint="default" w:ascii="宋体" w:hAnsi="宋体" w:cs="宋体"/>
          <w:lang w:val="en-US" w:eastAsia="zh-CN"/>
        </w:rPr>
        <w:t xml:space="preserve">2025-0766 </w:t>
      </w:r>
      <w:r>
        <w:rPr>
          <w:rFonts w:hint="default" w:ascii="宋体" w:hAnsi="宋体" w:cs="宋体"/>
        </w:rPr>
        <w:t>自智网络 意图管理总体技术要求.</w:t>
      </w:r>
      <w:bookmarkEnd w:id="349"/>
      <w:bookmarkEnd w:id="350"/>
    </w:p>
    <w:p w14:paraId="5489856A">
      <w:pPr>
        <w:numPr>
          <w:ilvl w:val="0"/>
          <w:numId w:val="43"/>
        </w:numPr>
        <w:spacing w:line="288" w:lineRule="auto"/>
        <w:rPr>
          <w:rFonts w:hint="eastAsia" w:ascii="宋体" w:hAnsi="宋体" w:eastAsia="宋体" w:cs="宋体"/>
        </w:rPr>
      </w:pPr>
      <w:r>
        <w:rPr>
          <w:rFonts w:hint="eastAsia" w:ascii="宋体" w:hAnsi="宋体" w:eastAsia="宋体" w:cs="宋体"/>
        </w:rPr>
        <w:t>CCSA</w:t>
      </w:r>
      <w:r>
        <w:rPr>
          <w:rFonts w:hint="eastAsia" w:ascii="宋体" w:hAnsi="宋体" w:eastAsia="宋体" w:cs="宋体"/>
          <w:lang w:eastAsia="zh-CN"/>
        </w:rPr>
        <w:t>：</w:t>
      </w:r>
      <w:r>
        <w:rPr>
          <w:rFonts w:hint="eastAsia" w:ascii="宋体" w:hAnsi="宋体" w:cs="宋体"/>
          <w:szCs w:val="21"/>
          <w:lang w:val="en-US" w:eastAsia="zh" w:bidi="ar"/>
        </w:rPr>
        <w:t xml:space="preserve">YD/T </w:t>
      </w:r>
      <w:r>
        <w:rPr>
          <w:rFonts w:hint="eastAsia" w:ascii="宋体" w:hAnsi="宋体" w:eastAsia="宋体" w:cs="宋体"/>
          <w:lang w:val="en-US" w:eastAsia="zh-CN"/>
        </w:rPr>
        <w:t xml:space="preserve">XXXX-XXXX </w:t>
      </w:r>
      <w:r>
        <w:rPr>
          <w:rFonts w:hint="eastAsia" w:ascii="宋体" w:hAnsi="宋体" w:eastAsia="宋体" w:cs="宋体"/>
        </w:rPr>
        <w:t>网络运营管理大模型总体技术要求.</w:t>
      </w:r>
    </w:p>
    <w:p w14:paraId="5F159B38">
      <w:pPr>
        <w:numPr>
          <w:ilvl w:val="0"/>
          <w:numId w:val="43"/>
        </w:numPr>
        <w:spacing w:line="288" w:lineRule="auto"/>
        <w:rPr>
          <w:rFonts w:hint="eastAsia"/>
        </w:rPr>
      </w:pPr>
      <w:r>
        <w:rPr>
          <w:rFonts w:hint="eastAsia" w:ascii="宋体" w:hAnsi="宋体" w:eastAsia="宋体" w:cs="宋体"/>
        </w:rPr>
        <w:t>CCSA</w:t>
      </w:r>
      <w:r>
        <w:rPr>
          <w:rFonts w:hint="eastAsia" w:ascii="宋体" w:hAnsi="宋体" w:eastAsia="宋体" w:cs="宋体"/>
          <w:lang w:eastAsia="zh-CN"/>
        </w:rPr>
        <w:t>：</w:t>
      </w:r>
      <w:r>
        <w:rPr>
          <w:rFonts w:hint="eastAsia" w:ascii="宋体" w:hAnsi="宋体" w:eastAsia="宋体" w:cs="宋体"/>
          <w:lang w:val="en-US" w:eastAsia="zh-CN"/>
        </w:rPr>
        <w:t xml:space="preserve">XXXX-XXXX </w:t>
      </w:r>
      <w:r>
        <w:rPr>
          <w:rFonts w:hint="eastAsia" w:ascii="宋体" w:hAnsi="宋体" w:eastAsia="宋体" w:cs="宋体"/>
        </w:rPr>
        <w:t>网络运营管理大模型 大模型服务支撑系统技术要求.</w:t>
      </w:r>
    </w:p>
    <w:p w14:paraId="46F52D75">
      <w:pPr>
        <w:numPr>
          <w:ilvl w:val="0"/>
          <w:numId w:val="43"/>
        </w:numPr>
        <w:spacing w:line="288" w:lineRule="auto"/>
        <w:rPr>
          <w:rFonts w:hint="eastAsia" w:ascii="宋体" w:hAnsi="宋体" w:eastAsia="宋体" w:cs="宋体"/>
        </w:rPr>
      </w:pPr>
      <w:r>
        <w:rPr>
          <w:rFonts w:hint="eastAsia" w:ascii="宋体" w:hAnsi="宋体" w:eastAsia="宋体" w:cs="宋体"/>
        </w:rPr>
        <w:t>TMF IG1253 V1.2.0: Intent in Autonomous Networks.</w:t>
      </w:r>
    </w:p>
    <w:p w14:paraId="4EA5F075">
      <w:pPr>
        <w:numPr>
          <w:ilvl w:val="0"/>
          <w:numId w:val="43"/>
        </w:numPr>
        <w:spacing w:line="288" w:lineRule="auto"/>
        <w:rPr>
          <w:rFonts w:hint="eastAsia" w:ascii="宋体" w:hAnsi="宋体" w:eastAsia="宋体" w:cs="宋体"/>
        </w:rPr>
      </w:pPr>
      <w:r>
        <w:rPr>
          <w:rFonts w:hint="eastAsia" w:ascii="宋体" w:hAnsi="宋体" w:eastAsia="宋体" w:cs="宋体"/>
        </w:rPr>
        <w:t>ETSI ZSM011 V2.0.2: Intent-driven autonomous networks.</w:t>
      </w:r>
    </w:p>
    <w:p w14:paraId="4F0812F4">
      <w:pPr>
        <w:widowControl/>
        <w:tabs>
          <w:tab w:val="left" w:pos="720"/>
        </w:tabs>
        <w:spacing w:line="288" w:lineRule="auto"/>
        <w:jc w:val="left"/>
      </w:pPr>
    </w:p>
    <w:p w14:paraId="359E917D">
      <w:pPr>
        <w:pStyle w:val="22"/>
      </w:pPr>
    </w:p>
    <w:p w14:paraId="0DC8E6DF">
      <w:pPr>
        <w:pStyle w:val="21"/>
      </w:pPr>
      <w:r>
        <w:rPr>
          <w:rFonts w:hint="eastAsia" w:ascii="Tahoma"/>
          <w:sz w:val="24"/>
        </w:rPr>
        <mc:AlternateContent>
          <mc:Choice Requires="wps">
            <w:drawing>
              <wp:anchor distT="0" distB="0" distL="114935" distR="114935" simplePos="0" relativeHeight="251659264" behindDoc="0" locked="0" layoutInCell="1" allowOverlap="1">
                <wp:simplePos x="0" y="0"/>
                <wp:positionH relativeFrom="column">
                  <wp:posOffset>1704975</wp:posOffset>
                </wp:positionH>
                <wp:positionV relativeFrom="paragraph">
                  <wp:posOffset>-237490</wp:posOffset>
                </wp:positionV>
                <wp:extent cx="1774825" cy="1270"/>
                <wp:effectExtent l="0" t="9525" r="3175" b="14605"/>
                <wp:wrapTopAndBottom/>
                <wp:docPr id="284" name="直接连接符 284"/>
                <wp:cNvGraphicFramePr/>
                <a:graphic xmlns:a="http://schemas.openxmlformats.org/drawingml/2006/main">
                  <a:graphicData uri="http://schemas.microsoft.com/office/word/2010/wordprocessingShape">
                    <wps:wsp>
                      <wps:cNvCnPr/>
                      <wps:spPr>
                        <a:xfrm>
                          <a:off x="0" y="0"/>
                          <a:ext cx="1774825" cy="127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34.25pt;margin-top:-18.7pt;height:0.1pt;width:139.75pt;mso-wrap-distance-bottom:0pt;mso-wrap-distance-top:0pt;z-index:251659264;mso-width-relative:page;mso-height-relative:page;" filled="f" stroked="t" coordsize="21600,21600" o:gfxdata="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Kt0Xd2AAAAAsBAAAPAAAAAAAAAAEAIAAAACIAAABkcnMvZG93bnJldi54bWxQSwEC&#10;FAAUAAAACACHTuJAyH6yHPQBAADgAwAADgAAAAAAAAABACAAAAAnAQAAZHJzL2Uyb0RvYy54bWxQ&#10;SwUGAAAAAAYABgBZAQAAjQUAAAAA&#10;">
                <v:fill on="f" focussize="0,0"/>
                <v:stroke weight="1.5pt" color="#000000" joinstyle="round"/>
                <v:imagedata o:title=""/>
                <o:lock v:ext="edit" aspectratio="f"/>
                <w10:wrap type="topAndBottom"/>
              </v:line>
            </w:pict>
          </mc:Fallback>
        </mc:AlternateContent>
      </w:r>
    </w:p>
    <w:sectPr>
      <w:footerReference r:id="rId10" w:type="first"/>
      <w:footerReference r:id="rId9" w:type="default"/>
      <w:pgSz w:w="11899" w:h="16838"/>
      <w:pgMar w:top="1702" w:right="1701" w:bottom="1440" w:left="1701" w:header="709" w:footer="709" w:gutter="0"/>
      <w:pgBorders>
        <w:top w:val="none" w:sz="0" w:space="0"/>
        <w:left w:val="none" w:sz="0" w:space="0"/>
        <w:bottom w:val="none" w:sz="0" w:space="0"/>
        <w:right w:val="none" w:sz="0" w:space="0"/>
      </w:pgBorders>
      <w:pgNumType w:fmt="decimal" w:start="1"/>
      <w:cols w:space="708" w:num="1"/>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吴泽宇" w:date="2025-09-26T09:05:15Z" w:initials="">
    <w:p w14:paraId="61474C38">
      <w:pPr>
        <w:pStyle w:val="18"/>
        <w:rPr>
          <w:rFonts w:hint="default" w:eastAsia="宋体"/>
          <w:lang w:val="en-US" w:eastAsia="zh-CN"/>
        </w:rPr>
      </w:pPr>
      <w:r>
        <w:rPr>
          <w:rFonts w:hint="eastAsia"/>
          <w:lang w:val="en-US" w:eastAsia="zh-CN"/>
        </w:rPr>
        <w:t>至少300字</w:t>
      </w:r>
    </w:p>
  </w:comment>
  <w:comment w:id="1" w:author="吴泽宇" w:date="2025-09-26T09:05:35Z" w:initials="">
    <w:p w14:paraId="64572265">
      <w:pPr>
        <w:pStyle w:val="18"/>
        <w:rPr>
          <w:rFonts w:hint="default" w:eastAsia="宋体"/>
          <w:lang w:val="en-US" w:eastAsia="zh-CN"/>
        </w:rPr>
      </w:pPr>
      <w:r>
        <w:rPr>
          <w:rFonts w:hint="eastAsia"/>
          <w:lang w:val="en-US" w:eastAsia="zh-CN"/>
        </w:rPr>
        <w:t>哪个工作组？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474C38" w15:done="0"/>
  <w15:commentEx w15:paraId="64572265" w15:done="0"/>
</w15:commentsEx>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imesNewRomanPS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ntique Olive">
    <w:altName w:val="Arial"/>
    <w:panose1 w:val="00000000000000000000"/>
    <w:charset w:val="00"/>
    <w:family w:val="swiss"/>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C29A2">
    <w:pPr>
      <w:pStyle w:val="34"/>
    </w:pPr>
    <w:del w:id="6" w:author="CMCC-0926" w:date="2025-09-28T15:20:23Z">
      <w:r>
        <w:rPr/>
        <w:fldChar w:fldCharType="begin"/>
      </w:r>
    </w:del>
    <w:del w:id="7" w:author="CMCC-0926" w:date="2025-09-28T15:20:23Z">
      <w:r>
        <w:rPr/>
        <w:delInstrText xml:space="preserve"> PAGE   \* MERGEFORMAT </w:delInstrText>
      </w:r>
    </w:del>
    <w:del w:id="8" w:author="CMCC-0926" w:date="2025-09-28T15:20:23Z">
      <w:r>
        <w:rPr/>
        <w:fldChar w:fldCharType="separate"/>
      </w:r>
    </w:del>
    <w:del w:id="9" w:author="CMCC-0926" w:date="2025-09-28T15:20:23Z">
      <w:r>
        <w:rPr/>
        <w:delText>6</w:delText>
      </w:r>
    </w:del>
    <w:del w:id="10" w:author="CMCC-0926" w:date="2025-09-28T15:20:23Z">
      <w:r>
        <w:rPr/>
        <w:fldChar w:fldCharType="end"/>
      </w:r>
    </w:del>
  </w:p>
  <w:p w14:paraId="6DBB7FA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8A6A3">
    <w:pPr>
      <w:pStyle w:val="34"/>
      <w:framePr w:wrap="around" w:vAnchor="text" w:hAnchor="margin" w:xAlign="right" w:y="1"/>
      <w:rPr>
        <w:rStyle w:val="62"/>
      </w:rPr>
    </w:pPr>
    <w:r>
      <w:rPr>
        <w:rStyle w:val="62"/>
      </w:rPr>
      <w:fldChar w:fldCharType="begin"/>
    </w:r>
    <w:r>
      <w:rPr>
        <w:rStyle w:val="62"/>
      </w:rPr>
      <w:instrText xml:space="preserve">PAGE  </w:instrText>
    </w:r>
    <w:r>
      <w:rPr>
        <w:rStyle w:val="62"/>
      </w:rPr>
      <w:fldChar w:fldCharType="end"/>
    </w:r>
  </w:p>
  <w:p w14:paraId="771DE2B3">
    <w:pPr>
      <w:pStyle w:val="34"/>
    </w:pPr>
  </w:p>
  <w:p w14:paraId="6AD0B09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AB35">
    <w:pPr>
      <w:pStyle w:val="34"/>
    </w:pPr>
    <w:ins w:id="11" w:author="CMCC-0926" w:date="2025-09-28T15:20:23Z">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D65EA72">
                            <w:pPr>
                              <w:pStyle w:val="34"/>
                            </w:pPr>
                            <w:ins w:id="13" w:author="CMCC-0926" w:date="2025-09-28T15:20:23Z">
                              <w:r>
                                <w:rPr/>
                                <w:fldChar w:fldCharType="begin"/>
                              </w:r>
                            </w:ins>
                            <w:ins w:id="14" w:author="CMCC-0926" w:date="2025-09-28T15:20:23Z">
                              <w:r>
                                <w:rPr/>
                                <w:instrText xml:space="preserve"> PAGE  \* MERGEFORMAT </w:instrText>
                              </w:r>
                            </w:ins>
                            <w:ins w:id="15" w:author="CMCC-0926" w:date="2025-09-28T15:20:23Z">
                              <w:r>
                                <w:rPr/>
                                <w:fldChar w:fldCharType="separate"/>
                              </w:r>
                            </w:ins>
                            <w:ins w:id="16" w:author="CMCC-0926" w:date="2025-09-28T15:20:23Z">
                              <w:r>
                                <w:rPr/>
                                <w:t>1</w:t>
                              </w:r>
                            </w:ins>
                            <w:ins w:id="17" w:author="CMCC-0926" w:date="2025-09-28T15:20:23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3D65EA72">
                      <w:pPr>
                        <w:pStyle w:val="34"/>
                      </w:pPr>
                      <w:ins w:id="18" w:author="CMCC-0926" w:date="2025-09-28T15:20:23Z">
                        <w:r>
                          <w:rPr/>
                          <w:fldChar w:fldCharType="begin"/>
                        </w:r>
                      </w:ins>
                      <w:ins w:id="19" w:author="CMCC-0926" w:date="2025-09-28T15:20:23Z">
                        <w:r>
                          <w:rPr/>
                          <w:instrText xml:space="preserve"> PAGE  \* MERGEFORMAT </w:instrText>
                        </w:r>
                      </w:ins>
                      <w:ins w:id="20" w:author="CMCC-0926" w:date="2025-09-28T15:20:23Z">
                        <w:r>
                          <w:rPr/>
                          <w:fldChar w:fldCharType="separate"/>
                        </w:r>
                      </w:ins>
                      <w:ins w:id="21" w:author="CMCC-0926" w:date="2025-09-28T15:20:23Z">
                        <w:r>
                          <w:rPr/>
                          <w:t>1</w:t>
                        </w:r>
                      </w:ins>
                      <w:ins w:id="22" w:author="CMCC-0926" w:date="2025-09-28T15:20:23Z">
                        <w:r>
                          <w:rPr/>
                          <w:fldChar w:fldCharType="end"/>
                        </w:r>
                      </w:ins>
                    </w:p>
                  </w:txbxContent>
                </v:textbox>
              </v:shape>
            </w:pict>
          </mc:Fallback>
        </mc:AlternateContent>
      </w:r>
    </w:ins>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75C36">
    <w:pPr>
      <w:pStyle w:val="34"/>
    </w:pPr>
    <w:ins w:id="23" w:author="CMCC-0926" w:date="2025-09-28T15:20:23Z">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57DA07F">
                            <w:pPr>
                              <w:pStyle w:val="34"/>
                            </w:pPr>
                            <w:ins w:id="25" w:author="CMCC-0926" w:date="2025-09-28T15:20:23Z">
                              <w:r>
                                <w:rPr/>
                                <w:fldChar w:fldCharType="begin"/>
                              </w:r>
                            </w:ins>
                            <w:ins w:id="26" w:author="CMCC-0926" w:date="2025-09-28T15:20:23Z">
                              <w:r>
                                <w:rPr/>
                                <w:instrText xml:space="preserve"> PAGE  \* MERGEFORMAT </w:instrText>
                              </w:r>
                            </w:ins>
                            <w:ins w:id="27" w:author="CMCC-0926" w:date="2025-09-28T15:20:23Z">
                              <w:r>
                                <w:rPr/>
                                <w:fldChar w:fldCharType="separate"/>
                              </w:r>
                            </w:ins>
                            <w:ins w:id="28" w:author="CMCC-0926" w:date="2025-09-28T15:20:23Z">
                              <w:r>
                                <w:rPr/>
                                <w:t>2</w:t>
                              </w:r>
                            </w:ins>
                            <w:ins w:id="29" w:author="CMCC-0926" w:date="2025-09-28T15:20:23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157DA07F">
                      <w:pPr>
                        <w:pStyle w:val="34"/>
                      </w:pPr>
                      <w:ins w:id="30" w:author="CMCC-0926" w:date="2025-09-28T15:20:23Z">
                        <w:r>
                          <w:rPr/>
                          <w:fldChar w:fldCharType="begin"/>
                        </w:r>
                      </w:ins>
                      <w:ins w:id="31" w:author="CMCC-0926" w:date="2025-09-28T15:20:23Z">
                        <w:r>
                          <w:rPr/>
                          <w:instrText xml:space="preserve"> PAGE  \* MERGEFORMAT </w:instrText>
                        </w:r>
                      </w:ins>
                      <w:ins w:id="32" w:author="CMCC-0926" w:date="2025-09-28T15:20:23Z">
                        <w:r>
                          <w:rPr/>
                          <w:fldChar w:fldCharType="separate"/>
                        </w:r>
                      </w:ins>
                      <w:ins w:id="33" w:author="CMCC-0926" w:date="2025-09-28T15:20:23Z">
                        <w:r>
                          <w:rPr/>
                          <w:t>2</w:t>
                        </w:r>
                      </w:ins>
                      <w:ins w:id="34" w:author="CMCC-0926" w:date="2025-09-28T15:20:23Z">
                        <w:r>
                          <w:rPr/>
                          <w:fldChar w:fldCharType="end"/>
                        </w:r>
                      </w:ins>
                    </w:p>
                  </w:txbxContent>
                </v:textbox>
              </v:shape>
            </w:pict>
          </mc:Fallback>
        </mc:AlternateContent>
      </w:r>
    </w:ins>
    <w:del w:id="35" w:author="CMCC-0926" w:date="2025-09-28T15:20:23Z">
      <w:r>
        <w:rPr/>
        <w:fldChar w:fldCharType="begin"/>
      </w:r>
    </w:del>
    <w:del w:id="36" w:author="CMCC-0926" w:date="2025-09-28T15:20:23Z">
      <w:r>
        <w:rPr/>
        <w:delInstrText xml:space="preserve"> PAGE   \* MERGEFORMAT </w:delInstrText>
      </w:r>
    </w:del>
    <w:del w:id="37" w:author="CMCC-0926" w:date="2025-09-28T15:20:23Z">
      <w:r>
        <w:rPr/>
        <w:fldChar w:fldCharType="separate"/>
      </w:r>
    </w:del>
    <w:del w:id="38" w:author="CMCC-0926" w:date="2025-09-28T15:20:23Z">
      <w:r>
        <w:rPr/>
        <w:delText>6</w:delText>
      </w:r>
    </w:del>
    <w:del w:id="39" w:author="CMCC-0926" w:date="2025-09-28T15:20:23Z">
      <w:r>
        <w:rPr/>
        <w:fldChar w:fldCharType="end"/>
      </w:r>
    </w:del>
  </w:p>
  <w:p w14:paraId="0060AC53"/>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9E5B3">
    <w:pPr>
      <w:pStyle w:val="34"/>
    </w:pPr>
    <w:ins w:id="40" w:author="CMCC-0926" w:date="2025-09-28T15:20:23Z">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737FC9">
                            <w:pPr>
                              <w:pStyle w:val="34"/>
                              <w:rPr>
                                <w:rFonts w:hint="eastAsia" w:eastAsia="宋体"/>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MJ8jdAgAAJ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mZ4hJEkDRT8&#10;/tvX++8/7398QSMvz1bbCUTdaohzu0u1g6bp9y1seta7yjT+H/gg8IO4dwdx2c4h6g+lgzSNwEXB&#10;1y8APzwe18a6V0w1yBsZNlC9VlSyWVjXhfYh/japCi5EW0Eh0TbDw9OzqD1w8AC4kD4WsgCMvdVV&#10;5tM4Gl+lV2kSJIPhVZBEeR7MinkSDIt4dJaf5vN5Hn/2eHEyqXlZMunv67skTp5XhX2ndPU99IlV&#10;gpcezqdkzWo5FwZtCHRp0f68wpD8g7DwcRqtG1g9oRQPkuhyMA6KYToKkiI5C8ajKA2ieHw5Hkb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J0wnyN0CAAAkBgAADgAAAAAAAAABACAAAAAfAQAAZHJzL2Uyb0RvYy54bWxQSwUG&#10;AAAAAAYABgBZAQAAbgYAAAAA&#10;">
                <v:fill on="f" focussize="0,0"/>
                <v:stroke on="f" weight="0.5pt"/>
                <v:imagedata o:title=""/>
                <o:lock v:ext="edit" aspectratio="f"/>
                <v:textbox inset="0mm,0mm,0mm,0mm" style="mso-fit-shape-to-text:t;">
                  <w:txbxContent>
                    <w:p w14:paraId="1F737FC9">
                      <w:pPr>
                        <w:pStyle w:val="34"/>
                        <w:rPr>
                          <w:rFonts w:hint="eastAsia" w:eastAsia="宋体"/>
                          <w:lang w:val="en-US" w:eastAsia="zh-CN"/>
                        </w:rPr>
                      </w:pPr>
                    </w:p>
                  </w:txbxContent>
                </v:textbox>
              </v:shape>
            </w:pict>
          </mc:Fallback>
        </mc:AlternateContent>
      </w:r>
    </w:ins>
    <w:ins w:id="42" w:author="CMCC-0926" w:date="2025-09-28T15:20:25Z">
      <w:r>
        <w:rPr>
          <w:rFonts w:hint="eastAsia"/>
          <w:lang w:val="en-US" w:eastAsia="zh-CN"/>
        </w:rPr>
        <w:t>1</w:t>
      </w:r>
    </w:ins>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4DBDC"/>
  <w:p w14:paraId="6A1E106D">
    <w:pPr>
      <w:pStyle w:val="3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0E9C1"/>
    <w:multiLevelType w:val="multilevel"/>
    <w:tmpl w:val="88F0E9C1"/>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8C6AB037"/>
    <w:multiLevelType w:val="multilevel"/>
    <w:tmpl w:val="8C6AB037"/>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941F2168"/>
    <w:multiLevelType w:val="multilevel"/>
    <w:tmpl w:val="941F2168"/>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95C6EFD9"/>
    <w:multiLevelType w:val="multilevel"/>
    <w:tmpl w:val="95C6EFD9"/>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9B1A2656"/>
    <w:multiLevelType w:val="multilevel"/>
    <w:tmpl w:val="9B1A2656"/>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AB7DFE72"/>
    <w:multiLevelType w:val="multilevel"/>
    <w:tmpl w:val="AB7DFE72"/>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CDB2486B"/>
    <w:multiLevelType w:val="multilevel"/>
    <w:tmpl w:val="CDB2486B"/>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DAE876E5"/>
    <w:multiLevelType w:val="multilevel"/>
    <w:tmpl w:val="DAE876E5"/>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DAF34FA2"/>
    <w:multiLevelType w:val="singleLevel"/>
    <w:tmpl w:val="DAF34FA2"/>
    <w:lvl w:ilvl="0" w:tentative="0">
      <w:start w:val="1"/>
      <w:numFmt w:val="decimal"/>
      <w:suff w:val="space"/>
      <w:lvlText w:val="[%1]"/>
      <w:lvlJc w:val="left"/>
      <w:rPr>
        <w:rFonts w:hint="default" w:ascii="宋体" w:hAnsi="宋体" w:eastAsia="宋体" w:cs="宋体"/>
      </w:rPr>
    </w:lvl>
  </w:abstractNum>
  <w:abstractNum w:abstractNumId="9">
    <w:nsid w:val="DC8FB5C5"/>
    <w:multiLevelType w:val="multilevel"/>
    <w:tmpl w:val="DC8FB5C5"/>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E138539D"/>
    <w:multiLevelType w:val="multilevel"/>
    <w:tmpl w:val="E138539D"/>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E31986E2"/>
    <w:multiLevelType w:val="multilevel"/>
    <w:tmpl w:val="E31986E2"/>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
    <w:nsid w:val="079102AD"/>
    <w:multiLevelType w:val="multilevel"/>
    <w:tmpl w:val="079102AD"/>
    <w:lvl w:ilvl="0" w:tentative="0">
      <w:start w:val="1"/>
      <w:numFmt w:val="decimal"/>
      <w:pStyle w:val="96"/>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4">
    <w:nsid w:val="093C6778"/>
    <w:multiLevelType w:val="multilevel"/>
    <w:tmpl w:val="093C6778"/>
    <w:lvl w:ilvl="0" w:tentative="0">
      <w:start w:val="1"/>
      <w:numFmt w:val="decimal"/>
      <w:pStyle w:val="154"/>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5">
    <w:nsid w:val="0AE367E9"/>
    <w:multiLevelType w:val="multilevel"/>
    <w:tmpl w:val="0AE367E9"/>
    <w:lvl w:ilvl="0" w:tentative="0">
      <w:start w:val="1"/>
      <w:numFmt w:val="none"/>
      <w:pStyle w:val="90"/>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16">
    <w:nsid w:val="0D983844"/>
    <w:multiLevelType w:val="multilevel"/>
    <w:tmpl w:val="0D983844"/>
    <w:lvl w:ilvl="0" w:tentative="0">
      <w:start w:val="1"/>
      <w:numFmt w:val="decimal"/>
      <w:pStyle w:val="16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7">
    <w:nsid w:val="0DDE2B46"/>
    <w:multiLevelType w:val="multilevel"/>
    <w:tmpl w:val="0DDE2B46"/>
    <w:lvl w:ilvl="0" w:tentative="0">
      <w:start w:val="1"/>
      <w:numFmt w:val="lowerLetter"/>
      <w:pStyle w:val="159"/>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18">
    <w:nsid w:val="172E2D64"/>
    <w:multiLevelType w:val="multilevel"/>
    <w:tmpl w:val="172E2D64"/>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1904F5E3"/>
    <w:multiLevelType w:val="multilevel"/>
    <w:tmpl w:val="1904F5E3"/>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1B9660A0"/>
    <w:multiLevelType w:val="singleLevel"/>
    <w:tmpl w:val="1B9660A0"/>
    <w:lvl w:ilvl="0" w:tentative="0">
      <w:start w:val="1"/>
      <w:numFmt w:val="decimal"/>
      <w:suff w:val="space"/>
      <w:lvlText w:val="%1）"/>
      <w:lvlJc w:val="left"/>
      <w:rPr>
        <w:rFonts w:hint="default" w:ascii="宋体" w:hAnsi="宋体" w:eastAsia="宋体" w:cs="宋体"/>
      </w:rPr>
    </w:lvl>
  </w:abstractNum>
  <w:abstractNum w:abstractNumId="21">
    <w:nsid w:val="1DBF583A"/>
    <w:multiLevelType w:val="multilevel"/>
    <w:tmpl w:val="1DBF583A"/>
    <w:lvl w:ilvl="0" w:tentative="0">
      <w:start w:val="1"/>
      <w:numFmt w:val="decimal"/>
      <w:pStyle w:val="103"/>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22">
    <w:nsid w:val="1FC91163"/>
    <w:multiLevelType w:val="multilevel"/>
    <w:tmpl w:val="1FC91163"/>
    <w:lvl w:ilvl="0" w:tentative="0">
      <w:start w:val="1"/>
      <w:numFmt w:val="decimal"/>
      <w:pStyle w:val="83"/>
      <w:suff w:val="nothing"/>
      <w:lvlText w:val="%1　"/>
      <w:lvlJc w:val="left"/>
      <w:pPr>
        <w:ind w:left="3403" w:firstLine="0"/>
      </w:pPr>
      <w:rPr>
        <w:rFonts w:hint="eastAsia" w:ascii="黑体" w:hAnsi="Times New Roman" w:eastAsia="黑体"/>
        <w:b w:val="0"/>
        <w:i w:val="0"/>
        <w:sz w:val="21"/>
        <w:szCs w:val="21"/>
      </w:rPr>
    </w:lvl>
    <w:lvl w:ilvl="1" w:tentative="0">
      <w:start w:val="1"/>
      <w:numFmt w:val="decimal"/>
      <w:pStyle w:val="80"/>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pStyle w:val="84"/>
      <w:suff w:val="nothing"/>
      <w:lvlText w:val="%1.%2.%3　"/>
      <w:lvlJc w:val="left"/>
      <w:pPr>
        <w:ind w:left="284"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pStyle w:val="93"/>
      <w:suff w:val="nothing"/>
      <w:lvlText w:val="%1.%2.%3.%4.%5　"/>
      <w:lvlJc w:val="left"/>
      <w:pPr>
        <w:ind w:left="0" w:firstLine="0"/>
      </w:pPr>
      <w:rPr>
        <w:rFonts w:hint="eastAsia" w:ascii="黑体" w:hAnsi="Times New Roman" w:eastAsia="黑体"/>
        <w:b w:val="0"/>
        <w:i w:val="0"/>
        <w:sz w:val="21"/>
      </w:rPr>
    </w:lvl>
    <w:lvl w:ilvl="5" w:tentative="0">
      <w:start w:val="1"/>
      <w:numFmt w:val="decimal"/>
      <w:pStyle w:val="94"/>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3">
    <w:nsid w:val="22827D5B"/>
    <w:multiLevelType w:val="multilevel"/>
    <w:tmpl w:val="22827D5B"/>
    <w:lvl w:ilvl="0" w:tentative="0">
      <w:start w:val="1"/>
      <w:numFmt w:val="none"/>
      <w:pStyle w:val="102"/>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4">
    <w:nsid w:val="276FCC6C"/>
    <w:multiLevelType w:val="multilevel"/>
    <w:tmpl w:val="276FCC6C"/>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2A8F7113"/>
    <w:multiLevelType w:val="multilevel"/>
    <w:tmpl w:val="2A8F7113"/>
    <w:lvl w:ilvl="0" w:tentative="0">
      <w:start w:val="1"/>
      <w:numFmt w:val="upperLetter"/>
      <w:pStyle w:val="136"/>
      <w:suff w:val="space"/>
      <w:lvlText w:val="%1"/>
      <w:lvlJc w:val="left"/>
      <w:pPr>
        <w:ind w:left="623" w:hanging="425"/>
      </w:pPr>
      <w:rPr>
        <w:rFonts w:hint="eastAsia"/>
      </w:rPr>
    </w:lvl>
    <w:lvl w:ilvl="1" w:tentative="0">
      <w:start w:val="1"/>
      <w:numFmt w:val="decimal"/>
      <w:pStyle w:val="137"/>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26">
    <w:nsid w:val="2C5917C3"/>
    <w:multiLevelType w:val="multilevel"/>
    <w:tmpl w:val="2C5917C3"/>
    <w:lvl w:ilvl="0" w:tentative="0">
      <w:start w:val="1"/>
      <w:numFmt w:val="none"/>
      <w:pStyle w:val="86"/>
      <w:suff w:val="nothing"/>
      <w:lvlText w:val="%1——"/>
      <w:lvlJc w:val="left"/>
      <w:pPr>
        <w:ind w:left="833" w:hanging="408"/>
      </w:pPr>
      <w:rPr>
        <w:rFonts w:hint="eastAsia"/>
      </w:rPr>
    </w:lvl>
    <w:lvl w:ilvl="1" w:tentative="0">
      <w:start w:val="1"/>
      <w:numFmt w:val="bullet"/>
      <w:pStyle w:val="87"/>
      <w:lvlText w:val=""/>
      <w:lvlJc w:val="left"/>
      <w:pPr>
        <w:tabs>
          <w:tab w:val="left" w:pos="760"/>
        </w:tabs>
        <w:ind w:left="1264" w:hanging="413"/>
      </w:pPr>
      <w:rPr>
        <w:rFonts w:hint="default" w:ascii="Symbol" w:hAnsi="Symbol"/>
        <w:color w:val="auto"/>
      </w:rPr>
    </w:lvl>
    <w:lvl w:ilvl="2" w:tentative="0">
      <w:start w:val="1"/>
      <w:numFmt w:val="bullet"/>
      <w:pStyle w:val="98"/>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27">
    <w:nsid w:val="2ECCF901"/>
    <w:multiLevelType w:val="multilevel"/>
    <w:tmpl w:val="2ECCF901"/>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39B45F5A"/>
    <w:multiLevelType w:val="multilevel"/>
    <w:tmpl w:val="39B45F5A"/>
    <w:lvl w:ilvl="0" w:tentative="0">
      <w:start w:val="1"/>
      <w:numFmt w:val="decimal"/>
      <w:pStyle w:val="241"/>
      <w:lvlText w:val="%1."/>
      <w:lvlJc w:val="left"/>
      <w:pPr>
        <w:tabs>
          <w:tab w:val="left" w:pos="1800"/>
        </w:tabs>
        <w:ind w:left="1800" w:hanging="360"/>
      </w:pPr>
    </w:lvl>
    <w:lvl w:ilvl="1" w:tentative="0">
      <w:start w:val="1"/>
      <w:numFmt w:val="decimal"/>
      <w:lvlText w:val="%1.%2."/>
      <w:lvlJc w:val="left"/>
      <w:pPr>
        <w:tabs>
          <w:tab w:val="left" w:pos="2520"/>
        </w:tabs>
        <w:ind w:left="2520" w:hanging="720"/>
      </w:pPr>
    </w:lvl>
    <w:lvl w:ilvl="2" w:tentative="0">
      <w:start w:val="1"/>
      <w:numFmt w:val="decimal"/>
      <w:lvlText w:val="%1.%2.%3."/>
      <w:lvlJc w:val="left"/>
      <w:pPr>
        <w:tabs>
          <w:tab w:val="left" w:pos="3456"/>
        </w:tabs>
        <w:ind w:left="3456" w:hanging="936"/>
      </w:pPr>
    </w:lvl>
    <w:lvl w:ilvl="3" w:tentative="0">
      <w:start w:val="1"/>
      <w:numFmt w:val="decimal"/>
      <w:lvlText w:val="%1.%2.%3.%4."/>
      <w:lvlJc w:val="left"/>
      <w:pPr>
        <w:tabs>
          <w:tab w:val="left" w:pos="2880"/>
        </w:tabs>
        <w:ind w:left="1872" w:firstLine="288"/>
      </w:pPr>
    </w:lvl>
    <w:lvl w:ilvl="4" w:tentative="0">
      <w:start w:val="1"/>
      <w:numFmt w:val="decimal"/>
      <w:lvlText w:val="%1.%2.%3.%4.%5."/>
      <w:lvlJc w:val="left"/>
      <w:pPr>
        <w:tabs>
          <w:tab w:val="left" w:pos="2232"/>
        </w:tabs>
        <w:ind w:left="2232" w:hanging="792"/>
      </w:pPr>
    </w:lvl>
    <w:lvl w:ilvl="5" w:tentative="0">
      <w:start w:val="1"/>
      <w:numFmt w:val="decimal"/>
      <w:lvlText w:val="%1.%2.%3.%4.%5.%6."/>
      <w:lvlJc w:val="left"/>
      <w:pPr>
        <w:tabs>
          <w:tab w:val="left" w:pos="2736"/>
        </w:tabs>
        <w:ind w:left="2736" w:hanging="936"/>
      </w:pPr>
    </w:lvl>
    <w:lvl w:ilvl="6" w:tentative="0">
      <w:start w:val="1"/>
      <w:numFmt w:val="decimal"/>
      <w:lvlText w:val="%1.%2.%3.%4.%5.%6.%7."/>
      <w:lvlJc w:val="left"/>
      <w:pPr>
        <w:tabs>
          <w:tab w:val="left" w:pos="3240"/>
        </w:tabs>
        <w:ind w:left="3240" w:hanging="1080"/>
      </w:pPr>
    </w:lvl>
    <w:lvl w:ilvl="7" w:tentative="0">
      <w:start w:val="1"/>
      <w:numFmt w:val="decimal"/>
      <w:lvlText w:val="%1.%2.%3.%4.%5.%6.%7.%8."/>
      <w:lvlJc w:val="left"/>
      <w:pPr>
        <w:tabs>
          <w:tab w:val="left" w:pos="3744"/>
        </w:tabs>
        <w:ind w:left="3744" w:hanging="1224"/>
      </w:pPr>
    </w:lvl>
    <w:lvl w:ilvl="8" w:tentative="0">
      <w:start w:val="1"/>
      <w:numFmt w:val="decimal"/>
      <w:lvlText w:val="%1.%2.%3.%4.%5.%6.%7.%8.%9."/>
      <w:lvlJc w:val="left"/>
      <w:pPr>
        <w:tabs>
          <w:tab w:val="left" w:pos="4320"/>
        </w:tabs>
        <w:ind w:left="4320" w:hanging="1440"/>
      </w:pPr>
    </w:lvl>
  </w:abstractNum>
  <w:abstractNum w:abstractNumId="29">
    <w:nsid w:val="3D733618"/>
    <w:multiLevelType w:val="multilevel"/>
    <w:tmpl w:val="3D733618"/>
    <w:lvl w:ilvl="0" w:tentative="0">
      <w:start w:val="1"/>
      <w:numFmt w:val="decimal"/>
      <w:pStyle w:val="42"/>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30">
    <w:nsid w:val="44C50F90"/>
    <w:multiLevelType w:val="multilevel"/>
    <w:tmpl w:val="44C50F90"/>
    <w:lvl w:ilvl="0" w:tentative="0">
      <w:start w:val="1"/>
      <w:numFmt w:val="lowerLetter"/>
      <w:pStyle w:val="97"/>
      <w:lvlText w:val="%1)"/>
      <w:lvlJc w:val="left"/>
      <w:pPr>
        <w:tabs>
          <w:tab w:val="left" w:pos="840"/>
        </w:tabs>
        <w:ind w:left="839" w:hanging="419"/>
      </w:pPr>
      <w:rPr>
        <w:rFonts w:hint="default" w:ascii="Times New Roman" w:hAnsi="Times New Roman" w:eastAsia="宋体" w:cs="Times New Roman"/>
        <w:b w:val="0"/>
        <w:i w:val="0"/>
        <w:sz w:val="21"/>
        <w:szCs w:val="21"/>
      </w:rPr>
    </w:lvl>
    <w:lvl w:ilvl="1" w:tentative="0">
      <w:start w:val="1"/>
      <w:numFmt w:val="decimal"/>
      <w:pStyle w:val="92"/>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31">
    <w:nsid w:val="4B733A5F"/>
    <w:multiLevelType w:val="multilevel"/>
    <w:tmpl w:val="4B733A5F"/>
    <w:lvl w:ilvl="0" w:tentative="0">
      <w:start w:val="1"/>
      <w:numFmt w:val="decimal"/>
      <w:pStyle w:val="100"/>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32">
    <w:nsid w:val="4CFB099F"/>
    <w:multiLevelType w:val="singleLevel"/>
    <w:tmpl w:val="4CFB099F"/>
    <w:lvl w:ilvl="0" w:tentative="0">
      <w:start w:val="1"/>
      <w:numFmt w:val="decimal"/>
      <w:pStyle w:val="254"/>
      <w:lvlText w:val="图%1"/>
      <w:lvlJc w:val="left"/>
      <w:pPr>
        <w:tabs>
          <w:tab w:val="left" w:pos="785"/>
        </w:tabs>
        <w:ind w:left="725" w:hanging="300"/>
      </w:pPr>
      <w:rPr>
        <w:rFonts w:hint="eastAsia"/>
      </w:rPr>
    </w:lvl>
  </w:abstractNum>
  <w:abstractNum w:abstractNumId="33">
    <w:nsid w:val="5495164A"/>
    <w:multiLevelType w:val="multilevel"/>
    <w:tmpl w:val="5495164A"/>
    <w:lvl w:ilvl="0" w:tentative="0">
      <w:start w:val="1"/>
      <w:numFmt w:val="bullet"/>
      <w:pStyle w:val="184"/>
      <w:lvlText w:val=""/>
      <w:lvlJc w:val="left"/>
      <w:pPr>
        <w:tabs>
          <w:tab w:val="left" w:pos="820"/>
        </w:tabs>
        <w:ind w:left="8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59C24FF0"/>
    <w:multiLevelType w:val="multilevel"/>
    <w:tmpl w:val="59C24FF0"/>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60B55DC2"/>
    <w:multiLevelType w:val="multilevel"/>
    <w:tmpl w:val="60B55DC2"/>
    <w:lvl w:ilvl="0" w:tentative="0">
      <w:start w:val="1"/>
      <w:numFmt w:val="upperLetter"/>
      <w:pStyle w:val="124"/>
      <w:lvlText w:val="%1"/>
      <w:lvlJc w:val="left"/>
      <w:pPr>
        <w:tabs>
          <w:tab w:val="left" w:pos="0"/>
        </w:tabs>
        <w:ind w:left="0" w:hanging="425"/>
      </w:pPr>
      <w:rPr>
        <w:rFonts w:hint="eastAsia"/>
      </w:rPr>
    </w:lvl>
    <w:lvl w:ilvl="1" w:tentative="0">
      <w:start w:val="1"/>
      <w:numFmt w:val="decimal"/>
      <w:pStyle w:val="125"/>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36">
    <w:nsid w:val="646260FA"/>
    <w:multiLevelType w:val="multilevel"/>
    <w:tmpl w:val="646260FA"/>
    <w:lvl w:ilvl="0" w:tentative="0">
      <w:start w:val="1"/>
      <w:numFmt w:val="decimal"/>
      <w:pStyle w:val="164"/>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7">
    <w:nsid w:val="657D3FBC"/>
    <w:multiLevelType w:val="multilevel"/>
    <w:tmpl w:val="657D3FBC"/>
    <w:lvl w:ilvl="0" w:tentative="0">
      <w:start w:val="1"/>
      <w:numFmt w:val="upperLetter"/>
      <w:pStyle w:val="122"/>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140"/>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41"/>
      <w:suff w:val="nothing"/>
      <w:lvlText w:val="%1.%2.%3　"/>
      <w:lvlJc w:val="left"/>
      <w:pPr>
        <w:ind w:left="0" w:firstLine="0"/>
      </w:pPr>
      <w:rPr>
        <w:rFonts w:hint="eastAsia" w:ascii="黑体" w:hAnsi="Times New Roman" w:eastAsia="黑体"/>
        <w:b w:val="0"/>
        <w:i w:val="0"/>
        <w:sz w:val="21"/>
      </w:rPr>
    </w:lvl>
    <w:lvl w:ilvl="3" w:tentative="0">
      <w:start w:val="1"/>
      <w:numFmt w:val="decimal"/>
      <w:pStyle w:val="126"/>
      <w:suff w:val="nothing"/>
      <w:lvlText w:val="%1.%2.%3.%4　"/>
      <w:lvlJc w:val="left"/>
      <w:pPr>
        <w:ind w:left="0" w:firstLine="0"/>
      </w:pPr>
      <w:rPr>
        <w:rFonts w:hint="eastAsia" w:ascii="黑体" w:hAnsi="Times New Roman" w:eastAsia="黑体"/>
        <w:b w:val="0"/>
        <w:i w:val="0"/>
        <w:sz w:val="21"/>
      </w:rPr>
    </w:lvl>
    <w:lvl w:ilvl="4" w:tentative="0">
      <w:start w:val="1"/>
      <w:numFmt w:val="decimal"/>
      <w:pStyle w:val="131"/>
      <w:suff w:val="nothing"/>
      <w:lvlText w:val="%1.%2.%3.%4.%5　"/>
      <w:lvlJc w:val="left"/>
      <w:pPr>
        <w:ind w:left="0" w:firstLine="0"/>
      </w:pPr>
      <w:rPr>
        <w:rFonts w:hint="eastAsia" w:ascii="黑体" w:hAnsi="Times New Roman" w:eastAsia="黑体"/>
        <w:b w:val="0"/>
        <w:i w:val="0"/>
        <w:sz w:val="21"/>
      </w:rPr>
    </w:lvl>
    <w:lvl w:ilvl="5" w:tentative="0">
      <w:start w:val="1"/>
      <w:numFmt w:val="decimal"/>
      <w:pStyle w:val="134"/>
      <w:suff w:val="nothing"/>
      <w:lvlText w:val="%1.%2.%3.%4.%5.%6　"/>
      <w:lvlJc w:val="left"/>
      <w:pPr>
        <w:ind w:left="0" w:firstLine="0"/>
      </w:pPr>
      <w:rPr>
        <w:rFonts w:hint="eastAsia" w:ascii="黑体" w:hAnsi="Times New Roman" w:eastAsia="黑体"/>
        <w:b w:val="0"/>
        <w:i w:val="0"/>
        <w:sz w:val="21"/>
      </w:rPr>
    </w:lvl>
    <w:lvl w:ilvl="6" w:tentative="0">
      <w:start w:val="1"/>
      <w:numFmt w:val="decimal"/>
      <w:pStyle w:val="138"/>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8">
    <w:nsid w:val="6D6C07CD"/>
    <w:multiLevelType w:val="multilevel"/>
    <w:tmpl w:val="6D6C07CD"/>
    <w:lvl w:ilvl="0" w:tentative="0">
      <w:start w:val="1"/>
      <w:numFmt w:val="lowerLetter"/>
      <w:pStyle w:val="143"/>
      <w:lvlText w:val="%1)"/>
      <w:lvlJc w:val="left"/>
      <w:pPr>
        <w:tabs>
          <w:tab w:val="left" w:pos="839"/>
        </w:tabs>
        <w:ind w:left="839" w:hanging="419"/>
      </w:pPr>
      <w:rPr>
        <w:rFonts w:hint="eastAsia" w:ascii="宋体" w:eastAsia="宋体"/>
        <w:b w:val="0"/>
        <w:i w:val="0"/>
        <w:sz w:val="21"/>
      </w:rPr>
    </w:lvl>
    <w:lvl w:ilvl="1" w:tentative="0">
      <w:start w:val="1"/>
      <w:numFmt w:val="decimal"/>
      <w:pStyle w:val="133"/>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39">
    <w:nsid w:val="6DBF04F4"/>
    <w:multiLevelType w:val="multilevel"/>
    <w:tmpl w:val="6DBF04F4"/>
    <w:lvl w:ilvl="0" w:tentative="0">
      <w:start w:val="1"/>
      <w:numFmt w:val="none"/>
      <w:pStyle w:val="95"/>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40">
    <w:nsid w:val="76B6782C"/>
    <w:multiLevelType w:val="multilevel"/>
    <w:tmpl w:val="76B6782C"/>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ascii="黑体" w:hAnsi="黑体" w:eastAsia="黑体" w:cs="黑体"/>
        <w:color w:val="auto"/>
        <w:sz w:val="21"/>
        <w:szCs w:val="21"/>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41">
    <w:nsid w:val="7C93AD3B"/>
    <w:multiLevelType w:val="multilevel"/>
    <w:tmpl w:val="7C93AD3B"/>
    <w:lvl w:ilvl="0" w:tentative="0">
      <w:start w:val="1"/>
      <w:numFmt w:val="decimal"/>
      <w:pStyle w:val="2"/>
      <w:lvlText w:val="%1"/>
      <w:lvlJc w:val="left"/>
      <w:pPr>
        <w:tabs>
          <w:tab w:val="left" w:pos="420"/>
        </w:tabs>
        <w:ind w:left="0" w:firstLine="0"/>
      </w:pPr>
      <w:rPr>
        <w:rFonts w:hint="default"/>
      </w:rPr>
    </w:lvl>
    <w:lvl w:ilvl="1" w:tentative="0">
      <w:start w:val="1"/>
      <w:numFmt w:val="decimal"/>
      <w:pStyle w:val="3"/>
      <w:lvlText w:val="%1.%2"/>
      <w:lvlJc w:val="left"/>
      <w:pPr>
        <w:ind w:left="575" w:hanging="575"/>
      </w:pPr>
      <w:rPr>
        <w:rFonts w:hint="default" w:ascii="黑体" w:hAnsi="黑体" w:eastAsia="黑体" w:cs="黑体"/>
        <w:color w:val="auto"/>
        <w:sz w:val="21"/>
        <w:szCs w:val="21"/>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2">
    <w:nsid w:val="7FDFCAAA"/>
    <w:multiLevelType w:val="multilevel"/>
    <w:tmpl w:val="7FDFCAAA"/>
    <w:lvl w:ilvl="0" w:tentative="0">
      <w:start w:val="1"/>
      <w:numFmt w:val="lowerLetter"/>
      <w:suff w:val="space"/>
      <w:lvlText w:val="%1)"/>
      <w:lvlJc w:val="left"/>
      <w:pPr>
        <w:ind w:left="0" w:firstLine="0"/>
      </w:pPr>
      <w:rPr>
        <w:rFonts w:hint="default"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0"/>
  </w:num>
  <w:num w:numId="2">
    <w:abstractNumId w:val="41"/>
  </w:num>
  <w:num w:numId="3">
    <w:abstractNumId w:val="12"/>
  </w:num>
  <w:num w:numId="4">
    <w:abstractNumId w:val="29"/>
  </w:num>
  <w:num w:numId="5">
    <w:abstractNumId w:val="22"/>
  </w:num>
  <w:num w:numId="6">
    <w:abstractNumId w:val="26"/>
  </w:num>
  <w:num w:numId="7">
    <w:abstractNumId w:val="15"/>
  </w:num>
  <w:num w:numId="8">
    <w:abstractNumId w:val="30"/>
  </w:num>
  <w:num w:numId="9">
    <w:abstractNumId w:val="39"/>
  </w:num>
  <w:num w:numId="10">
    <w:abstractNumId w:val="13"/>
  </w:num>
  <w:num w:numId="11">
    <w:abstractNumId w:val="31"/>
  </w:num>
  <w:num w:numId="12">
    <w:abstractNumId w:val="23"/>
  </w:num>
  <w:num w:numId="13">
    <w:abstractNumId w:val="21"/>
  </w:num>
  <w:num w:numId="14">
    <w:abstractNumId w:val="37"/>
  </w:num>
  <w:num w:numId="15">
    <w:abstractNumId w:val="35"/>
  </w:num>
  <w:num w:numId="16">
    <w:abstractNumId w:val="38"/>
  </w:num>
  <w:num w:numId="17">
    <w:abstractNumId w:val="25"/>
  </w:num>
  <w:num w:numId="18">
    <w:abstractNumId w:val="14"/>
  </w:num>
  <w:num w:numId="19">
    <w:abstractNumId w:val="17"/>
  </w:num>
  <w:num w:numId="20">
    <w:abstractNumId w:val="36"/>
  </w:num>
  <w:num w:numId="21">
    <w:abstractNumId w:val="16"/>
  </w:num>
  <w:num w:numId="22">
    <w:abstractNumId w:val="33"/>
  </w:num>
  <w:num w:numId="23">
    <w:abstractNumId w:val="28"/>
  </w:num>
  <w:num w:numId="24">
    <w:abstractNumId w:val="32"/>
  </w:num>
  <w:num w:numId="25">
    <w:abstractNumId w:val="3"/>
  </w:num>
  <w:num w:numId="26">
    <w:abstractNumId w:val="34"/>
  </w:num>
  <w:num w:numId="27">
    <w:abstractNumId w:val="4"/>
  </w:num>
  <w:num w:numId="28">
    <w:abstractNumId w:val="10"/>
  </w:num>
  <w:num w:numId="29">
    <w:abstractNumId w:val="20"/>
  </w:num>
  <w:num w:numId="30">
    <w:abstractNumId w:val="11"/>
  </w:num>
  <w:num w:numId="31">
    <w:abstractNumId w:val="27"/>
  </w:num>
  <w:num w:numId="32">
    <w:abstractNumId w:val="18"/>
  </w:num>
  <w:num w:numId="33">
    <w:abstractNumId w:val="5"/>
  </w:num>
  <w:num w:numId="34">
    <w:abstractNumId w:val="0"/>
  </w:num>
  <w:num w:numId="35">
    <w:abstractNumId w:val="6"/>
  </w:num>
  <w:num w:numId="36">
    <w:abstractNumId w:val="9"/>
  </w:num>
  <w:num w:numId="37">
    <w:abstractNumId w:val="2"/>
  </w:num>
  <w:num w:numId="38">
    <w:abstractNumId w:val="19"/>
  </w:num>
  <w:num w:numId="39">
    <w:abstractNumId w:val="1"/>
  </w:num>
  <w:num w:numId="40">
    <w:abstractNumId w:val="24"/>
  </w:num>
  <w:num w:numId="41">
    <w:abstractNumId w:val="42"/>
  </w:num>
  <w:num w:numId="42">
    <w:abstractNumId w:val="7"/>
  </w:num>
  <w:num w:numId="43">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MCC-0926">
    <w15:presenceInfo w15:providerId="None" w15:userId="CMCC-0926"/>
  </w15:person>
  <w15:person w15:author="吴泽宇">
    <w15:presenceInfo w15:providerId="WPS Office" w15:userId="31121444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hkNjI0YjdjNzRhYzYyOTllOTI1MWM5NzNmYWE1MzYifQ=="/>
  </w:docVars>
  <w:rsids>
    <w:rsidRoot w:val="00035925"/>
    <w:rsid w:val="00000244"/>
    <w:rsid w:val="0000039E"/>
    <w:rsid w:val="00000BF5"/>
    <w:rsid w:val="00000DDC"/>
    <w:rsid w:val="000014AB"/>
    <w:rsid w:val="0000185F"/>
    <w:rsid w:val="0000192C"/>
    <w:rsid w:val="00002445"/>
    <w:rsid w:val="000034C7"/>
    <w:rsid w:val="000052ED"/>
    <w:rsid w:val="000053B0"/>
    <w:rsid w:val="000057C4"/>
    <w:rsid w:val="0000586F"/>
    <w:rsid w:val="000064E9"/>
    <w:rsid w:val="00011001"/>
    <w:rsid w:val="00011ED2"/>
    <w:rsid w:val="00012161"/>
    <w:rsid w:val="00013C77"/>
    <w:rsid w:val="00013D86"/>
    <w:rsid w:val="00013E02"/>
    <w:rsid w:val="00013ECA"/>
    <w:rsid w:val="00017315"/>
    <w:rsid w:val="00017C10"/>
    <w:rsid w:val="00020C55"/>
    <w:rsid w:val="00020F73"/>
    <w:rsid w:val="0002143C"/>
    <w:rsid w:val="00022000"/>
    <w:rsid w:val="00024856"/>
    <w:rsid w:val="00025A65"/>
    <w:rsid w:val="000260E4"/>
    <w:rsid w:val="00026C31"/>
    <w:rsid w:val="00027280"/>
    <w:rsid w:val="00027E0E"/>
    <w:rsid w:val="000314E7"/>
    <w:rsid w:val="00031720"/>
    <w:rsid w:val="000320A7"/>
    <w:rsid w:val="00032420"/>
    <w:rsid w:val="000324CD"/>
    <w:rsid w:val="000329EA"/>
    <w:rsid w:val="000333E6"/>
    <w:rsid w:val="0003491B"/>
    <w:rsid w:val="00034C4E"/>
    <w:rsid w:val="00034EAA"/>
    <w:rsid w:val="00035925"/>
    <w:rsid w:val="0003731E"/>
    <w:rsid w:val="00040465"/>
    <w:rsid w:val="000421A0"/>
    <w:rsid w:val="0004482D"/>
    <w:rsid w:val="00045D01"/>
    <w:rsid w:val="00045EB0"/>
    <w:rsid w:val="0004639F"/>
    <w:rsid w:val="000472F0"/>
    <w:rsid w:val="00047454"/>
    <w:rsid w:val="00050060"/>
    <w:rsid w:val="00050225"/>
    <w:rsid w:val="000505A3"/>
    <w:rsid w:val="000507B8"/>
    <w:rsid w:val="00051743"/>
    <w:rsid w:val="000520F5"/>
    <w:rsid w:val="000540FA"/>
    <w:rsid w:val="00055089"/>
    <w:rsid w:val="0005675B"/>
    <w:rsid w:val="000572BD"/>
    <w:rsid w:val="000611C7"/>
    <w:rsid w:val="0006122B"/>
    <w:rsid w:val="00061D9F"/>
    <w:rsid w:val="00062061"/>
    <w:rsid w:val="000627D8"/>
    <w:rsid w:val="000661C3"/>
    <w:rsid w:val="00066484"/>
    <w:rsid w:val="0006694D"/>
    <w:rsid w:val="00067CDF"/>
    <w:rsid w:val="00067D53"/>
    <w:rsid w:val="00067D82"/>
    <w:rsid w:val="000708DE"/>
    <w:rsid w:val="00071076"/>
    <w:rsid w:val="00072BEC"/>
    <w:rsid w:val="00073E38"/>
    <w:rsid w:val="00074FBE"/>
    <w:rsid w:val="00075309"/>
    <w:rsid w:val="0007722A"/>
    <w:rsid w:val="000776B6"/>
    <w:rsid w:val="00077900"/>
    <w:rsid w:val="00077AB0"/>
    <w:rsid w:val="00080A15"/>
    <w:rsid w:val="00080D8B"/>
    <w:rsid w:val="00081AB6"/>
    <w:rsid w:val="0008219A"/>
    <w:rsid w:val="00083A09"/>
    <w:rsid w:val="00084228"/>
    <w:rsid w:val="00085590"/>
    <w:rsid w:val="00086C05"/>
    <w:rsid w:val="0009005E"/>
    <w:rsid w:val="00092857"/>
    <w:rsid w:val="00092EA0"/>
    <w:rsid w:val="00093583"/>
    <w:rsid w:val="00094207"/>
    <w:rsid w:val="00095DA8"/>
    <w:rsid w:val="000962A1"/>
    <w:rsid w:val="00096AE7"/>
    <w:rsid w:val="000A07E6"/>
    <w:rsid w:val="000A16E6"/>
    <w:rsid w:val="000A1A24"/>
    <w:rsid w:val="000A1DC4"/>
    <w:rsid w:val="000A20A9"/>
    <w:rsid w:val="000A24D6"/>
    <w:rsid w:val="000A4451"/>
    <w:rsid w:val="000A48B1"/>
    <w:rsid w:val="000A5FD2"/>
    <w:rsid w:val="000A65DC"/>
    <w:rsid w:val="000B00DB"/>
    <w:rsid w:val="000B096A"/>
    <w:rsid w:val="000B2487"/>
    <w:rsid w:val="000B3143"/>
    <w:rsid w:val="000B3148"/>
    <w:rsid w:val="000B52CE"/>
    <w:rsid w:val="000B6A27"/>
    <w:rsid w:val="000B6BF9"/>
    <w:rsid w:val="000B706C"/>
    <w:rsid w:val="000B7169"/>
    <w:rsid w:val="000B787F"/>
    <w:rsid w:val="000C042D"/>
    <w:rsid w:val="000C0798"/>
    <w:rsid w:val="000C0D62"/>
    <w:rsid w:val="000C1074"/>
    <w:rsid w:val="000C2226"/>
    <w:rsid w:val="000C2979"/>
    <w:rsid w:val="000C4D87"/>
    <w:rsid w:val="000C531A"/>
    <w:rsid w:val="000C533B"/>
    <w:rsid w:val="000C59BF"/>
    <w:rsid w:val="000C68FD"/>
    <w:rsid w:val="000C6B05"/>
    <w:rsid w:val="000C6DD6"/>
    <w:rsid w:val="000C73D4"/>
    <w:rsid w:val="000C7554"/>
    <w:rsid w:val="000D0869"/>
    <w:rsid w:val="000D0D7C"/>
    <w:rsid w:val="000D1C36"/>
    <w:rsid w:val="000D24F4"/>
    <w:rsid w:val="000D2CF3"/>
    <w:rsid w:val="000D2FA0"/>
    <w:rsid w:val="000D33EF"/>
    <w:rsid w:val="000D381B"/>
    <w:rsid w:val="000D3D4C"/>
    <w:rsid w:val="000D4676"/>
    <w:rsid w:val="000D4F51"/>
    <w:rsid w:val="000D5BC9"/>
    <w:rsid w:val="000D718B"/>
    <w:rsid w:val="000E0C46"/>
    <w:rsid w:val="000E1732"/>
    <w:rsid w:val="000E3440"/>
    <w:rsid w:val="000E475E"/>
    <w:rsid w:val="000E491E"/>
    <w:rsid w:val="000E6FA1"/>
    <w:rsid w:val="000E71A1"/>
    <w:rsid w:val="000E720A"/>
    <w:rsid w:val="000F030C"/>
    <w:rsid w:val="000F0A29"/>
    <w:rsid w:val="000F0CFE"/>
    <w:rsid w:val="000F0D11"/>
    <w:rsid w:val="000F10CD"/>
    <w:rsid w:val="000F1130"/>
    <w:rsid w:val="000F129C"/>
    <w:rsid w:val="000F270F"/>
    <w:rsid w:val="000F314C"/>
    <w:rsid w:val="000F390B"/>
    <w:rsid w:val="000F4ACE"/>
    <w:rsid w:val="000F4BF7"/>
    <w:rsid w:val="000F6D35"/>
    <w:rsid w:val="000F6F85"/>
    <w:rsid w:val="00100CBD"/>
    <w:rsid w:val="00100F12"/>
    <w:rsid w:val="001014D1"/>
    <w:rsid w:val="00101BD4"/>
    <w:rsid w:val="00102336"/>
    <w:rsid w:val="001056DE"/>
    <w:rsid w:val="00105914"/>
    <w:rsid w:val="00106099"/>
    <w:rsid w:val="00106CC3"/>
    <w:rsid w:val="0010761B"/>
    <w:rsid w:val="00107A89"/>
    <w:rsid w:val="00107BB9"/>
    <w:rsid w:val="0011213A"/>
    <w:rsid w:val="001124C0"/>
    <w:rsid w:val="00112D9A"/>
    <w:rsid w:val="00112F52"/>
    <w:rsid w:val="0011335C"/>
    <w:rsid w:val="00113744"/>
    <w:rsid w:val="001149A2"/>
    <w:rsid w:val="00115398"/>
    <w:rsid w:val="001158A3"/>
    <w:rsid w:val="0011648C"/>
    <w:rsid w:val="00117B6B"/>
    <w:rsid w:val="00117D61"/>
    <w:rsid w:val="00117E58"/>
    <w:rsid w:val="00121FAA"/>
    <w:rsid w:val="0012507C"/>
    <w:rsid w:val="00125252"/>
    <w:rsid w:val="00125267"/>
    <w:rsid w:val="001267E3"/>
    <w:rsid w:val="00126E5F"/>
    <w:rsid w:val="00130289"/>
    <w:rsid w:val="00131232"/>
    <w:rsid w:val="00131434"/>
    <w:rsid w:val="0013175F"/>
    <w:rsid w:val="00131B27"/>
    <w:rsid w:val="00132F81"/>
    <w:rsid w:val="001330CC"/>
    <w:rsid w:val="00133AD7"/>
    <w:rsid w:val="001344DB"/>
    <w:rsid w:val="00135872"/>
    <w:rsid w:val="001359C9"/>
    <w:rsid w:val="00136803"/>
    <w:rsid w:val="00137668"/>
    <w:rsid w:val="00144D64"/>
    <w:rsid w:val="00144F02"/>
    <w:rsid w:val="0014578F"/>
    <w:rsid w:val="00145ED9"/>
    <w:rsid w:val="00146522"/>
    <w:rsid w:val="00147D63"/>
    <w:rsid w:val="00150CFD"/>
    <w:rsid w:val="001512B4"/>
    <w:rsid w:val="00152737"/>
    <w:rsid w:val="0015358E"/>
    <w:rsid w:val="001574FF"/>
    <w:rsid w:val="001578B9"/>
    <w:rsid w:val="00160768"/>
    <w:rsid w:val="001620A5"/>
    <w:rsid w:val="00162DBC"/>
    <w:rsid w:val="00163126"/>
    <w:rsid w:val="00163EEB"/>
    <w:rsid w:val="00164470"/>
    <w:rsid w:val="001648F5"/>
    <w:rsid w:val="00164E53"/>
    <w:rsid w:val="0016699D"/>
    <w:rsid w:val="001708B7"/>
    <w:rsid w:val="00171005"/>
    <w:rsid w:val="0017194D"/>
    <w:rsid w:val="00171E44"/>
    <w:rsid w:val="00171FA5"/>
    <w:rsid w:val="001744B4"/>
    <w:rsid w:val="00175159"/>
    <w:rsid w:val="00175D74"/>
    <w:rsid w:val="00176208"/>
    <w:rsid w:val="0017681F"/>
    <w:rsid w:val="00176E6D"/>
    <w:rsid w:val="00177008"/>
    <w:rsid w:val="00177AF0"/>
    <w:rsid w:val="00180F5D"/>
    <w:rsid w:val="00181886"/>
    <w:rsid w:val="00181E40"/>
    <w:rsid w:val="0018211B"/>
    <w:rsid w:val="00182A77"/>
    <w:rsid w:val="001840D3"/>
    <w:rsid w:val="001900F8"/>
    <w:rsid w:val="00190E01"/>
    <w:rsid w:val="00191258"/>
    <w:rsid w:val="001918FB"/>
    <w:rsid w:val="00192680"/>
    <w:rsid w:val="00192966"/>
    <w:rsid w:val="00192A46"/>
    <w:rsid w:val="00193037"/>
    <w:rsid w:val="00193A2C"/>
    <w:rsid w:val="00193EAC"/>
    <w:rsid w:val="0019564B"/>
    <w:rsid w:val="00195749"/>
    <w:rsid w:val="0019586B"/>
    <w:rsid w:val="0019664C"/>
    <w:rsid w:val="00196B5E"/>
    <w:rsid w:val="001978BF"/>
    <w:rsid w:val="001A182F"/>
    <w:rsid w:val="001A2485"/>
    <w:rsid w:val="001A26CB"/>
    <w:rsid w:val="001A288E"/>
    <w:rsid w:val="001A2D0A"/>
    <w:rsid w:val="001A2DB7"/>
    <w:rsid w:val="001A2F49"/>
    <w:rsid w:val="001A3AF6"/>
    <w:rsid w:val="001A45FB"/>
    <w:rsid w:val="001A55C3"/>
    <w:rsid w:val="001A6DEF"/>
    <w:rsid w:val="001A7634"/>
    <w:rsid w:val="001B04E7"/>
    <w:rsid w:val="001B1ECD"/>
    <w:rsid w:val="001B20D4"/>
    <w:rsid w:val="001B2F4D"/>
    <w:rsid w:val="001B34FA"/>
    <w:rsid w:val="001B380E"/>
    <w:rsid w:val="001B39E8"/>
    <w:rsid w:val="001B64CA"/>
    <w:rsid w:val="001B6DC2"/>
    <w:rsid w:val="001C149C"/>
    <w:rsid w:val="001C21AC"/>
    <w:rsid w:val="001C234B"/>
    <w:rsid w:val="001C2631"/>
    <w:rsid w:val="001C41B8"/>
    <w:rsid w:val="001C4272"/>
    <w:rsid w:val="001C47BA"/>
    <w:rsid w:val="001C5613"/>
    <w:rsid w:val="001C59EA"/>
    <w:rsid w:val="001C67B7"/>
    <w:rsid w:val="001C7E40"/>
    <w:rsid w:val="001D1425"/>
    <w:rsid w:val="001D25BD"/>
    <w:rsid w:val="001D2C66"/>
    <w:rsid w:val="001D374F"/>
    <w:rsid w:val="001D389E"/>
    <w:rsid w:val="001D3C8C"/>
    <w:rsid w:val="001D406C"/>
    <w:rsid w:val="001D41EE"/>
    <w:rsid w:val="001D43F6"/>
    <w:rsid w:val="001D449B"/>
    <w:rsid w:val="001D4BA9"/>
    <w:rsid w:val="001D5058"/>
    <w:rsid w:val="001D5786"/>
    <w:rsid w:val="001D6C29"/>
    <w:rsid w:val="001D6F81"/>
    <w:rsid w:val="001D7924"/>
    <w:rsid w:val="001E0380"/>
    <w:rsid w:val="001E0B3D"/>
    <w:rsid w:val="001E13B1"/>
    <w:rsid w:val="001E13C2"/>
    <w:rsid w:val="001E198E"/>
    <w:rsid w:val="001E3A80"/>
    <w:rsid w:val="001E611A"/>
    <w:rsid w:val="001E78DD"/>
    <w:rsid w:val="001E7D93"/>
    <w:rsid w:val="001F33C9"/>
    <w:rsid w:val="001F3A19"/>
    <w:rsid w:val="001F52E0"/>
    <w:rsid w:val="001F6D73"/>
    <w:rsid w:val="002001D2"/>
    <w:rsid w:val="002003E5"/>
    <w:rsid w:val="0020179B"/>
    <w:rsid w:val="00202516"/>
    <w:rsid w:val="002028B7"/>
    <w:rsid w:val="00202B3B"/>
    <w:rsid w:val="002050CC"/>
    <w:rsid w:val="002052D2"/>
    <w:rsid w:val="002058AF"/>
    <w:rsid w:val="00205908"/>
    <w:rsid w:val="00206DFD"/>
    <w:rsid w:val="0020720A"/>
    <w:rsid w:val="002102CF"/>
    <w:rsid w:val="00210CC0"/>
    <w:rsid w:val="00215EF0"/>
    <w:rsid w:val="00216C02"/>
    <w:rsid w:val="00217185"/>
    <w:rsid w:val="00217D60"/>
    <w:rsid w:val="002215FB"/>
    <w:rsid w:val="00221C5B"/>
    <w:rsid w:val="00221E50"/>
    <w:rsid w:val="002231C1"/>
    <w:rsid w:val="0022410E"/>
    <w:rsid w:val="002248BE"/>
    <w:rsid w:val="00225DF7"/>
    <w:rsid w:val="00225FC9"/>
    <w:rsid w:val="00226023"/>
    <w:rsid w:val="002263FC"/>
    <w:rsid w:val="00226B0B"/>
    <w:rsid w:val="0023013D"/>
    <w:rsid w:val="00230EC8"/>
    <w:rsid w:val="00230F98"/>
    <w:rsid w:val="0023138B"/>
    <w:rsid w:val="002313C3"/>
    <w:rsid w:val="002328A6"/>
    <w:rsid w:val="00232D40"/>
    <w:rsid w:val="00232EAB"/>
    <w:rsid w:val="00234467"/>
    <w:rsid w:val="00234774"/>
    <w:rsid w:val="002349A3"/>
    <w:rsid w:val="00234C09"/>
    <w:rsid w:val="0023711C"/>
    <w:rsid w:val="00237D8D"/>
    <w:rsid w:val="00240DB6"/>
    <w:rsid w:val="002417F8"/>
    <w:rsid w:val="00241DA2"/>
    <w:rsid w:val="00241DD7"/>
    <w:rsid w:val="00241E49"/>
    <w:rsid w:val="00242E81"/>
    <w:rsid w:val="00247FEE"/>
    <w:rsid w:val="00250E7D"/>
    <w:rsid w:val="00251D6C"/>
    <w:rsid w:val="00253159"/>
    <w:rsid w:val="002534CE"/>
    <w:rsid w:val="00254365"/>
    <w:rsid w:val="00254DBC"/>
    <w:rsid w:val="00255739"/>
    <w:rsid w:val="002565A2"/>
    <w:rsid w:val="002565D5"/>
    <w:rsid w:val="00256BC3"/>
    <w:rsid w:val="00257D01"/>
    <w:rsid w:val="0026034B"/>
    <w:rsid w:val="00260D38"/>
    <w:rsid w:val="002619E5"/>
    <w:rsid w:val="00262281"/>
    <w:rsid w:val="002622C0"/>
    <w:rsid w:val="002624AF"/>
    <w:rsid w:val="0026363A"/>
    <w:rsid w:val="0026516F"/>
    <w:rsid w:val="00265C93"/>
    <w:rsid w:val="00267475"/>
    <w:rsid w:val="002716AF"/>
    <w:rsid w:val="0027181F"/>
    <w:rsid w:val="00271E9F"/>
    <w:rsid w:val="00272265"/>
    <w:rsid w:val="002724FC"/>
    <w:rsid w:val="0027266F"/>
    <w:rsid w:val="00272E14"/>
    <w:rsid w:val="002730FB"/>
    <w:rsid w:val="00274EE9"/>
    <w:rsid w:val="002759CD"/>
    <w:rsid w:val="00275D2D"/>
    <w:rsid w:val="00276D59"/>
    <w:rsid w:val="002778AE"/>
    <w:rsid w:val="00277F8B"/>
    <w:rsid w:val="0028123A"/>
    <w:rsid w:val="00281D32"/>
    <w:rsid w:val="002822B9"/>
    <w:rsid w:val="0028269A"/>
    <w:rsid w:val="00282A87"/>
    <w:rsid w:val="00283035"/>
    <w:rsid w:val="00283590"/>
    <w:rsid w:val="002836C0"/>
    <w:rsid w:val="00284D8E"/>
    <w:rsid w:val="00285B0D"/>
    <w:rsid w:val="00286973"/>
    <w:rsid w:val="00287C8F"/>
    <w:rsid w:val="00287E3B"/>
    <w:rsid w:val="00291A76"/>
    <w:rsid w:val="0029205F"/>
    <w:rsid w:val="00294096"/>
    <w:rsid w:val="00294DC7"/>
    <w:rsid w:val="00294E70"/>
    <w:rsid w:val="00295A32"/>
    <w:rsid w:val="00296556"/>
    <w:rsid w:val="00296AF4"/>
    <w:rsid w:val="002A0A45"/>
    <w:rsid w:val="002A1924"/>
    <w:rsid w:val="002A1940"/>
    <w:rsid w:val="002A240D"/>
    <w:rsid w:val="002A43DF"/>
    <w:rsid w:val="002A45E3"/>
    <w:rsid w:val="002A4653"/>
    <w:rsid w:val="002A4A04"/>
    <w:rsid w:val="002A5353"/>
    <w:rsid w:val="002A54BC"/>
    <w:rsid w:val="002A59E8"/>
    <w:rsid w:val="002A6C04"/>
    <w:rsid w:val="002A6C12"/>
    <w:rsid w:val="002A7420"/>
    <w:rsid w:val="002A76E6"/>
    <w:rsid w:val="002B0F12"/>
    <w:rsid w:val="002B1308"/>
    <w:rsid w:val="002B2813"/>
    <w:rsid w:val="002B31FE"/>
    <w:rsid w:val="002B3414"/>
    <w:rsid w:val="002B4514"/>
    <w:rsid w:val="002B4554"/>
    <w:rsid w:val="002B6769"/>
    <w:rsid w:val="002B6DFF"/>
    <w:rsid w:val="002B6FC1"/>
    <w:rsid w:val="002C1D5B"/>
    <w:rsid w:val="002C2A57"/>
    <w:rsid w:val="002C4695"/>
    <w:rsid w:val="002C5239"/>
    <w:rsid w:val="002C5A7A"/>
    <w:rsid w:val="002C617A"/>
    <w:rsid w:val="002C685E"/>
    <w:rsid w:val="002C72D8"/>
    <w:rsid w:val="002C7978"/>
    <w:rsid w:val="002D0828"/>
    <w:rsid w:val="002D0A31"/>
    <w:rsid w:val="002D0F5C"/>
    <w:rsid w:val="002D11FA"/>
    <w:rsid w:val="002D277F"/>
    <w:rsid w:val="002D2A7E"/>
    <w:rsid w:val="002D3A25"/>
    <w:rsid w:val="002D4236"/>
    <w:rsid w:val="002D4513"/>
    <w:rsid w:val="002D50D3"/>
    <w:rsid w:val="002D534A"/>
    <w:rsid w:val="002D5A4C"/>
    <w:rsid w:val="002D5B03"/>
    <w:rsid w:val="002E092D"/>
    <w:rsid w:val="002E0D63"/>
    <w:rsid w:val="002E0DDF"/>
    <w:rsid w:val="002E1FB9"/>
    <w:rsid w:val="002E221A"/>
    <w:rsid w:val="002E2906"/>
    <w:rsid w:val="002E2F67"/>
    <w:rsid w:val="002E2FE6"/>
    <w:rsid w:val="002E363B"/>
    <w:rsid w:val="002E3D0A"/>
    <w:rsid w:val="002E49F2"/>
    <w:rsid w:val="002E5635"/>
    <w:rsid w:val="002E64C3"/>
    <w:rsid w:val="002E6A2C"/>
    <w:rsid w:val="002E6B70"/>
    <w:rsid w:val="002E7037"/>
    <w:rsid w:val="002E75B3"/>
    <w:rsid w:val="002F097F"/>
    <w:rsid w:val="002F1D8C"/>
    <w:rsid w:val="002F21DA"/>
    <w:rsid w:val="002F2574"/>
    <w:rsid w:val="002F3194"/>
    <w:rsid w:val="002F410A"/>
    <w:rsid w:val="002F43A8"/>
    <w:rsid w:val="002F4EF7"/>
    <w:rsid w:val="002F6BAF"/>
    <w:rsid w:val="00300EEA"/>
    <w:rsid w:val="003011B6"/>
    <w:rsid w:val="00301F39"/>
    <w:rsid w:val="00301F93"/>
    <w:rsid w:val="00303173"/>
    <w:rsid w:val="003051A2"/>
    <w:rsid w:val="00305314"/>
    <w:rsid w:val="00306345"/>
    <w:rsid w:val="00306B2A"/>
    <w:rsid w:val="00306CFA"/>
    <w:rsid w:val="00307965"/>
    <w:rsid w:val="00310510"/>
    <w:rsid w:val="0031054C"/>
    <w:rsid w:val="003106D6"/>
    <w:rsid w:val="00312615"/>
    <w:rsid w:val="00312A11"/>
    <w:rsid w:val="00313268"/>
    <w:rsid w:val="00313595"/>
    <w:rsid w:val="00314312"/>
    <w:rsid w:val="00314513"/>
    <w:rsid w:val="00314DB8"/>
    <w:rsid w:val="00316856"/>
    <w:rsid w:val="00316CCA"/>
    <w:rsid w:val="0031712C"/>
    <w:rsid w:val="00317600"/>
    <w:rsid w:val="0032030B"/>
    <w:rsid w:val="003203D0"/>
    <w:rsid w:val="00320DEB"/>
    <w:rsid w:val="003212B4"/>
    <w:rsid w:val="00321FB4"/>
    <w:rsid w:val="00323496"/>
    <w:rsid w:val="00323B7E"/>
    <w:rsid w:val="00323DC4"/>
    <w:rsid w:val="00323E5A"/>
    <w:rsid w:val="0032427E"/>
    <w:rsid w:val="00324D37"/>
    <w:rsid w:val="00325010"/>
    <w:rsid w:val="00325655"/>
    <w:rsid w:val="00325926"/>
    <w:rsid w:val="00325BEB"/>
    <w:rsid w:val="00327129"/>
    <w:rsid w:val="00327A74"/>
    <w:rsid w:val="00327A8A"/>
    <w:rsid w:val="003309E5"/>
    <w:rsid w:val="0033171F"/>
    <w:rsid w:val="00335787"/>
    <w:rsid w:val="0033605B"/>
    <w:rsid w:val="00336610"/>
    <w:rsid w:val="003369AD"/>
    <w:rsid w:val="0034067C"/>
    <w:rsid w:val="003414A9"/>
    <w:rsid w:val="00341A8B"/>
    <w:rsid w:val="00341E80"/>
    <w:rsid w:val="00343F73"/>
    <w:rsid w:val="003443A6"/>
    <w:rsid w:val="00344668"/>
    <w:rsid w:val="00344DF1"/>
    <w:rsid w:val="00345060"/>
    <w:rsid w:val="00345785"/>
    <w:rsid w:val="00345950"/>
    <w:rsid w:val="00346284"/>
    <w:rsid w:val="00347349"/>
    <w:rsid w:val="003473AB"/>
    <w:rsid w:val="00350281"/>
    <w:rsid w:val="003514EF"/>
    <w:rsid w:val="00351831"/>
    <w:rsid w:val="003529ED"/>
    <w:rsid w:val="00352A06"/>
    <w:rsid w:val="00352B0C"/>
    <w:rsid w:val="00352CD2"/>
    <w:rsid w:val="0035323B"/>
    <w:rsid w:val="00354867"/>
    <w:rsid w:val="00355F57"/>
    <w:rsid w:val="00357B79"/>
    <w:rsid w:val="003609D2"/>
    <w:rsid w:val="00360B62"/>
    <w:rsid w:val="00360E39"/>
    <w:rsid w:val="003619BE"/>
    <w:rsid w:val="003621EC"/>
    <w:rsid w:val="00362BB1"/>
    <w:rsid w:val="00363950"/>
    <w:rsid w:val="00363F22"/>
    <w:rsid w:val="00365A77"/>
    <w:rsid w:val="00365D7C"/>
    <w:rsid w:val="00366375"/>
    <w:rsid w:val="003677F6"/>
    <w:rsid w:val="003717B2"/>
    <w:rsid w:val="0037229B"/>
    <w:rsid w:val="00373453"/>
    <w:rsid w:val="003735E5"/>
    <w:rsid w:val="00374665"/>
    <w:rsid w:val="00375564"/>
    <w:rsid w:val="00375685"/>
    <w:rsid w:val="00376004"/>
    <w:rsid w:val="0037693C"/>
    <w:rsid w:val="00376FA0"/>
    <w:rsid w:val="003771D4"/>
    <w:rsid w:val="003805C5"/>
    <w:rsid w:val="00381CC6"/>
    <w:rsid w:val="00383191"/>
    <w:rsid w:val="00383200"/>
    <w:rsid w:val="00383411"/>
    <w:rsid w:val="00384A9E"/>
    <w:rsid w:val="00385202"/>
    <w:rsid w:val="00385871"/>
    <w:rsid w:val="00385CFD"/>
    <w:rsid w:val="003862A4"/>
    <w:rsid w:val="00386DED"/>
    <w:rsid w:val="003870C5"/>
    <w:rsid w:val="00390D1C"/>
    <w:rsid w:val="00391252"/>
    <w:rsid w:val="003912E7"/>
    <w:rsid w:val="00391455"/>
    <w:rsid w:val="00391723"/>
    <w:rsid w:val="00391F9F"/>
    <w:rsid w:val="00392295"/>
    <w:rsid w:val="0039249A"/>
    <w:rsid w:val="00393649"/>
    <w:rsid w:val="00393870"/>
    <w:rsid w:val="00393947"/>
    <w:rsid w:val="003939AA"/>
    <w:rsid w:val="0039430E"/>
    <w:rsid w:val="0039470B"/>
    <w:rsid w:val="003952EB"/>
    <w:rsid w:val="00397570"/>
    <w:rsid w:val="003A1A06"/>
    <w:rsid w:val="003A1E6C"/>
    <w:rsid w:val="003A2275"/>
    <w:rsid w:val="003A3D25"/>
    <w:rsid w:val="003A47D2"/>
    <w:rsid w:val="003A5BEF"/>
    <w:rsid w:val="003A6A4F"/>
    <w:rsid w:val="003A6BFF"/>
    <w:rsid w:val="003A7088"/>
    <w:rsid w:val="003A7409"/>
    <w:rsid w:val="003B00DF"/>
    <w:rsid w:val="003B1275"/>
    <w:rsid w:val="003B1778"/>
    <w:rsid w:val="003B2182"/>
    <w:rsid w:val="003B2322"/>
    <w:rsid w:val="003B3867"/>
    <w:rsid w:val="003B54E6"/>
    <w:rsid w:val="003B5BD1"/>
    <w:rsid w:val="003B5EC5"/>
    <w:rsid w:val="003B6B29"/>
    <w:rsid w:val="003C0B5F"/>
    <w:rsid w:val="003C11CB"/>
    <w:rsid w:val="003C12B1"/>
    <w:rsid w:val="003C28C9"/>
    <w:rsid w:val="003C346C"/>
    <w:rsid w:val="003C44C5"/>
    <w:rsid w:val="003C4A9E"/>
    <w:rsid w:val="003C55AD"/>
    <w:rsid w:val="003C5DAF"/>
    <w:rsid w:val="003C75F3"/>
    <w:rsid w:val="003C78A3"/>
    <w:rsid w:val="003C79A9"/>
    <w:rsid w:val="003C7E3A"/>
    <w:rsid w:val="003D19DA"/>
    <w:rsid w:val="003D4235"/>
    <w:rsid w:val="003D4274"/>
    <w:rsid w:val="003D45C8"/>
    <w:rsid w:val="003D4938"/>
    <w:rsid w:val="003D58A7"/>
    <w:rsid w:val="003D60FB"/>
    <w:rsid w:val="003E1867"/>
    <w:rsid w:val="003E36C2"/>
    <w:rsid w:val="003E413B"/>
    <w:rsid w:val="003E5574"/>
    <w:rsid w:val="003E5729"/>
    <w:rsid w:val="003E5E3E"/>
    <w:rsid w:val="003F1382"/>
    <w:rsid w:val="003F1AA3"/>
    <w:rsid w:val="003F30A2"/>
    <w:rsid w:val="003F3774"/>
    <w:rsid w:val="003F4599"/>
    <w:rsid w:val="003F4EE0"/>
    <w:rsid w:val="003F4FCF"/>
    <w:rsid w:val="003F5368"/>
    <w:rsid w:val="003F6766"/>
    <w:rsid w:val="003F6B5D"/>
    <w:rsid w:val="003F7245"/>
    <w:rsid w:val="003F7EE2"/>
    <w:rsid w:val="004007CE"/>
    <w:rsid w:val="00400FB5"/>
    <w:rsid w:val="00401339"/>
    <w:rsid w:val="00401779"/>
    <w:rsid w:val="00401837"/>
    <w:rsid w:val="00402153"/>
    <w:rsid w:val="00402FC1"/>
    <w:rsid w:val="00403645"/>
    <w:rsid w:val="00403CBA"/>
    <w:rsid w:val="004040AD"/>
    <w:rsid w:val="0040490A"/>
    <w:rsid w:val="00410194"/>
    <w:rsid w:val="00410682"/>
    <w:rsid w:val="00410FF0"/>
    <w:rsid w:val="00411C5C"/>
    <w:rsid w:val="0041291F"/>
    <w:rsid w:val="00412D12"/>
    <w:rsid w:val="00414540"/>
    <w:rsid w:val="004150D8"/>
    <w:rsid w:val="00416773"/>
    <w:rsid w:val="0042047C"/>
    <w:rsid w:val="0042053F"/>
    <w:rsid w:val="004215E4"/>
    <w:rsid w:val="00422948"/>
    <w:rsid w:val="00423A2A"/>
    <w:rsid w:val="00424199"/>
    <w:rsid w:val="00424391"/>
    <w:rsid w:val="00425082"/>
    <w:rsid w:val="004254B1"/>
    <w:rsid w:val="004255D1"/>
    <w:rsid w:val="0042637B"/>
    <w:rsid w:val="004264A8"/>
    <w:rsid w:val="00426ACA"/>
    <w:rsid w:val="00426DB3"/>
    <w:rsid w:val="00427103"/>
    <w:rsid w:val="00427A1D"/>
    <w:rsid w:val="00430788"/>
    <w:rsid w:val="0043095E"/>
    <w:rsid w:val="00430DC1"/>
    <w:rsid w:val="00430E30"/>
    <w:rsid w:val="0043106D"/>
    <w:rsid w:val="00431708"/>
    <w:rsid w:val="00431DEB"/>
    <w:rsid w:val="00431FD0"/>
    <w:rsid w:val="004326B3"/>
    <w:rsid w:val="00432AEB"/>
    <w:rsid w:val="0043390B"/>
    <w:rsid w:val="00434887"/>
    <w:rsid w:val="00434CD4"/>
    <w:rsid w:val="00435FDE"/>
    <w:rsid w:val="004371BC"/>
    <w:rsid w:val="00440597"/>
    <w:rsid w:val="00443ECF"/>
    <w:rsid w:val="004444B3"/>
    <w:rsid w:val="00445D10"/>
    <w:rsid w:val="00446436"/>
    <w:rsid w:val="00446B29"/>
    <w:rsid w:val="0044758D"/>
    <w:rsid w:val="004478D7"/>
    <w:rsid w:val="00447AC0"/>
    <w:rsid w:val="00450536"/>
    <w:rsid w:val="004525A2"/>
    <w:rsid w:val="0045269A"/>
    <w:rsid w:val="0045313D"/>
    <w:rsid w:val="00453F9A"/>
    <w:rsid w:val="004545AC"/>
    <w:rsid w:val="00454B9D"/>
    <w:rsid w:val="00454E98"/>
    <w:rsid w:val="00455A98"/>
    <w:rsid w:val="00456E3E"/>
    <w:rsid w:val="00457E4E"/>
    <w:rsid w:val="00460095"/>
    <w:rsid w:val="0046048C"/>
    <w:rsid w:val="00460AA7"/>
    <w:rsid w:val="00463A76"/>
    <w:rsid w:val="004646FC"/>
    <w:rsid w:val="0046564C"/>
    <w:rsid w:val="00466B1C"/>
    <w:rsid w:val="004702C3"/>
    <w:rsid w:val="00471E91"/>
    <w:rsid w:val="00471FF2"/>
    <w:rsid w:val="0047217D"/>
    <w:rsid w:val="00474246"/>
    <w:rsid w:val="00474675"/>
    <w:rsid w:val="0047470C"/>
    <w:rsid w:val="00475AF7"/>
    <w:rsid w:val="00475C01"/>
    <w:rsid w:val="00477093"/>
    <w:rsid w:val="00480D95"/>
    <w:rsid w:val="004812CB"/>
    <w:rsid w:val="00482C3D"/>
    <w:rsid w:val="00483418"/>
    <w:rsid w:val="00483A3B"/>
    <w:rsid w:val="0048410E"/>
    <w:rsid w:val="0048519F"/>
    <w:rsid w:val="00485421"/>
    <w:rsid w:val="004855FC"/>
    <w:rsid w:val="0049095E"/>
    <w:rsid w:val="00490AFC"/>
    <w:rsid w:val="004915E3"/>
    <w:rsid w:val="00491638"/>
    <w:rsid w:val="0049223E"/>
    <w:rsid w:val="00495318"/>
    <w:rsid w:val="00495397"/>
    <w:rsid w:val="00497496"/>
    <w:rsid w:val="004978B8"/>
    <w:rsid w:val="00497A2A"/>
    <w:rsid w:val="004A052A"/>
    <w:rsid w:val="004A0C7F"/>
    <w:rsid w:val="004A35F9"/>
    <w:rsid w:val="004A7144"/>
    <w:rsid w:val="004B001E"/>
    <w:rsid w:val="004B01F1"/>
    <w:rsid w:val="004B04BD"/>
    <w:rsid w:val="004B0969"/>
    <w:rsid w:val="004B188F"/>
    <w:rsid w:val="004B21D7"/>
    <w:rsid w:val="004B2432"/>
    <w:rsid w:val="004B24C1"/>
    <w:rsid w:val="004B29CB"/>
    <w:rsid w:val="004B3651"/>
    <w:rsid w:val="004B451C"/>
    <w:rsid w:val="004B59DE"/>
    <w:rsid w:val="004B6A2B"/>
    <w:rsid w:val="004B7F04"/>
    <w:rsid w:val="004C1E40"/>
    <w:rsid w:val="004C216F"/>
    <w:rsid w:val="004C239B"/>
    <w:rsid w:val="004C292F"/>
    <w:rsid w:val="004C2E13"/>
    <w:rsid w:val="004C2F0C"/>
    <w:rsid w:val="004C3C7B"/>
    <w:rsid w:val="004C4B12"/>
    <w:rsid w:val="004C6378"/>
    <w:rsid w:val="004C63C8"/>
    <w:rsid w:val="004C6783"/>
    <w:rsid w:val="004D26A8"/>
    <w:rsid w:val="004D2848"/>
    <w:rsid w:val="004D3589"/>
    <w:rsid w:val="004D3AF9"/>
    <w:rsid w:val="004D6517"/>
    <w:rsid w:val="004D6AC3"/>
    <w:rsid w:val="004D7BD8"/>
    <w:rsid w:val="004E0B6F"/>
    <w:rsid w:val="004E36A3"/>
    <w:rsid w:val="004E45C2"/>
    <w:rsid w:val="004E471B"/>
    <w:rsid w:val="004E5271"/>
    <w:rsid w:val="004E5A7D"/>
    <w:rsid w:val="004E5D85"/>
    <w:rsid w:val="004E6104"/>
    <w:rsid w:val="004F092D"/>
    <w:rsid w:val="004F229E"/>
    <w:rsid w:val="004F2A79"/>
    <w:rsid w:val="004F31E5"/>
    <w:rsid w:val="004F3664"/>
    <w:rsid w:val="004F38DC"/>
    <w:rsid w:val="004F403E"/>
    <w:rsid w:val="004F413C"/>
    <w:rsid w:val="004F4154"/>
    <w:rsid w:val="004F4403"/>
    <w:rsid w:val="004F76F4"/>
    <w:rsid w:val="0050009B"/>
    <w:rsid w:val="005018F3"/>
    <w:rsid w:val="005027B0"/>
    <w:rsid w:val="00502F60"/>
    <w:rsid w:val="005037B0"/>
    <w:rsid w:val="00503945"/>
    <w:rsid w:val="00503E0C"/>
    <w:rsid w:val="005051D8"/>
    <w:rsid w:val="005059D5"/>
    <w:rsid w:val="00505BA6"/>
    <w:rsid w:val="005072E3"/>
    <w:rsid w:val="005076A9"/>
    <w:rsid w:val="00510280"/>
    <w:rsid w:val="005110F0"/>
    <w:rsid w:val="005120A0"/>
    <w:rsid w:val="00512AF4"/>
    <w:rsid w:val="00512BCF"/>
    <w:rsid w:val="00513D73"/>
    <w:rsid w:val="00514A43"/>
    <w:rsid w:val="0051697D"/>
    <w:rsid w:val="005174E5"/>
    <w:rsid w:val="005205A8"/>
    <w:rsid w:val="005207B1"/>
    <w:rsid w:val="005208C2"/>
    <w:rsid w:val="005212CA"/>
    <w:rsid w:val="0052184E"/>
    <w:rsid w:val="0052225D"/>
    <w:rsid w:val="00522393"/>
    <w:rsid w:val="00522620"/>
    <w:rsid w:val="00523888"/>
    <w:rsid w:val="00523AF1"/>
    <w:rsid w:val="00525656"/>
    <w:rsid w:val="00526ABC"/>
    <w:rsid w:val="005309DD"/>
    <w:rsid w:val="00530F78"/>
    <w:rsid w:val="00531262"/>
    <w:rsid w:val="00531508"/>
    <w:rsid w:val="0053211E"/>
    <w:rsid w:val="005324DA"/>
    <w:rsid w:val="0053494E"/>
    <w:rsid w:val="00534C02"/>
    <w:rsid w:val="00534C2C"/>
    <w:rsid w:val="0053560F"/>
    <w:rsid w:val="00536C87"/>
    <w:rsid w:val="005375ED"/>
    <w:rsid w:val="005378DB"/>
    <w:rsid w:val="005401B1"/>
    <w:rsid w:val="00540346"/>
    <w:rsid w:val="005409E3"/>
    <w:rsid w:val="00541733"/>
    <w:rsid w:val="0054264B"/>
    <w:rsid w:val="005434EC"/>
    <w:rsid w:val="0054353E"/>
    <w:rsid w:val="00543786"/>
    <w:rsid w:val="00543CAF"/>
    <w:rsid w:val="00543CC8"/>
    <w:rsid w:val="00543CC9"/>
    <w:rsid w:val="00545374"/>
    <w:rsid w:val="00545CF8"/>
    <w:rsid w:val="00545CFF"/>
    <w:rsid w:val="00546406"/>
    <w:rsid w:val="00546443"/>
    <w:rsid w:val="00547334"/>
    <w:rsid w:val="005473AC"/>
    <w:rsid w:val="00550919"/>
    <w:rsid w:val="00550E96"/>
    <w:rsid w:val="00550FE5"/>
    <w:rsid w:val="005510AF"/>
    <w:rsid w:val="00551EFD"/>
    <w:rsid w:val="00551F79"/>
    <w:rsid w:val="00552EAC"/>
    <w:rsid w:val="005533D7"/>
    <w:rsid w:val="00553D6D"/>
    <w:rsid w:val="0055661D"/>
    <w:rsid w:val="00556A0D"/>
    <w:rsid w:val="00556F0A"/>
    <w:rsid w:val="0055714F"/>
    <w:rsid w:val="005603F2"/>
    <w:rsid w:val="0056058C"/>
    <w:rsid w:val="005605B3"/>
    <w:rsid w:val="00560DB2"/>
    <w:rsid w:val="00561234"/>
    <w:rsid w:val="005617D5"/>
    <w:rsid w:val="00561831"/>
    <w:rsid w:val="00563BAA"/>
    <w:rsid w:val="00565D36"/>
    <w:rsid w:val="00566CE4"/>
    <w:rsid w:val="005703DE"/>
    <w:rsid w:val="00571872"/>
    <w:rsid w:val="00571B44"/>
    <w:rsid w:val="005724AC"/>
    <w:rsid w:val="005739E1"/>
    <w:rsid w:val="00574108"/>
    <w:rsid w:val="0057488E"/>
    <w:rsid w:val="00574E78"/>
    <w:rsid w:val="00575161"/>
    <w:rsid w:val="005754F7"/>
    <w:rsid w:val="00580EEE"/>
    <w:rsid w:val="00581D5E"/>
    <w:rsid w:val="00581E33"/>
    <w:rsid w:val="005820EE"/>
    <w:rsid w:val="00582F19"/>
    <w:rsid w:val="00583631"/>
    <w:rsid w:val="005838CD"/>
    <w:rsid w:val="005841B8"/>
    <w:rsid w:val="0058464E"/>
    <w:rsid w:val="005849EC"/>
    <w:rsid w:val="00584C16"/>
    <w:rsid w:val="00587B67"/>
    <w:rsid w:val="00590AFD"/>
    <w:rsid w:val="005919EF"/>
    <w:rsid w:val="00592364"/>
    <w:rsid w:val="005924B1"/>
    <w:rsid w:val="005925B0"/>
    <w:rsid w:val="00592762"/>
    <w:rsid w:val="00593B48"/>
    <w:rsid w:val="00593B6D"/>
    <w:rsid w:val="00593FFB"/>
    <w:rsid w:val="00597934"/>
    <w:rsid w:val="00597B71"/>
    <w:rsid w:val="00597D25"/>
    <w:rsid w:val="00597E14"/>
    <w:rsid w:val="005A01CB"/>
    <w:rsid w:val="005A06B6"/>
    <w:rsid w:val="005A0A25"/>
    <w:rsid w:val="005A0AB2"/>
    <w:rsid w:val="005A0B3B"/>
    <w:rsid w:val="005A1CB4"/>
    <w:rsid w:val="005A33B1"/>
    <w:rsid w:val="005A41E5"/>
    <w:rsid w:val="005A58FF"/>
    <w:rsid w:val="005A5C22"/>
    <w:rsid w:val="005A5EAF"/>
    <w:rsid w:val="005A64C0"/>
    <w:rsid w:val="005A6F68"/>
    <w:rsid w:val="005B0581"/>
    <w:rsid w:val="005B09D9"/>
    <w:rsid w:val="005B0CAA"/>
    <w:rsid w:val="005B1628"/>
    <w:rsid w:val="005B3C11"/>
    <w:rsid w:val="005B4599"/>
    <w:rsid w:val="005B49E3"/>
    <w:rsid w:val="005B6F15"/>
    <w:rsid w:val="005B706D"/>
    <w:rsid w:val="005B7987"/>
    <w:rsid w:val="005C020E"/>
    <w:rsid w:val="005C079D"/>
    <w:rsid w:val="005C1359"/>
    <w:rsid w:val="005C1C28"/>
    <w:rsid w:val="005C27B9"/>
    <w:rsid w:val="005C2F8A"/>
    <w:rsid w:val="005C38E8"/>
    <w:rsid w:val="005C46A9"/>
    <w:rsid w:val="005C48CC"/>
    <w:rsid w:val="005C513B"/>
    <w:rsid w:val="005C5621"/>
    <w:rsid w:val="005C6DB5"/>
    <w:rsid w:val="005D084D"/>
    <w:rsid w:val="005D0A62"/>
    <w:rsid w:val="005D24BE"/>
    <w:rsid w:val="005D3484"/>
    <w:rsid w:val="005D3799"/>
    <w:rsid w:val="005D37B6"/>
    <w:rsid w:val="005D58BB"/>
    <w:rsid w:val="005D6AF5"/>
    <w:rsid w:val="005D7496"/>
    <w:rsid w:val="005D763D"/>
    <w:rsid w:val="005E00E1"/>
    <w:rsid w:val="005E1474"/>
    <w:rsid w:val="005E19E7"/>
    <w:rsid w:val="005E1AB2"/>
    <w:rsid w:val="005E223B"/>
    <w:rsid w:val="005E294B"/>
    <w:rsid w:val="005E2A23"/>
    <w:rsid w:val="005E3255"/>
    <w:rsid w:val="005E4194"/>
    <w:rsid w:val="005E4A92"/>
    <w:rsid w:val="005E5A8D"/>
    <w:rsid w:val="005E64C5"/>
    <w:rsid w:val="005E6D33"/>
    <w:rsid w:val="005E72F1"/>
    <w:rsid w:val="005E7EF0"/>
    <w:rsid w:val="005F0398"/>
    <w:rsid w:val="005F083E"/>
    <w:rsid w:val="005F0D35"/>
    <w:rsid w:val="005F2356"/>
    <w:rsid w:val="005F2A58"/>
    <w:rsid w:val="005F3FD2"/>
    <w:rsid w:val="005F41B7"/>
    <w:rsid w:val="005F454E"/>
    <w:rsid w:val="005F6379"/>
    <w:rsid w:val="005F6504"/>
    <w:rsid w:val="005F65CD"/>
    <w:rsid w:val="006001C8"/>
    <w:rsid w:val="00601F81"/>
    <w:rsid w:val="006022BA"/>
    <w:rsid w:val="00602492"/>
    <w:rsid w:val="006037B4"/>
    <w:rsid w:val="0060430F"/>
    <w:rsid w:val="00604764"/>
    <w:rsid w:val="00605601"/>
    <w:rsid w:val="006100F1"/>
    <w:rsid w:val="006107EA"/>
    <w:rsid w:val="00610FCF"/>
    <w:rsid w:val="006123DB"/>
    <w:rsid w:val="00612C9C"/>
    <w:rsid w:val="00613902"/>
    <w:rsid w:val="00613AB7"/>
    <w:rsid w:val="00613ED7"/>
    <w:rsid w:val="00614943"/>
    <w:rsid w:val="00614A7C"/>
    <w:rsid w:val="00614F48"/>
    <w:rsid w:val="006160D5"/>
    <w:rsid w:val="006163F3"/>
    <w:rsid w:val="0061716C"/>
    <w:rsid w:val="00617E58"/>
    <w:rsid w:val="0062047A"/>
    <w:rsid w:val="00620AC2"/>
    <w:rsid w:val="00620D07"/>
    <w:rsid w:val="006226BD"/>
    <w:rsid w:val="006230D5"/>
    <w:rsid w:val="006243A1"/>
    <w:rsid w:val="00626BB1"/>
    <w:rsid w:val="00626C99"/>
    <w:rsid w:val="00627F42"/>
    <w:rsid w:val="0063012B"/>
    <w:rsid w:val="00630832"/>
    <w:rsid w:val="006310F4"/>
    <w:rsid w:val="00631A59"/>
    <w:rsid w:val="00632E56"/>
    <w:rsid w:val="00633400"/>
    <w:rsid w:val="00633B8E"/>
    <w:rsid w:val="00634630"/>
    <w:rsid w:val="006347CE"/>
    <w:rsid w:val="00635050"/>
    <w:rsid w:val="0063567E"/>
    <w:rsid w:val="00635CBA"/>
    <w:rsid w:val="00636CFE"/>
    <w:rsid w:val="0064338B"/>
    <w:rsid w:val="00643ACB"/>
    <w:rsid w:val="00645EC6"/>
    <w:rsid w:val="00646542"/>
    <w:rsid w:val="006472CD"/>
    <w:rsid w:val="00647464"/>
    <w:rsid w:val="00647486"/>
    <w:rsid w:val="006504F4"/>
    <w:rsid w:val="006510C0"/>
    <w:rsid w:val="00652743"/>
    <w:rsid w:val="00652B84"/>
    <w:rsid w:val="00653306"/>
    <w:rsid w:val="006535FF"/>
    <w:rsid w:val="00653D49"/>
    <w:rsid w:val="00653D64"/>
    <w:rsid w:val="00654BC9"/>
    <w:rsid w:val="006552FD"/>
    <w:rsid w:val="00655B0F"/>
    <w:rsid w:val="00655BBA"/>
    <w:rsid w:val="00657F0F"/>
    <w:rsid w:val="00660C55"/>
    <w:rsid w:val="00660E22"/>
    <w:rsid w:val="00660ED0"/>
    <w:rsid w:val="00661CA9"/>
    <w:rsid w:val="00663AF3"/>
    <w:rsid w:val="006643DA"/>
    <w:rsid w:val="0066467E"/>
    <w:rsid w:val="00666ADE"/>
    <w:rsid w:val="00666B6C"/>
    <w:rsid w:val="006673E3"/>
    <w:rsid w:val="00667630"/>
    <w:rsid w:val="00667EA2"/>
    <w:rsid w:val="00670125"/>
    <w:rsid w:val="00670C32"/>
    <w:rsid w:val="00671258"/>
    <w:rsid w:val="00671D5D"/>
    <w:rsid w:val="00671EE9"/>
    <w:rsid w:val="00672095"/>
    <w:rsid w:val="006723D4"/>
    <w:rsid w:val="006747FF"/>
    <w:rsid w:val="00674CD4"/>
    <w:rsid w:val="00676AE3"/>
    <w:rsid w:val="0067746C"/>
    <w:rsid w:val="00680B80"/>
    <w:rsid w:val="00680D48"/>
    <w:rsid w:val="00681B7C"/>
    <w:rsid w:val="00681DCB"/>
    <w:rsid w:val="00682682"/>
    <w:rsid w:val="00682702"/>
    <w:rsid w:val="00682CAE"/>
    <w:rsid w:val="00682F4E"/>
    <w:rsid w:val="006844D1"/>
    <w:rsid w:val="0068486E"/>
    <w:rsid w:val="00685201"/>
    <w:rsid w:val="00687ADF"/>
    <w:rsid w:val="006903A3"/>
    <w:rsid w:val="006909E8"/>
    <w:rsid w:val="00690F04"/>
    <w:rsid w:val="00690F41"/>
    <w:rsid w:val="00692368"/>
    <w:rsid w:val="00692FB1"/>
    <w:rsid w:val="00694A57"/>
    <w:rsid w:val="00695821"/>
    <w:rsid w:val="00695FE3"/>
    <w:rsid w:val="006960CA"/>
    <w:rsid w:val="006974EE"/>
    <w:rsid w:val="0069774E"/>
    <w:rsid w:val="00697C6B"/>
    <w:rsid w:val="00697F23"/>
    <w:rsid w:val="006A0587"/>
    <w:rsid w:val="006A0786"/>
    <w:rsid w:val="006A0B3D"/>
    <w:rsid w:val="006A0C85"/>
    <w:rsid w:val="006A1008"/>
    <w:rsid w:val="006A2800"/>
    <w:rsid w:val="006A285B"/>
    <w:rsid w:val="006A2EBC"/>
    <w:rsid w:val="006A334C"/>
    <w:rsid w:val="006A34FD"/>
    <w:rsid w:val="006A3F68"/>
    <w:rsid w:val="006A40EE"/>
    <w:rsid w:val="006A492A"/>
    <w:rsid w:val="006A516E"/>
    <w:rsid w:val="006A52BF"/>
    <w:rsid w:val="006A54B1"/>
    <w:rsid w:val="006A573F"/>
    <w:rsid w:val="006A5EA0"/>
    <w:rsid w:val="006A60A1"/>
    <w:rsid w:val="006A7261"/>
    <w:rsid w:val="006A783B"/>
    <w:rsid w:val="006A7B33"/>
    <w:rsid w:val="006B040D"/>
    <w:rsid w:val="006B0C81"/>
    <w:rsid w:val="006B15FF"/>
    <w:rsid w:val="006B1CCF"/>
    <w:rsid w:val="006B2C7C"/>
    <w:rsid w:val="006B2D36"/>
    <w:rsid w:val="006B4451"/>
    <w:rsid w:val="006B4D67"/>
    <w:rsid w:val="006B4E13"/>
    <w:rsid w:val="006B4F4B"/>
    <w:rsid w:val="006B51CB"/>
    <w:rsid w:val="006B6737"/>
    <w:rsid w:val="006B7051"/>
    <w:rsid w:val="006B75DD"/>
    <w:rsid w:val="006C2889"/>
    <w:rsid w:val="006C2D60"/>
    <w:rsid w:val="006C61BD"/>
    <w:rsid w:val="006C67E0"/>
    <w:rsid w:val="006C6891"/>
    <w:rsid w:val="006C6A51"/>
    <w:rsid w:val="006C7ABA"/>
    <w:rsid w:val="006D0072"/>
    <w:rsid w:val="006D0D60"/>
    <w:rsid w:val="006D1122"/>
    <w:rsid w:val="006D1124"/>
    <w:rsid w:val="006D1250"/>
    <w:rsid w:val="006D1F75"/>
    <w:rsid w:val="006D290F"/>
    <w:rsid w:val="006D373C"/>
    <w:rsid w:val="006D3A19"/>
    <w:rsid w:val="006D3ABE"/>
    <w:rsid w:val="006D3C00"/>
    <w:rsid w:val="006D3C0C"/>
    <w:rsid w:val="006D3E7C"/>
    <w:rsid w:val="006D564B"/>
    <w:rsid w:val="006D6843"/>
    <w:rsid w:val="006D6CF4"/>
    <w:rsid w:val="006D6D86"/>
    <w:rsid w:val="006D7038"/>
    <w:rsid w:val="006D755F"/>
    <w:rsid w:val="006E0928"/>
    <w:rsid w:val="006E0957"/>
    <w:rsid w:val="006E1567"/>
    <w:rsid w:val="006E196B"/>
    <w:rsid w:val="006E2C0F"/>
    <w:rsid w:val="006E334F"/>
    <w:rsid w:val="006E3675"/>
    <w:rsid w:val="006E3EFB"/>
    <w:rsid w:val="006E46A3"/>
    <w:rsid w:val="006E4873"/>
    <w:rsid w:val="006E4A7F"/>
    <w:rsid w:val="006E55A2"/>
    <w:rsid w:val="006E5628"/>
    <w:rsid w:val="006E5B4D"/>
    <w:rsid w:val="006E6AB6"/>
    <w:rsid w:val="006E6B20"/>
    <w:rsid w:val="006E6EF4"/>
    <w:rsid w:val="006E7D21"/>
    <w:rsid w:val="006E7F0D"/>
    <w:rsid w:val="006F101B"/>
    <w:rsid w:val="006F1E23"/>
    <w:rsid w:val="006F2404"/>
    <w:rsid w:val="006F2D52"/>
    <w:rsid w:val="006F34A2"/>
    <w:rsid w:val="006F4B7C"/>
    <w:rsid w:val="006F5F84"/>
    <w:rsid w:val="006F7420"/>
    <w:rsid w:val="006F743D"/>
    <w:rsid w:val="006F7D86"/>
    <w:rsid w:val="006F7D9A"/>
    <w:rsid w:val="007009C4"/>
    <w:rsid w:val="0070129B"/>
    <w:rsid w:val="00704DF6"/>
    <w:rsid w:val="00704F7B"/>
    <w:rsid w:val="0070651C"/>
    <w:rsid w:val="00710391"/>
    <w:rsid w:val="00711468"/>
    <w:rsid w:val="00712843"/>
    <w:rsid w:val="007132A3"/>
    <w:rsid w:val="0071375A"/>
    <w:rsid w:val="00713A2E"/>
    <w:rsid w:val="007148FD"/>
    <w:rsid w:val="0071501D"/>
    <w:rsid w:val="00715AF6"/>
    <w:rsid w:val="00715C66"/>
    <w:rsid w:val="00715E96"/>
    <w:rsid w:val="00716421"/>
    <w:rsid w:val="007168E0"/>
    <w:rsid w:val="00717D4A"/>
    <w:rsid w:val="00720800"/>
    <w:rsid w:val="0072081B"/>
    <w:rsid w:val="00720CD0"/>
    <w:rsid w:val="0072182A"/>
    <w:rsid w:val="00723385"/>
    <w:rsid w:val="00723956"/>
    <w:rsid w:val="00723988"/>
    <w:rsid w:val="00724EFB"/>
    <w:rsid w:val="00725CD5"/>
    <w:rsid w:val="007262F4"/>
    <w:rsid w:val="00726310"/>
    <w:rsid w:val="007305F3"/>
    <w:rsid w:val="00732400"/>
    <w:rsid w:val="00732A91"/>
    <w:rsid w:val="00734312"/>
    <w:rsid w:val="007353EB"/>
    <w:rsid w:val="00735E13"/>
    <w:rsid w:val="00736FE1"/>
    <w:rsid w:val="00737900"/>
    <w:rsid w:val="00740138"/>
    <w:rsid w:val="007419C3"/>
    <w:rsid w:val="00742B15"/>
    <w:rsid w:val="00744D4A"/>
    <w:rsid w:val="00744F22"/>
    <w:rsid w:val="007467A7"/>
    <w:rsid w:val="007469DD"/>
    <w:rsid w:val="0074741B"/>
    <w:rsid w:val="0074759E"/>
    <w:rsid w:val="007478EA"/>
    <w:rsid w:val="007509E0"/>
    <w:rsid w:val="0075177E"/>
    <w:rsid w:val="007531B2"/>
    <w:rsid w:val="0075378F"/>
    <w:rsid w:val="007539DF"/>
    <w:rsid w:val="0075415C"/>
    <w:rsid w:val="00754AC3"/>
    <w:rsid w:val="00754EC0"/>
    <w:rsid w:val="00756FA0"/>
    <w:rsid w:val="00756FD9"/>
    <w:rsid w:val="007572F0"/>
    <w:rsid w:val="007575A2"/>
    <w:rsid w:val="00757EE5"/>
    <w:rsid w:val="007608C6"/>
    <w:rsid w:val="00761914"/>
    <w:rsid w:val="00761F75"/>
    <w:rsid w:val="00762107"/>
    <w:rsid w:val="00763502"/>
    <w:rsid w:val="007638F7"/>
    <w:rsid w:val="00763E4E"/>
    <w:rsid w:val="007643E7"/>
    <w:rsid w:val="00764753"/>
    <w:rsid w:val="007657F4"/>
    <w:rsid w:val="007660B3"/>
    <w:rsid w:val="007672C5"/>
    <w:rsid w:val="00770C74"/>
    <w:rsid w:val="00771814"/>
    <w:rsid w:val="007727C0"/>
    <w:rsid w:val="00773065"/>
    <w:rsid w:val="007743DE"/>
    <w:rsid w:val="00775E26"/>
    <w:rsid w:val="00781437"/>
    <w:rsid w:val="00782A7A"/>
    <w:rsid w:val="007836F6"/>
    <w:rsid w:val="00783E86"/>
    <w:rsid w:val="0078479E"/>
    <w:rsid w:val="00784D14"/>
    <w:rsid w:val="00786813"/>
    <w:rsid w:val="0078755A"/>
    <w:rsid w:val="00787CFD"/>
    <w:rsid w:val="007903DB"/>
    <w:rsid w:val="00790D84"/>
    <w:rsid w:val="007911F4"/>
    <w:rsid w:val="007913AB"/>
    <w:rsid w:val="007914F7"/>
    <w:rsid w:val="0079311E"/>
    <w:rsid w:val="0079317E"/>
    <w:rsid w:val="007931A9"/>
    <w:rsid w:val="00793364"/>
    <w:rsid w:val="00793E3B"/>
    <w:rsid w:val="00794EDA"/>
    <w:rsid w:val="007963A8"/>
    <w:rsid w:val="0079678D"/>
    <w:rsid w:val="00796AB7"/>
    <w:rsid w:val="00796B77"/>
    <w:rsid w:val="007A0163"/>
    <w:rsid w:val="007A0830"/>
    <w:rsid w:val="007A0BD6"/>
    <w:rsid w:val="007A11A5"/>
    <w:rsid w:val="007A15E3"/>
    <w:rsid w:val="007A1603"/>
    <w:rsid w:val="007A2119"/>
    <w:rsid w:val="007A289D"/>
    <w:rsid w:val="007A2CCF"/>
    <w:rsid w:val="007A3181"/>
    <w:rsid w:val="007A3603"/>
    <w:rsid w:val="007A3CFB"/>
    <w:rsid w:val="007A416E"/>
    <w:rsid w:val="007A4B3A"/>
    <w:rsid w:val="007A5453"/>
    <w:rsid w:val="007A5FA5"/>
    <w:rsid w:val="007A6102"/>
    <w:rsid w:val="007A62A6"/>
    <w:rsid w:val="007A6D9D"/>
    <w:rsid w:val="007A7130"/>
    <w:rsid w:val="007A7342"/>
    <w:rsid w:val="007A73DB"/>
    <w:rsid w:val="007A7525"/>
    <w:rsid w:val="007B009B"/>
    <w:rsid w:val="007B14CA"/>
    <w:rsid w:val="007B1625"/>
    <w:rsid w:val="007B1AEE"/>
    <w:rsid w:val="007B2883"/>
    <w:rsid w:val="007B316C"/>
    <w:rsid w:val="007B3B4E"/>
    <w:rsid w:val="007B4AED"/>
    <w:rsid w:val="007B5D77"/>
    <w:rsid w:val="007B65F5"/>
    <w:rsid w:val="007B69B2"/>
    <w:rsid w:val="007B6A46"/>
    <w:rsid w:val="007B706E"/>
    <w:rsid w:val="007B7080"/>
    <w:rsid w:val="007B71EB"/>
    <w:rsid w:val="007C0AFB"/>
    <w:rsid w:val="007C1D5A"/>
    <w:rsid w:val="007C2F46"/>
    <w:rsid w:val="007C33AC"/>
    <w:rsid w:val="007C5A6A"/>
    <w:rsid w:val="007C603C"/>
    <w:rsid w:val="007C6205"/>
    <w:rsid w:val="007C624C"/>
    <w:rsid w:val="007C6463"/>
    <w:rsid w:val="007C686A"/>
    <w:rsid w:val="007C6F38"/>
    <w:rsid w:val="007C728E"/>
    <w:rsid w:val="007C75F1"/>
    <w:rsid w:val="007C7C96"/>
    <w:rsid w:val="007D0ED9"/>
    <w:rsid w:val="007D0FB0"/>
    <w:rsid w:val="007D1D58"/>
    <w:rsid w:val="007D1FB6"/>
    <w:rsid w:val="007D2B87"/>
    <w:rsid w:val="007D2C53"/>
    <w:rsid w:val="007D3457"/>
    <w:rsid w:val="007D3AD7"/>
    <w:rsid w:val="007D3D60"/>
    <w:rsid w:val="007D46E2"/>
    <w:rsid w:val="007D4CD3"/>
    <w:rsid w:val="007D5268"/>
    <w:rsid w:val="007D6049"/>
    <w:rsid w:val="007D627A"/>
    <w:rsid w:val="007D7AC2"/>
    <w:rsid w:val="007E01E6"/>
    <w:rsid w:val="007E0FFA"/>
    <w:rsid w:val="007E137C"/>
    <w:rsid w:val="007E1980"/>
    <w:rsid w:val="007E1CA2"/>
    <w:rsid w:val="007E1F60"/>
    <w:rsid w:val="007E28DE"/>
    <w:rsid w:val="007E3314"/>
    <w:rsid w:val="007E33B7"/>
    <w:rsid w:val="007E3A81"/>
    <w:rsid w:val="007E4096"/>
    <w:rsid w:val="007E4B33"/>
    <w:rsid w:val="007E4B76"/>
    <w:rsid w:val="007E4E8C"/>
    <w:rsid w:val="007E56D8"/>
    <w:rsid w:val="007E5868"/>
    <w:rsid w:val="007E5EA8"/>
    <w:rsid w:val="007E69C1"/>
    <w:rsid w:val="007E6E1B"/>
    <w:rsid w:val="007E700B"/>
    <w:rsid w:val="007E79C1"/>
    <w:rsid w:val="007E7A09"/>
    <w:rsid w:val="007F0CF1"/>
    <w:rsid w:val="007F12A5"/>
    <w:rsid w:val="007F14C4"/>
    <w:rsid w:val="007F191E"/>
    <w:rsid w:val="007F1F3B"/>
    <w:rsid w:val="007F497A"/>
    <w:rsid w:val="007F4CF1"/>
    <w:rsid w:val="007F502C"/>
    <w:rsid w:val="007F689D"/>
    <w:rsid w:val="007F6D06"/>
    <w:rsid w:val="007F7203"/>
    <w:rsid w:val="007F758D"/>
    <w:rsid w:val="007F79BD"/>
    <w:rsid w:val="007F7C9E"/>
    <w:rsid w:val="007F7D52"/>
    <w:rsid w:val="008005FD"/>
    <w:rsid w:val="00801DFC"/>
    <w:rsid w:val="00802529"/>
    <w:rsid w:val="00802B99"/>
    <w:rsid w:val="00802D37"/>
    <w:rsid w:val="00802F51"/>
    <w:rsid w:val="008040EE"/>
    <w:rsid w:val="00805081"/>
    <w:rsid w:val="0080654C"/>
    <w:rsid w:val="008071C6"/>
    <w:rsid w:val="00807724"/>
    <w:rsid w:val="0081019F"/>
    <w:rsid w:val="00811AA0"/>
    <w:rsid w:val="00811D0F"/>
    <w:rsid w:val="008123A1"/>
    <w:rsid w:val="00813669"/>
    <w:rsid w:val="008138B6"/>
    <w:rsid w:val="00814167"/>
    <w:rsid w:val="00815007"/>
    <w:rsid w:val="008156C5"/>
    <w:rsid w:val="00816A37"/>
    <w:rsid w:val="008172FF"/>
    <w:rsid w:val="00817379"/>
    <w:rsid w:val="00817A00"/>
    <w:rsid w:val="00821EF5"/>
    <w:rsid w:val="0082211C"/>
    <w:rsid w:val="00822E17"/>
    <w:rsid w:val="00822F3F"/>
    <w:rsid w:val="00823A5E"/>
    <w:rsid w:val="008245F6"/>
    <w:rsid w:val="00825B53"/>
    <w:rsid w:val="00826768"/>
    <w:rsid w:val="00830063"/>
    <w:rsid w:val="00830383"/>
    <w:rsid w:val="00830558"/>
    <w:rsid w:val="00830737"/>
    <w:rsid w:val="00832546"/>
    <w:rsid w:val="00835368"/>
    <w:rsid w:val="00835C9E"/>
    <w:rsid w:val="00835DB3"/>
    <w:rsid w:val="0083617B"/>
    <w:rsid w:val="008363BD"/>
    <w:rsid w:val="008366F4"/>
    <w:rsid w:val="00836ADC"/>
    <w:rsid w:val="008371BD"/>
    <w:rsid w:val="00841C45"/>
    <w:rsid w:val="00842F28"/>
    <w:rsid w:val="00843F77"/>
    <w:rsid w:val="00844762"/>
    <w:rsid w:val="00845539"/>
    <w:rsid w:val="008455D3"/>
    <w:rsid w:val="00845CF9"/>
    <w:rsid w:val="008464F3"/>
    <w:rsid w:val="00846E6F"/>
    <w:rsid w:val="00847525"/>
    <w:rsid w:val="00847CEB"/>
    <w:rsid w:val="00850491"/>
    <w:rsid w:val="008504A8"/>
    <w:rsid w:val="00851501"/>
    <w:rsid w:val="008523A0"/>
    <w:rsid w:val="008526BA"/>
    <w:rsid w:val="0085282E"/>
    <w:rsid w:val="0085332A"/>
    <w:rsid w:val="00855658"/>
    <w:rsid w:val="00855AEC"/>
    <w:rsid w:val="008561A7"/>
    <w:rsid w:val="00856C3D"/>
    <w:rsid w:val="0085739A"/>
    <w:rsid w:val="00857A5A"/>
    <w:rsid w:val="00857DA2"/>
    <w:rsid w:val="00857E84"/>
    <w:rsid w:val="008605F1"/>
    <w:rsid w:val="00861129"/>
    <w:rsid w:val="00861B39"/>
    <w:rsid w:val="00861ED2"/>
    <w:rsid w:val="00862AA2"/>
    <w:rsid w:val="00862D65"/>
    <w:rsid w:val="00862F3A"/>
    <w:rsid w:val="008653F7"/>
    <w:rsid w:val="008658D3"/>
    <w:rsid w:val="00866EED"/>
    <w:rsid w:val="00866F35"/>
    <w:rsid w:val="00867B53"/>
    <w:rsid w:val="0087198C"/>
    <w:rsid w:val="00872C1F"/>
    <w:rsid w:val="00872E2D"/>
    <w:rsid w:val="00873652"/>
    <w:rsid w:val="008738DC"/>
    <w:rsid w:val="00873A64"/>
    <w:rsid w:val="00873B42"/>
    <w:rsid w:val="00874C07"/>
    <w:rsid w:val="00875D7E"/>
    <w:rsid w:val="00876116"/>
    <w:rsid w:val="00876733"/>
    <w:rsid w:val="00876E39"/>
    <w:rsid w:val="00880424"/>
    <w:rsid w:val="00880A40"/>
    <w:rsid w:val="00881D2E"/>
    <w:rsid w:val="00881DEA"/>
    <w:rsid w:val="00881EB8"/>
    <w:rsid w:val="008820CA"/>
    <w:rsid w:val="00883223"/>
    <w:rsid w:val="00883713"/>
    <w:rsid w:val="00883B8F"/>
    <w:rsid w:val="008845F4"/>
    <w:rsid w:val="008847E2"/>
    <w:rsid w:val="008851D7"/>
    <w:rsid w:val="008856D8"/>
    <w:rsid w:val="00885E81"/>
    <w:rsid w:val="00886141"/>
    <w:rsid w:val="0088648B"/>
    <w:rsid w:val="00886677"/>
    <w:rsid w:val="00887357"/>
    <w:rsid w:val="008901F0"/>
    <w:rsid w:val="008909AD"/>
    <w:rsid w:val="008910DD"/>
    <w:rsid w:val="00891DC4"/>
    <w:rsid w:val="00892162"/>
    <w:rsid w:val="008922BC"/>
    <w:rsid w:val="00892A78"/>
    <w:rsid w:val="00892E82"/>
    <w:rsid w:val="00893596"/>
    <w:rsid w:val="0089516E"/>
    <w:rsid w:val="00896B65"/>
    <w:rsid w:val="00896D1D"/>
    <w:rsid w:val="008970AC"/>
    <w:rsid w:val="00897B36"/>
    <w:rsid w:val="008A05F8"/>
    <w:rsid w:val="008A0737"/>
    <w:rsid w:val="008A0D1C"/>
    <w:rsid w:val="008A1366"/>
    <w:rsid w:val="008A1F5C"/>
    <w:rsid w:val="008A204B"/>
    <w:rsid w:val="008A2412"/>
    <w:rsid w:val="008A2921"/>
    <w:rsid w:val="008A2A29"/>
    <w:rsid w:val="008A2E70"/>
    <w:rsid w:val="008A322E"/>
    <w:rsid w:val="008A3385"/>
    <w:rsid w:val="008A3809"/>
    <w:rsid w:val="008A59B4"/>
    <w:rsid w:val="008A608D"/>
    <w:rsid w:val="008A7EA1"/>
    <w:rsid w:val="008A7ED3"/>
    <w:rsid w:val="008B249F"/>
    <w:rsid w:val="008B26D9"/>
    <w:rsid w:val="008B344A"/>
    <w:rsid w:val="008B4987"/>
    <w:rsid w:val="008B5103"/>
    <w:rsid w:val="008B6A73"/>
    <w:rsid w:val="008B7118"/>
    <w:rsid w:val="008B77C6"/>
    <w:rsid w:val="008B78A4"/>
    <w:rsid w:val="008C1B58"/>
    <w:rsid w:val="008C24C6"/>
    <w:rsid w:val="008C32BC"/>
    <w:rsid w:val="008C35E4"/>
    <w:rsid w:val="008C39AE"/>
    <w:rsid w:val="008C416B"/>
    <w:rsid w:val="008C4ED9"/>
    <w:rsid w:val="008C5223"/>
    <w:rsid w:val="008C532E"/>
    <w:rsid w:val="008C590D"/>
    <w:rsid w:val="008C5E25"/>
    <w:rsid w:val="008C6A19"/>
    <w:rsid w:val="008C71D3"/>
    <w:rsid w:val="008C7750"/>
    <w:rsid w:val="008C7C45"/>
    <w:rsid w:val="008C7F11"/>
    <w:rsid w:val="008D1802"/>
    <w:rsid w:val="008D1C95"/>
    <w:rsid w:val="008D2DFE"/>
    <w:rsid w:val="008D3953"/>
    <w:rsid w:val="008D3E58"/>
    <w:rsid w:val="008D4E86"/>
    <w:rsid w:val="008D66DC"/>
    <w:rsid w:val="008D68D9"/>
    <w:rsid w:val="008D6D4B"/>
    <w:rsid w:val="008D74CD"/>
    <w:rsid w:val="008E031B"/>
    <w:rsid w:val="008E075E"/>
    <w:rsid w:val="008E0897"/>
    <w:rsid w:val="008E0B21"/>
    <w:rsid w:val="008E1FEE"/>
    <w:rsid w:val="008E2115"/>
    <w:rsid w:val="008E26C7"/>
    <w:rsid w:val="008E3764"/>
    <w:rsid w:val="008E3DF7"/>
    <w:rsid w:val="008E4604"/>
    <w:rsid w:val="008E46E0"/>
    <w:rsid w:val="008E4A6A"/>
    <w:rsid w:val="008E4CA4"/>
    <w:rsid w:val="008E5108"/>
    <w:rsid w:val="008E5334"/>
    <w:rsid w:val="008E5401"/>
    <w:rsid w:val="008E58C7"/>
    <w:rsid w:val="008E6AB5"/>
    <w:rsid w:val="008E7029"/>
    <w:rsid w:val="008E7EF6"/>
    <w:rsid w:val="008F1EF3"/>
    <w:rsid w:val="008F1F98"/>
    <w:rsid w:val="008F6493"/>
    <w:rsid w:val="008F6758"/>
    <w:rsid w:val="00900238"/>
    <w:rsid w:val="00900AE9"/>
    <w:rsid w:val="00900D6D"/>
    <w:rsid w:val="0090191B"/>
    <w:rsid w:val="00902C27"/>
    <w:rsid w:val="009032FC"/>
    <w:rsid w:val="009039DD"/>
    <w:rsid w:val="009040DD"/>
    <w:rsid w:val="00904166"/>
    <w:rsid w:val="00904428"/>
    <w:rsid w:val="0090461E"/>
    <w:rsid w:val="00904C3F"/>
    <w:rsid w:val="00904E70"/>
    <w:rsid w:val="00905240"/>
    <w:rsid w:val="00905A5A"/>
    <w:rsid w:val="00905B47"/>
    <w:rsid w:val="0090752A"/>
    <w:rsid w:val="0090758E"/>
    <w:rsid w:val="009079A1"/>
    <w:rsid w:val="00907D56"/>
    <w:rsid w:val="00910349"/>
    <w:rsid w:val="00910BAE"/>
    <w:rsid w:val="00910DFA"/>
    <w:rsid w:val="0091128F"/>
    <w:rsid w:val="009119B8"/>
    <w:rsid w:val="00912E52"/>
    <w:rsid w:val="0091331C"/>
    <w:rsid w:val="00913A61"/>
    <w:rsid w:val="00914F13"/>
    <w:rsid w:val="00915409"/>
    <w:rsid w:val="00916007"/>
    <w:rsid w:val="00922BC5"/>
    <w:rsid w:val="00923358"/>
    <w:rsid w:val="00923369"/>
    <w:rsid w:val="009235F5"/>
    <w:rsid w:val="009237E5"/>
    <w:rsid w:val="009238F0"/>
    <w:rsid w:val="00923EC9"/>
    <w:rsid w:val="009252E7"/>
    <w:rsid w:val="009259BF"/>
    <w:rsid w:val="009261B6"/>
    <w:rsid w:val="009272AF"/>
    <w:rsid w:val="009279DE"/>
    <w:rsid w:val="00927A13"/>
    <w:rsid w:val="00927C96"/>
    <w:rsid w:val="00930116"/>
    <w:rsid w:val="00930393"/>
    <w:rsid w:val="009303F6"/>
    <w:rsid w:val="0093057A"/>
    <w:rsid w:val="00931A9D"/>
    <w:rsid w:val="00931B48"/>
    <w:rsid w:val="0093397E"/>
    <w:rsid w:val="00933B72"/>
    <w:rsid w:val="00935606"/>
    <w:rsid w:val="00935649"/>
    <w:rsid w:val="00937423"/>
    <w:rsid w:val="00937627"/>
    <w:rsid w:val="009407A6"/>
    <w:rsid w:val="00941882"/>
    <w:rsid w:val="0094212C"/>
    <w:rsid w:val="00942913"/>
    <w:rsid w:val="00942D2C"/>
    <w:rsid w:val="0094436A"/>
    <w:rsid w:val="009451FF"/>
    <w:rsid w:val="00945599"/>
    <w:rsid w:val="009466FA"/>
    <w:rsid w:val="00946A3A"/>
    <w:rsid w:val="00946DE9"/>
    <w:rsid w:val="00946E1D"/>
    <w:rsid w:val="00947739"/>
    <w:rsid w:val="00950AE7"/>
    <w:rsid w:val="00950E73"/>
    <w:rsid w:val="00950F47"/>
    <w:rsid w:val="0095100C"/>
    <w:rsid w:val="0095126B"/>
    <w:rsid w:val="009515FF"/>
    <w:rsid w:val="00951F08"/>
    <w:rsid w:val="00952EE5"/>
    <w:rsid w:val="00953810"/>
    <w:rsid w:val="00954689"/>
    <w:rsid w:val="0095750A"/>
    <w:rsid w:val="00960A8F"/>
    <w:rsid w:val="009610F4"/>
    <w:rsid w:val="00961331"/>
    <w:rsid w:val="009614F4"/>
    <w:rsid w:val="0096171D"/>
    <w:rsid w:val="009617C9"/>
    <w:rsid w:val="009617E8"/>
    <w:rsid w:val="00961C93"/>
    <w:rsid w:val="0096337A"/>
    <w:rsid w:val="00963AA2"/>
    <w:rsid w:val="00963B02"/>
    <w:rsid w:val="009642A1"/>
    <w:rsid w:val="00964A42"/>
    <w:rsid w:val="00965324"/>
    <w:rsid w:val="00966089"/>
    <w:rsid w:val="00966231"/>
    <w:rsid w:val="0096791F"/>
    <w:rsid w:val="00967C76"/>
    <w:rsid w:val="0097052F"/>
    <w:rsid w:val="0097091E"/>
    <w:rsid w:val="00970A8E"/>
    <w:rsid w:val="009715EC"/>
    <w:rsid w:val="00971958"/>
    <w:rsid w:val="0097304B"/>
    <w:rsid w:val="00975229"/>
    <w:rsid w:val="009760D3"/>
    <w:rsid w:val="009763B3"/>
    <w:rsid w:val="00976AF9"/>
    <w:rsid w:val="00976B64"/>
    <w:rsid w:val="00977132"/>
    <w:rsid w:val="0097751F"/>
    <w:rsid w:val="00980007"/>
    <w:rsid w:val="00980A68"/>
    <w:rsid w:val="00980DEB"/>
    <w:rsid w:val="00981A4B"/>
    <w:rsid w:val="00982501"/>
    <w:rsid w:val="00982CCE"/>
    <w:rsid w:val="00984E64"/>
    <w:rsid w:val="00985682"/>
    <w:rsid w:val="00987514"/>
    <w:rsid w:val="009875EC"/>
    <w:rsid w:val="0098761E"/>
    <w:rsid w:val="009877D3"/>
    <w:rsid w:val="00987C25"/>
    <w:rsid w:val="00990098"/>
    <w:rsid w:val="009907AD"/>
    <w:rsid w:val="00990C38"/>
    <w:rsid w:val="0099358E"/>
    <w:rsid w:val="00994E8F"/>
    <w:rsid w:val="009951DC"/>
    <w:rsid w:val="009956E5"/>
    <w:rsid w:val="009959BB"/>
    <w:rsid w:val="0099639C"/>
    <w:rsid w:val="00996ECD"/>
    <w:rsid w:val="00997158"/>
    <w:rsid w:val="009974C7"/>
    <w:rsid w:val="009977FF"/>
    <w:rsid w:val="009A09C0"/>
    <w:rsid w:val="009A1360"/>
    <w:rsid w:val="009A3A7C"/>
    <w:rsid w:val="009A48A5"/>
    <w:rsid w:val="009A5463"/>
    <w:rsid w:val="009A6B4A"/>
    <w:rsid w:val="009A6E94"/>
    <w:rsid w:val="009B06E6"/>
    <w:rsid w:val="009B0E01"/>
    <w:rsid w:val="009B132F"/>
    <w:rsid w:val="009B15EA"/>
    <w:rsid w:val="009B1FBF"/>
    <w:rsid w:val="009B23D6"/>
    <w:rsid w:val="009B2ADB"/>
    <w:rsid w:val="009B3123"/>
    <w:rsid w:val="009B3ABA"/>
    <w:rsid w:val="009B3F15"/>
    <w:rsid w:val="009B434F"/>
    <w:rsid w:val="009B4EE9"/>
    <w:rsid w:val="009B4FC3"/>
    <w:rsid w:val="009B603A"/>
    <w:rsid w:val="009B6146"/>
    <w:rsid w:val="009B63CC"/>
    <w:rsid w:val="009B6C9D"/>
    <w:rsid w:val="009B6ED5"/>
    <w:rsid w:val="009B7F88"/>
    <w:rsid w:val="009C083E"/>
    <w:rsid w:val="009C1084"/>
    <w:rsid w:val="009C11FD"/>
    <w:rsid w:val="009C2D0E"/>
    <w:rsid w:val="009C2FFE"/>
    <w:rsid w:val="009C3DAC"/>
    <w:rsid w:val="009C42E0"/>
    <w:rsid w:val="009C4511"/>
    <w:rsid w:val="009C7A6C"/>
    <w:rsid w:val="009C7CED"/>
    <w:rsid w:val="009D0ADE"/>
    <w:rsid w:val="009D0FC0"/>
    <w:rsid w:val="009D33F2"/>
    <w:rsid w:val="009D357A"/>
    <w:rsid w:val="009D4209"/>
    <w:rsid w:val="009D5362"/>
    <w:rsid w:val="009D6107"/>
    <w:rsid w:val="009D6954"/>
    <w:rsid w:val="009E1415"/>
    <w:rsid w:val="009E251A"/>
    <w:rsid w:val="009E25CB"/>
    <w:rsid w:val="009E50C2"/>
    <w:rsid w:val="009E6116"/>
    <w:rsid w:val="009E6543"/>
    <w:rsid w:val="009E6C0E"/>
    <w:rsid w:val="009E7162"/>
    <w:rsid w:val="009F442B"/>
    <w:rsid w:val="009F59A7"/>
    <w:rsid w:val="009F5C31"/>
    <w:rsid w:val="009F65C4"/>
    <w:rsid w:val="009F7615"/>
    <w:rsid w:val="00A0080A"/>
    <w:rsid w:val="00A0139B"/>
    <w:rsid w:val="00A01DA9"/>
    <w:rsid w:val="00A029D1"/>
    <w:rsid w:val="00A02E43"/>
    <w:rsid w:val="00A0469A"/>
    <w:rsid w:val="00A065F9"/>
    <w:rsid w:val="00A0690E"/>
    <w:rsid w:val="00A06A50"/>
    <w:rsid w:val="00A07F34"/>
    <w:rsid w:val="00A132A1"/>
    <w:rsid w:val="00A13342"/>
    <w:rsid w:val="00A13CB7"/>
    <w:rsid w:val="00A149D8"/>
    <w:rsid w:val="00A1500A"/>
    <w:rsid w:val="00A1683B"/>
    <w:rsid w:val="00A16950"/>
    <w:rsid w:val="00A16986"/>
    <w:rsid w:val="00A1742B"/>
    <w:rsid w:val="00A17548"/>
    <w:rsid w:val="00A17DB9"/>
    <w:rsid w:val="00A213DF"/>
    <w:rsid w:val="00A22154"/>
    <w:rsid w:val="00A22C75"/>
    <w:rsid w:val="00A22F81"/>
    <w:rsid w:val="00A232B4"/>
    <w:rsid w:val="00A23B59"/>
    <w:rsid w:val="00A23B76"/>
    <w:rsid w:val="00A25C38"/>
    <w:rsid w:val="00A27267"/>
    <w:rsid w:val="00A2772C"/>
    <w:rsid w:val="00A30C26"/>
    <w:rsid w:val="00A320D3"/>
    <w:rsid w:val="00A32F38"/>
    <w:rsid w:val="00A337FA"/>
    <w:rsid w:val="00A33948"/>
    <w:rsid w:val="00A34137"/>
    <w:rsid w:val="00A34B95"/>
    <w:rsid w:val="00A36287"/>
    <w:rsid w:val="00A36BBE"/>
    <w:rsid w:val="00A37175"/>
    <w:rsid w:val="00A3777F"/>
    <w:rsid w:val="00A37D51"/>
    <w:rsid w:val="00A40CD9"/>
    <w:rsid w:val="00A4106F"/>
    <w:rsid w:val="00A412A9"/>
    <w:rsid w:val="00A42573"/>
    <w:rsid w:val="00A42875"/>
    <w:rsid w:val="00A4307A"/>
    <w:rsid w:val="00A43A9A"/>
    <w:rsid w:val="00A440F8"/>
    <w:rsid w:val="00A45242"/>
    <w:rsid w:val="00A45CDA"/>
    <w:rsid w:val="00A465AB"/>
    <w:rsid w:val="00A467A5"/>
    <w:rsid w:val="00A47549"/>
    <w:rsid w:val="00A47785"/>
    <w:rsid w:val="00A47786"/>
    <w:rsid w:val="00A47EBB"/>
    <w:rsid w:val="00A51CDD"/>
    <w:rsid w:val="00A52529"/>
    <w:rsid w:val="00A52F96"/>
    <w:rsid w:val="00A5336D"/>
    <w:rsid w:val="00A5352C"/>
    <w:rsid w:val="00A53A0F"/>
    <w:rsid w:val="00A53EF1"/>
    <w:rsid w:val="00A542D8"/>
    <w:rsid w:val="00A5467D"/>
    <w:rsid w:val="00A55B97"/>
    <w:rsid w:val="00A568C3"/>
    <w:rsid w:val="00A57A65"/>
    <w:rsid w:val="00A60501"/>
    <w:rsid w:val="00A615B0"/>
    <w:rsid w:val="00A62149"/>
    <w:rsid w:val="00A622D9"/>
    <w:rsid w:val="00A6398E"/>
    <w:rsid w:val="00A63AFE"/>
    <w:rsid w:val="00A63DEA"/>
    <w:rsid w:val="00A6434B"/>
    <w:rsid w:val="00A65E4E"/>
    <w:rsid w:val="00A66320"/>
    <w:rsid w:val="00A672F6"/>
    <w:rsid w:val="00A6730D"/>
    <w:rsid w:val="00A67A4D"/>
    <w:rsid w:val="00A67C4C"/>
    <w:rsid w:val="00A709D6"/>
    <w:rsid w:val="00A70A6F"/>
    <w:rsid w:val="00A70FCD"/>
    <w:rsid w:val="00A71625"/>
    <w:rsid w:val="00A71B9B"/>
    <w:rsid w:val="00A73FF9"/>
    <w:rsid w:val="00A74DE9"/>
    <w:rsid w:val="00A751C7"/>
    <w:rsid w:val="00A7559E"/>
    <w:rsid w:val="00A7705E"/>
    <w:rsid w:val="00A777E9"/>
    <w:rsid w:val="00A80B2F"/>
    <w:rsid w:val="00A80BD6"/>
    <w:rsid w:val="00A819C0"/>
    <w:rsid w:val="00A83059"/>
    <w:rsid w:val="00A83271"/>
    <w:rsid w:val="00A8379D"/>
    <w:rsid w:val="00A87844"/>
    <w:rsid w:val="00A87E7A"/>
    <w:rsid w:val="00A87E7B"/>
    <w:rsid w:val="00A9227D"/>
    <w:rsid w:val="00A93F27"/>
    <w:rsid w:val="00A9586A"/>
    <w:rsid w:val="00A963D3"/>
    <w:rsid w:val="00AA038C"/>
    <w:rsid w:val="00AA0548"/>
    <w:rsid w:val="00AA3C54"/>
    <w:rsid w:val="00AA3EE5"/>
    <w:rsid w:val="00AA3FC6"/>
    <w:rsid w:val="00AA5CD0"/>
    <w:rsid w:val="00AA70D1"/>
    <w:rsid w:val="00AA743B"/>
    <w:rsid w:val="00AA7A09"/>
    <w:rsid w:val="00AA7C5B"/>
    <w:rsid w:val="00AA7C74"/>
    <w:rsid w:val="00AA7D3C"/>
    <w:rsid w:val="00AB0C06"/>
    <w:rsid w:val="00AB0D02"/>
    <w:rsid w:val="00AB1315"/>
    <w:rsid w:val="00AB1555"/>
    <w:rsid w:val="00AB26BE"/>
    <w:rsid w:val="00AB3B50"/>
    <w:rsid w:val="00AB3F13"/>
    <w:rsid w:val="00AB4C3A"/>
    <w:rsid w:val="00AB5D93"/>
    <w:rsid w:val="00AC05B1"/>
    <w:rsid w:val="00AC0FE7"/>
    <w:rsid w:val="00AC1A82"/>
    <w:rsid w:val="00AC2D97"/>
    <w:rsid w:val="00AC3511"/>
    <w:rsid w:val="00AC35AB"/>
    <w:rsid w:val="00AC3787"/>
    <w:rsid w:val="00AC6764"/>
    <w:rsid w:val="00AC6A00"/>
    <w:rsid w:val="00AC6FA4"/>
    <w:rsid w:val="00AC709D"/>
    <w:rsid w:val="00AC74BF"/>
    <w:rsid w:val="00AD1549"/>
    <w:rsid w:val="00AD19D3"/>
    <w:rsid w:val="00AD29FF"/>
    <w:rsid w:val="00AD2B0A"/>
    <w:rsid w:val="00AD3362"/>
    <w:rsid w:val="00AD356C"/>
    <w:rsid w:val="00AD6700"/>
    <w:rsid w:val="00AD6AB0"/>
    <w:rsid w:val="00AD7568"/>
    <w:rsid w:val="00AD7B22"/>
    <w:rsid w:val="00AD7C99"/>
    <w:rsid w:val="00AE2914"/>
    <w:rsid w:val="00AE3878"/>
    <w:rsid w:val="00AE3FB7"/>
    <w:rsid w:val="00AE42EA"/>
    <w:rsid w:val="00AE6A7A"/>
    <w:rsid w:val="00AE6D15"/>
    <w:rsid w:val="00AE7AF9"/>
    <w:rsid w:val="00AF002F"/>
    <w:rsid w:val="00AF095D"/>
    <w:rsid w:val="00AF1E4B"/>
    <w:rsid w:val="00AF2A4A"/>
    <w:rsid w:val="00AF411E"/>
    <w:rsid w:val="00AF473F"/>
    <w:rsid w:val="00AF5129"/>
    <w:rsid w:val="00AF52B0"/>
    <w:rsid w:val="00AF5AE7"/>
    <w:rsid w:val="00AF69F5"/>
    <w:rsid w:val="00AF6D00"/>
    <w:rsid w:val="00AF6DE7"/>
    <w:rsid w:val="00AF7211"/>
    <w:rsid w:val="00AF779B"/>
    <w:rsid w:val="00AF7957"/>
    <w:rsid w:val="00AF7CED"/>
    <w:rsid w:val="00B01224"/>
    <w:rsid w:val="00B020BA"/>
    <w:rsid w:val="00B02135"/>
    <w:rsid w:val="00B022B6"/>
    <w:rsid w:val="00B0275A"/>
    <w:rsid w:val="00B03CA8"/>
    <w:rsid w:val="00B03D04"/>
    <w:rsid w:val="00B04182"/>
    <w:rsid w:val="00B055C0"/>
    <w:rsid w:val="00B05F39"/>
    <w:rsid w:val="00B0774A"/>
    <w:rsid w:val="00B07AE3"/>
    <w:rsid w:val="00B07FCF"/>
    <w:rsid w:val="00B10231"/>
    <w:rsid w:val="00B103C3"/>
    <w:rsid w:val="00B1060C"/>
    <w:rsid w:val="00B10622"/>
    <w:rsid w:val="00B11430"/>
    <w:rsid w:val="00B11A7B"/>
    <w:rsid w:val="00B11CA3"/>
    <w:rsid w:val="00B11F0B"/>
    <w:rsid w:val="00B1382A"/>
    <w:rsid w:val="00B14A95"/>
    <w:rsid w:val="00B14BDC"/>
    <w:rsid w:val="00B17B2F"/>
    <w:rsid w:val="00B211FD"/>
    <w:rsid w:val="00B21DD7"/>
    <w:rsid w:val="00B2208D"/>
    <w:rsid w:val="00B22418"/>
    <w:rsid w:val="00B228C9"/>
    <w:rsid w:val="00B22C58"/>
    <w:rsid w:val="00B23364"/>
    <w:rsid w:val="00B23F9C"/>
    <w:rsid w:val="00B2467A"/>
    <w:rsid w:val="00B247F3"/>
    <w:rsid w:val="00B24834"/>
    <w:rsid w:val="00B24ABF"/>
    <w:rsid w:val="00B2509C"/>
    <w:rsid w:val="00B253B9"/>
    <w:rsid w:val="00B25643"/>
    <w:rsid w:val="00B26524"/>
    <w:rsid w:val="00B27EEB"/>
    <w:rsid w:val="00B302F1"/>
    <w:rsid w:val="00B3084B"/>
    <w:rsid w:val="00B30D47"/>
    <w:rsid w:val="00B31142"/>
    <w:rsid w:val="00B316C5"/>
    <w:rsid w:val="00B32492"/>
    <w:rsid w:val="00B32DCB"/>
    <w:rsid w:val="00B3368F"/>
    <w:rsid w:val="00B33756"/>
    <w:rsid w:val="00B353EB"/>
    <w:rsid w:val="00B36316"/>
    <w:rsid w:val="00B408FD"/>
    <w:rsid w:val="00B40F37"/>
    <w:rsid w:val="00B4366C"/>
    <w:rsid w:val="00B439C4"/>
    <w:rsid w:val="00B4535E"/>
    <w:rsid w:val="00B46867"/>
    <w:rsid w:val="00B50EC1"/>
    <w:rsid w:val="00B52A8C"/>
    <w:rsid w:val="00B5499D"/>
    <w:rsid w:val="00B551C4"/>
    <w:rsid w:val="00B552A8"/>
    <w:rsid w:val="00B552F3"/>
    <w:rsid w:val="00B5587D"/>
    <w:rsid w:val="00B55C81"/>
    <w:rsid w:val="00B629A9"/>
    <w:rsid w:val="00B62C6D"/>
    <w:rsid w:val="00B636A8"/>
    <w:rsid w:val="00B63CA9"/>
    <w:rsid w:val="00B64054"/>
    <w:rsid w:val="00B665C6"/>
    <w:rsid w:val="00B66CA0"/>
    <w:rsid w:val="00B67B87"/>
    <w:rsid w:val="00B67FD7"/>
    <w:rsid w:val="00B70943"/>
    <w:rsid w:val="00B71E12"/>
    <w:rsid w:val="00B72DB5"/>
    <w:rsid w:val="00B74804"/>
    <w:rsid w:val="00B74E79"/>
    <w:rsid w:val="00B77F41"/>
    <w:rsid w:val="00B805AF"/>
    <w:rsid w:val="00B8097D"/>
    <w:rsid w:val="00B80E05"/>
    <w:rsid w:val="00B82F3F"/>
    <w:rsid w:val="00B83462"/>
    <w:rsid w:val="00B869EC"/>
    <w:rsid w:val="00B875B0"/>
    <w:rsid w:val="00B87D03"/>
    <w:rsid w:val="00B87DAD"/>
    <w:rsid w:val="00B90CA2"/>
    <w:rsid w:val="00B91435"/>
    <w:rsid w:val="00B91D16"/>
    <w:rsid w:val="00B92CBA"/>
    <w:rsid w:val="00B92F31"/>
    <w:rsid w:val="00B93887"/>
    <w:rsid w:val="00B9397A"/>
    <w:rsid w:val="00B944F5"/>
    <w:rsid w:val="00B95730"/>
    <w:rsid w:val="00B9633D"/>
    <w:rsid w:val="00B964BD"/>
    <w:rsid w:val="00BA0B75"/>
    <w:rsid w:val="00BA12D1"/>
    <w:rsid w:val="00BA13FC"/>
    <w:rsid w:val="00BA1493"/>
    <w:rsid w:val="00BA2EBE"/>
    <w:rsid w:val="00BA4450"/>
    <w:rsid w:val="00BA5D03"/>
    <w:rsid w:val="00BA5E98"/>
    <w:rsid w:val="00BA61F9"/>
    <w:rsid w:val="00BA6458"/>
    <w:rsid w:val="00BA776F"/>
    <w:rsid w:val="00BA7C6C"/>
    <w:rsid w:val="00BB0188"/>
    <w:rsid w:val="00BB07A0"/>
    <w:rsid w:val="00BB0F28"/>
    <w:rsid w:val="00BB17C2"/>
    <w:rsid w:val="00BB25A6"/>
    <w:rsid w:val="00BB2812"/>
    <w:rsid w:val="00BB4354"/>
    <w:rsid w:val="00BB4372"/>
    <w:rsid w:val="00BB458A"/>
    <w:rsid w:val="00BB69E5"/>
    <w:rsid w:val="00BC04BF"/>
    <w:rsid w:val="00BC0AE8"/>
    <w:rsid w:val="00BC280E"/>
    <w:rsid w:val="00BC2FB5"/>
    <w:rsid w:val="00BC3A86"/>
    <w:rsid w:val="00BC3D51"/>
    <w:rsid w:val="00BC43EA"/>
    <w:rsid w:val="00BC4575"/>
    <w:rsid w:val="00BC4E66"/>
    <w:rsid w:val="00BC72F0"/>
    <w:rsid w:val="00BD00D3"/>
    <w:rsid w:val="00BD10A9"/>
    <w:rsid w:val="00BD1659"/>
    <w:rsid w:val="00BD3AA9"/>
    <w:rsid w:val="00BD44A6"/>
    <w:rsid w:val="00BD4A18"/>
    <w:rsid w:val="00BD4C2B"/>
    <w:rsid w:val="00BD568C"/>
    <w:rsid w:val="00BD6DB2"/>
    <w:rsid w:val="00BD7BAC"/>
    <w:rsid w:val="00BE10F3"/>
    <w:rsid w:val="00BE11CF"/>
    <w:rsid w:val="00BE20C1"/>
    <w:rsid w:val="00BE21AB"/>
    <w:rsid w:val="00BE2369"/>
    <w:rsid w:val="00BE554A"/>
    <w:rsid w:val="00BE55CB"/>
    <w:rsid w:val="00BE6420"/>
    <w:rsid w:val="00BF0691"/>
    <w:rsid w:val="00BF06AF"/>
    <w:rsid w:val="00BF0B13"/>
    <w:rsid w:val="00BF1E21"/>
    <w:rsid w:val="00BF28A1"/>
    <w:rsid w:val="00BF3906"/>
    <w:rsid w:val="00BF3A10"/>
    <w:rsid w:val="00BF58C2"/>
    <w:rsid w:val="00BF5BE5"/>
    <w:rsid w:val="00BF5EEA"/>
    <w:rsid w:val="00BF617A"/>
    <w:rsid w:val="00BF6FCE"/>
    <w:rsid w:val="00BF7029"/>
    <w:rsid w:val="00BF72FA"/>
    <w:rsid w:val="00BF7984"/>
    <w:rsid w:val="00C002EB"/>
    <w:rsid w:val="00C0035B"/>
    <w:rsid w:val="00C01112"/>
    <w:rsid w:val="00C021DA"/>
    <w:rsid w:val="00C022B3"/>
    <w:rsid w:val="00C0339A"/>
    <w:rsid w:val="00C0379D"/>
    <w:rsid w:val="00C0384F"/>
    <w:rsid w:val="00C03931"/>
    <w:rsid w:val="00C04505"/>
    <w:rsid w:val="00C04C2F"/>
    <w:rsid w:val="00C04C79"/>
    <w:rsid w:val="00C05383"/>
    <w:rsid w:val="00C05CB3"/>
    <w:rsid w:val="00C05FE3"/>
    <w:rsid w:val="00C06B7D"/>
    <w:rsid w:val="00C06CEF"/>
    <w:rsid w:val="00C06D4D"/>
    <w:rsid w:val="00C079F5"/>
    <w:rsid w:val="00C14CDD"/>
    <w:rsid w:val="00C158E2"/>
    <w:rsid w:val="00C15FE0"/>
    <w:rsid w:val="00C16197"/>
    <w:rsid w:val="00C1642C"/>
    <w:rsid w:val="00C16C0A"/>
    <w:rsid w:val="00C1709F"/>
    <w:rsid w:val="00C17879"/>
    <w:rsid w:val="00C2136D"/>
    <w:rsid w:val="00C214EE"/>
    <w:rsid w:val="00C21C5D"/>
    <w:rsid w:val="00C22242"/>
    <w:rsid w:val="00C22E29"/>
    <w:rsid w:val="00C2314B"/>
    <w:rsid w:val="00C234A0"/>
    <w:rsid w:val="00C24971"/>
    <w:rsid w:val="00C24A5B"/>
    <w:rsid w:val="00C252BE"/>
    <w:rsid w:val="00C25516"/>
    <w:rsid w:val="00C25E5F"/>
    <w:rsid w:val="00C26BE5"/>
    <w:rsid w:val="00C26E4D"/>
    <w:rsid w:val="00C27909"/>
    <w:rsid w:val="00C27B03"/>
    <w:rsid w:val="00C27B34"/>
    <w:rsid w:val="00C27E97"/>
    <w:rsid w:val="00C30E3D"/>
    <w:rsid w:val="00C314E1"/>
    <w:rsid w:val="00C31668"/>
    <w:rsid w:val="00C31A11"/>
    <w:rsid w:val="00C34397"/>
    <w:rsid w:val="00C34514"/>
    <w:rsid w:val="00C34D58"/>
    <w:rsid w:val="00C354EA"/>
    <w:rsid w:val="00C36D0E"/>
    <w:rsid w:val="00C3788B"/>
    <w:rsid w:val="00C40494"/>
    <w:rsid w:val="00C4084B"/>
    <w:rsid w:val="00C4095D"/>
    <w:rsid w:val="00C41465"/>
    <w:rsid w:val="00C419C6"/>
    <w:rsid w:val="00C432F5"/>
    <w:rsid w:val="00C4351A"/>
    <w:rsid w:val="00C44D1C"/>
    <w:rsid w:val="00C44E03"/>
    <w:rsid w:val="00C451C1"/>
    <w:rsid w:val="00C46B85"/>
    <w:rsid w:val="00C50D76"/>
    <w:rsid w:val="00C51763"/>
    <w:rsid w:val="00C51AE3"/>
    <w:rsid w:val="00C52D72"/>
    <w:rsid w:val="00C536FD"/>
    <w:rsid w:val="00C537EE"/>
    <w:rsid w:val="00C552E3"/>
    <w:rsid w:val="00C55474"/>
    <w:rsid w:val="00C55EB8"/>
    <w:rsid w:val="00C5605B"/>
    <w:rsid w:val="00C5697C"/>
    <w:rsid w:val="00C57154"/>
    <w:rsid w:val="00C57E72"/>
    <w:rsid w:val="00C601D2"/>
    <w:rsid w:val="00C63FC2"/>
    <w:rsid w:val="00C6406E"/>
    <w:rsid w:val="00C64126"/>
    <w:rsid w:val="00C65132"/>
    <w:rsid w:val="00C659BB"/>
    <w:rsid w:val="00C65BCC"/>
    <w:rsid w:val="00C66970"/>
    <w:rsid w:val="00C67171"/>
    <w:rsid w:val="00C716BD"/>
    <w:rsid w:val="00C73D14"/>
    <w:rsid w:val="00C74A5D"/>
    <w:rsid w:val="00C75254"/>
    <w:rsid w:val="00C75436"/>
    <w:rsid w:val="00C75BE3"/>
    <w:rsid w:val="00C75EAA"/>
    <w:rsid w:val="00C81E0D"/>
    <w:rsid w:val="00C81E24"/>
    <w:rsid w:val="00C821C7"/>
    <w:rsid w:val="00C854A1"/>
    <w:rsid w:val="00C85966"/>
    <w:rsid w:val="00C865C8"/>
    <w:rsid w:val="00C8691C"/>
    <w:rsid w:val="00C86E43"/>
    <w:rsid w:val="00C877E6"/>
    <w:rsid w:val="00C916A6"/>
    <w:rsid w:val="00C918C2"/>
    <w:rsid w:val="00C93F5E"/>
    <w:rsid w:val="00C94438"/>
    <w:rsid w:val="00C94484"/>
    <w:rsid w:val="00C944C8"/>
    <w:rsid w:val="00C94DF9"/>
    <w:rsid w:val="00C959A1"/>
    <w:rsid w:val="00C96075"/>
    <w:rsid w:val="00C9794E"/>
    <w:rsid w:val="00C97FA1"/>
    <w:rsid w:val="00CA1453"/>
    <w:rsid w:val="00CA168A"/>
    <w:rsid w:val="00CA1874"/>
    <w:rsid w:val="00CA26CA"/>
    <w:rsid w:val="00CA357E"/>
    <w:rsid w:val="00CA3C29"/>
    <w:rsid w:val="00CA42E9"/>
    <w:rsid w:val="00CA44F9"/>
    <w:rsid w:val="00CA4A69"/>
    <w:rsid w:val="00CA4B3D"/>
    <w:rsid w:val="00CA5018"/>
    <w:rsid w:val="00CA7ADB"/>
    <w:rsid w:val="00CA7EA6"/>
    <w:rsid w:val="00CB0A8C"/>
    <w:rsid w:val="00CB16C6"/>
    <w:rsid w:val="00CB235C"/>
    <w:rsid w:val="00CB24B9"/>
    <w:rsid w:val="00CB35C0"/>
    <w:rsid w:val="00CB4E0C"/>
    <w:rsid w:val="00CC2FFE"/>
    <w:rsid w:val="00CC3711"/>
    <w:rsid w:val="00CC3E0C"/>
    <w:rsid w:val="00CC3F03"/>
    <w:rsid w:val="00CC488A"/>
    <w:rsid w:val="00CC4D2D"/>
    <w:rsid w:val="00CC58D3"/>
    <w:rsid w:val="00CC58EC"/>
    <w:rsid w:val="00CC60C4"/>
    <w:rsid w:val="00CC7712"/>
    <w:rsid w:val="00CC784D"/>
    <w:rsid w:val="00CC791E"/>
    <w:rsid w:val="00CD1632"/>
    <w:rsid w:val="00CD1A8A"/>
    <w:rsid w:val="00CD1B8F"/>
    <w:rsid w:val="00CD319D"/>
    <w:rsid w:val="00CD4652"/>
    <w:rsid w:val="00CD5509"/>
    <w:rsid w:val="00CD5603"/>
    <w:rsid w:val="00CD56D7"/>
    <w:rsid w:val="00CD57FE"/>
    <w:rsid w:val="00CD6013"/>
    <w:rsid w:val="00CD6893"/>
    <w:rsid w:val="00CD77D8"/>
    <w:rsid w:val="00CE0176"/>
    <w:rsid w:val="00CE0743"/>
    <w:rsid w:val="00CE1600"/>
    <w:rsid w:val="00CE2A30"/>
    <w:rsid w:val="00CE2A74"/>
    <w:rsid w:val="00CF188E"/>
    <w:rsid w:val="00CF1C35"/>
    <w:rsid w:val="00CF392F"/>
    <w:rsid w:val="00CF49DF"/>
    <w:rsid w:val="00D00E23"/>
    <w:rsid w:val="00D0128D"/>
    <w:rsid w:val="00D024E7"/>
    <w:rsid w:val="00D0337B"/>
    <w:rsid w:val="00D0379D"/>
    <w:rsid w:val="00D03CA9"/>
    <w:rsid w:val="00D04D6B"/>
    <w:rsid w:val="00D05799"/>
    <w:rsid w:val="00D061E0"/>
    <w:rsid w:val="00D06209"/>
    <w:rsid w:val="00D064FC"/>
    <w:rsid w:val="00D079B2"/>
    <w:rsid w:val="00D1109D"/>
    <w:rsid w:val="00D112B3"/>
    <w:rsid w:val="00D114E9"/>
    <w:rsid w:val="00D12413"/>
    <w:rsid w:val="00D12B3E"/>
    <w:rsid w:val="00D12EDE"/>
    <w:rsid w:val="00D13F2E"/>
    <w:rsid w:val="00D1432D"/>
    <w:rsid w:val="00D14A09"/>
    <w:rsid w:val="00D14A58"/>
    <w:rsid w:val="00D15624"/>
    <w:rsid w:val="00D16E2A"/>
    <w:rsid w:val="00D17A34"/>
    <w:rsid w:val="00D20A29"/>
    <w:rsid w:val="00D20D3C"/>
    <w:rsid w:val="00D21F68"/>
    <w:rsid w:val="00D22206"/>
    <w:rsid w:val="00D228F4"/>
    <w:rsid w:val="00D22DF6"/>
    <w:rsid w:val="00D235D7"/>
    <w:rsid w:val="00D2574B"/>
    <w:rsid w:val="00D2592D"/>
    <w:rsid w:val="00D26DC4"/>
    <w:rsid w:val="00D27A9C"/>
    <w:rsid w:val="00D27EA0"/>
    <w:rsid w:val="00D27ED8"/>
    <w:rsid w:val="00D317BB"/>
    <w:rsid w:val="00D3196C"/>
    <w:rsid w:val="00D33D84"/>
    <w:rsid w:val="00D343E7"/>
    <w:rsid w:val="00D3472B"/>
    <w:rsid w:val="00D3651D"/>
    <w:rsid w:val="00D36788"/>
    <w:rsid w:val="00D372A9"/>
    <w:rsid w:val="00D372B1"/>
    <w:rsid w:val="00D4004C"/>
    <w:rsid w:val="00D41D03"/>
    <w:rsid w:val="00D428DF"/>
    <w:rsid w:val="00D429C6"/>
    <w:rsid w:val="00D42C8A"/>
    <w:rsid w:val="00D434E2"/>
    <w:rsid w:val="00D436DE"/>
    <w:rsid w:val="00D44343"/>
    <w:rsid w:val="00D46808"/>
    <w:rsid w:val="00D472BB"/>
    <w:rsid w:val="00D47748"/>
    <w:rsid w:val="00D524A3"/>
    <w:rsid w:val="00D53596"/>
    <w:rsid w:val="00D54CAE"/>
    <w:rsid w:val="00D54CC3"/>
    <w:rsid w:val="00D55E1C"/>
    <w:rsid w:val="00D55FBD"/>
    <w:rsid w:val="00D564BA"/>
    <w:rsid w:val="00D57E0D"/>
    <w:rsid w:val="00D6041A"/>
    <w:rsid w:val="00D60752"/>
    <w:rsid w:val="00D618F6"/>
    <w:rsid w:val="00D633EB"/>
    <w:rsid w:val="00D634BD"/>
    <w:rsid w:val="00D638FD"/>
    <w:rsid w:val="00D63EAA"/>
    <w:rsid w:val="00D65091"/>
    <w:rsid w:val="00D650E3"/>
    <w:rsid w:val="00D71F38"/>
    <w:rsid w:val="00D727C7"/>
    <w:rsid w:val="00D73082"/>
    <w:rsid w:val="00D73302"/>
    <w:rsid w:val="00D75980"/>
    <w:rsid w:val="00D774F1"/>
    <w:rsid w:val="00D80C07"/>
    <w:rsid w:val="00D81DC5"/>
    <w:rsid w:val="00D82305"/>
    <w:rsid w:val="00D82C91"/>
    <w:rsid w:val="00D82FF7"/>
    <w:rsid w:val="00D8383C"/>
    <w:rsid w:val="00D847FE"/>
    <w:rsid w:val="00D85FEF"/>
    <w:rsid w:val="00D86278"/>
    <w:rsid w:val="00D86B51"/>
    <w:rsid w:val="00D90BA9"/>
    <w:rsid w:val="00D948B7"/>
    <w:rsid w:val="00D9511A"/>
    <w:rsid w:val="00D964EA"/>
    <w:rsid w:val="00D966D0"/>
    <w:rsid w:val="00D971BA"/>
    <w:rsid w:val="00D97787"/>
    <w:rsid w:val="00DA0C59"/>
    <w:rsid w:val="00DA1B5B"/>
    <w:rsid w:val="00DA1C6F"/>
    <w:rsid w:val="00DA3991"/>
    <w:rsid w:val="00DA3AD2"/>
    <w:rsid w:val="00DA4D1E"/>
    <w:rsid w:val="00DA5221"/>
    <w:rsid w:val="00DA6250"/>
    <w:rsid w:val="00DA64BA"/>
    <w:rsid w:val="00DB0990"/>
    <w:rsid w:val="00DB1CA0"/>
    <w:rsid w:val="00DB202C"/>
    <w:rsid w:val="00DB2F82"/>
    <w:rsid w:val="00DB3E09"/>
    <w:rsid w:val="00DB484B"/>
    <w:rsid w:val="00DB4F93"/>
    <w:rsid w:val="00DB5006"/>
    <w:rsid w:val="00DB584A"/>
    <w:rsid w:val="00DB6744"/>
    <w:rsid w:val="00DB7E6C"/>
    <w:rsid w:val="00DC1225"/>
    <w:rsid w:val="00DC16BD"/>
    <w:rsid w:val="00DC29EE"/>
    <w:rsid w:val="00DC2EFD"/>
    <w:rsid w:val="00DC3604"/>
    <w:rsid w:val="00DC3C39"/>
    <w:rsid w:val="00DC4782"/>
    <w:rsid w:val="00DC4811"/>
    <w:rsid w:val="00DC49D2"/>
    <w:rsid w:val="00DC4DCC"/>
    <w:rsid w:val="00DC56D7"/>
    <w:rsid w:val="00DC5791"/>
    <w:rsid w:val="00DD0C1D"/>
    <w:rsid w:val="00DD110C"/>
    <w:rsid w:val="00DD114B"/>
    <w:rsid w:val="00DD1AA2"/>
    <w:rsid w:val="00DD20F7"/>
    <w:rsid w:val="00DD2141"/>
    <w:rsid w:val="00DD22C4"/>
    <w:rsid w:val="00DD278D"/>
    <w:rsid w:val="00DD370B"/>
    <w:rsid w:val="00DD5810"/>
    <w:rsid w:val="00DD5A29"/>
    <w:rsid w:val="00DD5A2D"/>
    <w:rsid w:val="00DD5D91"/>
    <w:rsid w:val="00DD5D9D"/>
    <w:rsid w:val="00DD7D8C"/>
    <w:rsid w:val="00DE0F74"/>
    <w:rsid w:val="00DE1006"/>
    <w:rsid w:val="00DE1DD4"/>
    <w:rsid w:val="00DE35CB"/>
    <w:rsid w:val="00DE3ABB"/>
    <w:rsid w:val="00DE4C67"/>
    <w:rsid w:val="00DE4CD5"/>
    <w:rsid w:val="00DE512B"/>
    <w:rsid w:val="00DE5FE1"/>
    <w:rsid w:val="00DE6528"/>
    <w:rsid w:val="00DE6B6C"/>
    <w:rsid w:val="00DE78D2"/>
    <w:rsid w:val="00DE7C78"/>
    <w:rsid w:val="00DE7DCA"/>
    <w:rsid w:val="00DF08BE"/>
    <w:rsid w:val="00DF0ECD"/>
    <w:rsid w:val="00DF1873"/>
    <w:rsid w:val="00DF1C75"/>
    <w:rsid w:val="00DF204F"/>
    <w:rsid w:val="00DF21E9"/>
    <w:rsid w:val="00DF40C5"/>
    <w:rsid w:val="00DF43E5"/>
    <w:rsid w:val="00DF5828"/>
    <w:rsid w:val="00DF5895"/>
    <w:rsid w:val="00DF5A24"/>
    <w:rsid w:val="00DF641B"/>
    <w:rsid w:val="00DF6649"/>
    <w:rsid w:val="00DF6B96"/>
    <w:rsid w:val="00DF7FD3"/>
    <w:rsid w:val="00E00F14"/>
    <w:rsid w:val="00E01535"/>
    <w:rsid w:val="00E01A2B"/>
    <w:rsid w:val="00E03900"/>
    <w:rsid w:val="00E039E6"/>
    <w:rsid w:val="00E0550C"/>
    <w:rsid w:val="00E059BC"/>
    <w:rsid w:val="00E05C2A"/>
    <w:rsid w:val="00E06386"/>
    <w:rsid w:val="00E07042"/>
    <w:rsid w:val="00E122A0"/>
    <w:rsid w:val="00E12ECF"/>
    <w:rsid w:val="00E1302C"/>
    <w:rsid w:val="00E15859"/>
    <w:rsid w:val="00E16585"/>
    <w:rsid w:val="00E1663E"/>
    <w:rsid w:val="00E16CF0"/>
    <w:rsid w:val="00E16E50"/>
    <w:rsid w:val="00E202CF"/>
    <w:rsid w:val="00E21351"/>
    <w:rsid w:val="00E21D63"/>
    <w:rsid w:val="00E21EC9"/>
    <w:rsid w:val="00E21F3B"/>
    <w:rsid w:val="00E228CA"/>
    <w:rsid w:val="00E2361A"/>
    <w:rsid w:val="00E24EB4"/>
    <w:rsid w:val="00E24F91"/>
    <w:rsid w:val="00E25887"/>
    <w:rsid w:val="00E26097"/>
    <w:rsid w:val="00E26950"/>
    <w:rsid w:val="00E2715D"/>
    <w:rsid w:val="00E27F85"/>
    <w:rsid w:val="00E30470"/>
    <w:rsid w:val="00E315B2"/>
    <w:rsid w:val="00E320ED"/>
    <w:rsid w:val="00E32727"/>
    <w:rsid w:val="00E32858"/>
    <w:rsid w:val="00E33307"/>
    <w:rsid w:val="00E33AFB"/>
    <w:rsid w:val="00E34218"/>
    <w:rsid w:val="00E356FC"/>
    <w:rsid w:val="00E35E39"/>
    <w:rsid w:val="00E36165"/>
    <w:rsid w:val="00E36555"/>
    <w:rsid w:val="00E37466"/>
    <w:rsid w:val="00E37BFC"/>
    <w:rsid w:val="00E41E8E"/>
    <w:rsid w:val="00E43C35"/>
    <w:rsid w:val="00E4418D"/>
    <w:rsid w:val="00E4471E"/>
    <w:rsid w:val="00E45565"/>
    <w:rsid w:val="00E45A47"/>
    <w:rsid w:val="00E46282"/>
    <w:rsid w:val="00E46EDD"/>
    <w:rsid w:val="00E5089A"/>
    <w:rsid w:val="00E51156"/>
    <w:rsid w:val="00E5216E"/>
    <w:rsid w:val="00E52C24"/>
    <w:rsid w:val="00E573F2"/>
    <w:rsid w:val="00E5769C"/>
    <w:rsid w:val="00E602F8"/>
    <w:rsid w:val="00E60C98"/>
    <w:rsid w:val="00E60CFF"/>
    <w:rsid w:val="00E61B91"/>
    <w:rsid w:val="00E624F9"/>
    <w:rsid w:val="00E62551"/>
    <w:rsid w:val="00E63EF9"/>
    <w:rsid w:val="00E64028"/>
    <w:rsid w:val="00E66263"/>
    <w:rsid w:val="00E66730"/>
    <w:rsid w:val="00E668A7"/>
    <w:rsid w:val="00E669CE"/>
    <w:rsid w:val="00E66C3E"/>
    <w:rsid w:val="00E66CDB"/>
    <w:rsid w:val="00E67066"/>
    <w:rsid w:val="00E672F7"/>
    <w:rsid w:val="00E67618"/>
    <w:rsid w:val="00E67D1D"/>
    <w:rsid w:val="00E67DC1"/>
    <w:rsid w:val="00E70C50"/>
    <w:rsid w:val="00E720E8"/>
    <w:rsid w:val="00E733B9"/>
    <w:rsid w:val="00E75D2B"/>
    <w:rsid w:val="00E75DB0"/>
    <w:rsid w:val="00E7622C"/>
    <w:rsid w:val="00E76C45"/>
    <w:rsid w:val="00E770CF"/>
    <w:rsid w:val="00E817F8"/>
    <w:rsid w:val="00E81BB7"/>
    <w:rsid w:val="00E82344"/>
    <w:rsid w:val="00E82E8B"/>
    <w:rsid w:val="00E83A79"/>
    <w:rsid w:val="00E8492A"/>
    <w:rsid w:val="00E84A8B"/>
    <w:rsid w:val="00E84C82"/>
    <w:rsid w:val="00E84D64"/>
    <w:rsid w:val="00E85194"/>
    <w:rsid w:val="00E852BA"/>
    <w:rsid w:val="00E871C0"/>
    <w:rsid w:val="00E87408"/>
    <w:rsid w:val="00E87D90"/>
    <w:rsid w:val="00E90217"/>
    <w:rsid w:val="00E90E3E"/>
    <w:rsid w:val="00E914C4"/>
    <w:rsid w:val="00E919E4"/>
    <w:rsid w:val="00E92FDB"/>
    <w:rsid w:val="00E93079"/>
    <w:rsid w:val="00E934F5"/>
    <w:rsid w:val="00E937D4"/>
    <w:rsid w:val="00E94397"/>
    <w:rsid w:val="00E94829"/>
    <w:rsid w:val="00E9578C"/>
    <w:rsid w:val="00E95D75"/>
    <w:rsid w:val="00E96961"/>
    <w:rsid w:val="00E96B4A"/>
    <w:rsid w:val="00E97FA3"/>
    <w:rsid w:val="00EA1686"/>
    <w:rsid w:val="00EA2F9F"/>
    <w:rsid w:val="00EA35FD"/>
    <w:rsid w:val="00EA3DAE"/>
    <w:rsid w:val="00EA4532"/>
    <w:rsid w:val="00EA4EF4"/>
    <w:rsid w:val="00EA5438"/>
    <w:rsid w:val="00EA594F"/>
    <w:rsid w:val="00EA5F3A"/>
    <w:rsid w:val="00EA6571"/>
    <w:rsid w:val="00EA70F6"/>
    <w:rsid w:val="00EA72EC"/>
    <w:rsid w:val="00EA7710"/>
    <w:rsid w:val="00EA7EF3"/>
    <w:rsid w:val="00EB1091"/>
    <w:rsid w:val="00EB11CB"/>
    <w:rsid w:val="00EB1DE4"/>
    <w:rsid w:val="00EB212A"/>
    <w:rsid w:val="00EB2194"/>
    <w:rsid w:val="00EB275A"/>
    <w:rsid w:val="00EB3123"/>
    <w:rsid w:val="00EB33C8"/>
    <w:rsid w:val="00EB357D"/>
    <w:rsid w:val="00EB37AE"/>
    <w:rsid w:val="00EB3FAF"/>
    <w:rsid w:val="00EB51D8"/>
    <w:rsid w:val="00EB6D67"/>
    <w:rsid w:val="00EB7142"/>
    <w:rsid w:val="00EB7220"/>
    <w:rsid w:val="00EB786A"/>
    <w:rsid w:val="00EB790E"/>
    <w:rsid w:val="00EB797D"/>
    <w:rsid w:val="00EB7F75"/>
    <w:rsid w:val="00EC001D"/>
    <w:rsid w:val="00EC0835"/>
    <w:rsid w:val="00EC0E1B"/>
    <w:rsid w:val="00EC11C0"/>
    <w:rsid w:val="00EC144A"/>
    <w:rsid w:val="00EC151D"/>
    <w:rsid w:val="00EC1578"/>
    <w:rsid w:val="00EC1C72"/>
    <w:rsid w:val="00EC3CC9"/>
    <w:rsid w:val="00EC5FB8"/>
    <w:rsid w:val="00EC612F"/>
    <w:rsid w:val="00EC680A"/>
    <w:rsid w:val="00EC6BDD"/>
    <w:rsid w:val="00EC6D25"/>
    <w:rsid w:val="00EC7751"/>
    <w:rsid w:val="00EC77A9"/>
    <w:rsid w:val="00ED0241"/>
    <w:rsid w:val="00ED1AC2"/>
    <w:rsid w:val="00ED1DEE"/>
    <w:rsid w:val="00ED3234"/>
    <w:rsid w:val="00ED35B6"/>
    <w:rsid w:val="00ED5C79"/>
    <w:rsid w:val="00ED7C47"/>
    <w:rsid w:val="00EE096D"/>
    <w:rsid w:val="00EE2986"/>
    <w:rsid w:val="00EE2BED"/>
    <w:rsid w:val="00EE3005"/>
    <w:rsid w:val="00EE374B"/>
    <w:rsid w:val="00EE399D"/>
    <w:rsid w:val="00EE5134"/>
    <w:rsid w:val="00EE527F"/>
    <w:rsid w:val="00EE6201"/>
    <w:rsid w:val="00EE6369"/>
    <w:rsid w:val="00EE6455"/>
    <w:rsid w:val="00EE74F7"/>
    <w:rsid w:val="00EE79E2"/>
    <w:rsid w:val="00EF0871"/>
    <w:rsid w:val="00EF12F9"/>
    <w:rsid w:val="00EF1CCD"/>
    <w:rsid w:val="00EF2F47"/>
    <w:rsid w:val="00EF3002"/>
    <w:rsid w:val="00EF3968"/>
    <w:rsid w:val="00EF60B3"/>
    <w:rsid w:val="00EF7BFA"/>
    <w:rsid w:val="00F0047C"/>
    <w:rsid w:val="00F00680"/>
    <w:rsid w:val="00F008AE"/>
    <w:rsid w:val="00F00BF4"/>
    <w:rsid w:val="00F02BE6"/>
    <w:rsid w:val="00F0489B"/>
    <w:rsid w:val="00F04FD9"/>
    <w:rsid w:val="00F056FA"/>
    <w:rsid w:val="00F05C94"/>
    <w:rsid w:val="00F07ED9"/>
    <w:rsid w:val="00F07FCD"/>
    <w:rsid w:val="00F11BB5"/>
    <w:rsid w:val="00F12B16"/>
    <w:rsid w:val="00F12CB5"/>
    <w:rsid w:val="00F13862"/>
    <w:rsid w:val="00F13AD1"/>
    <w:rsid w:val="00F13E6F"/>
    <w:rsid w:val="00F1417B"/>
    <w:rsid w:val="00F14507"/>
    <w:rsid w:val="00F14AAA"/>
    <w:rsid w:val="00F15A58"/>
    <w:rsid w:val="00F1642E"/>
    <w:rsid w:val="00F16766"/>
    <w:rsid w:val="00F22FA3"/>
    <w:rsid w:val="00F23BDF"/>
    <w:rsid w:val="00F25266"/>
    <w:rsid w:val="00F25F16"/>
    <w:rsid w:val="00F2753C"/>
    <w:rsid w:val="00F30574"/>
    <w:rsid w:val="00F30752"/>
    <w:rsid w:val="00F30A67"/>
    <w:rsid w:val="00F312E0"/>
    <w:rsid w:val="00F32D6F"/>
    <w:rsid w:val="00F33231"/>
    <w:rsid w:val="00F34B99"/>
    <w:rsid w:val="00F40307"/>
    <w:rsid w:val="00F408DC"/>
    <w:rsid w:val="00F43141"/>
    <w:rsid w:val="00F440C0"/>
    <w:rsid w:val="00F446E7"/>
    <w:rsid w:val="00F44B73"/>
    <w:rsid w:val="00F45028"/>
    <w:rsid w:val="00F46746"/>
    <w:rsid w:val="00F47339"/>
    <w:rsid w:val="00F527FF"/>
    <w:rsid w:val="00F52DAB"/>
    <w:rsid w:val="00F53DBF"/>
    <w:rsid w:val="00F543F0"/>
    <w:rsid w:val="00F551AD"/>
    <w:rsid w:val="00F570A6"/>
    <w:rsid w:val="00F578EC"/>
    <w:rsid w:val="00F60248"/>
    <w:rsid w:val="00F60319"/>
    <w:rsid w:val="00F62AA2"/>
    <w:rsid w:val="00F62EAA"/>
    <w:rsid w:val="00F638AD"/>
    <w:rsid w:val="00F64E4F"/>
    <w:rsid w:val="00F65376"/>
    <w:rsid w:val="00F65BDC"/>
    <w:rsid w:val="00F6675A"/>
    <w:rsid w:val="00F67E7F"/>
    <w:rsid w:val="00F70D7A"/>
    <w:rsid w:val="00F71762"/>
    <w:rsid w:val="00F71D66"/>
    <w:rsid w:val="00F72E11"/>
    <w:rsid w:val="00F75067"/>
    <w:rsid w:val="00F768B0"/>
    <w:rsid w:val="00F76915"/>
    <w:rsid w:val="00F77B51"/>
    <w:rsid w:val="00F77B5F"/>
    <w:rsid w:val="00F80D5D"/>
    <w:rsid w:val="00F816D8"/>
    <w:rsid w:val="00F81780"/>
    <w:rsid w:val="00F81D29"/>
    <w:rsid w:val="00F81F9B"/>
    <w:rsid w:val="00F8427B"/>
    <w:rsid w:val="00F84303"/>
    <w:rsid w:val="00F85117"/>
    <w:rsid w:val="00F86214"/>
    <w:rsid w:val="00F874D3"/>
    <w:rsid w:val="00F908F0"/>
    <w:rsid w:val="00F90E2D"/>
    <w:rsid w:val="00F91A60"/>
    <w:rsid w:val="00F91C4D"/>
    <w:rsid w:val="00F929E8"/>
    <w:rsid w:val="00F92EA5"/>
    <w:rsid w:val="00F92FD9"/>
    <w:rsid w:val="00F92FDC"/>
    <w:rsid w:val="00F9479E"/>
    <w:rsid w:val="00F94812"/>
    <w:rsid w:val="00F950AB"/>
    <w:rsid w:val="00F963B2"/>
    <w:rsid w:val="00F97039"/>
    <w:rsid w:val="00F972A3"/>
    <w:rsid w:val="00FA1F3F"/>
    <w:rsid w:val="00FA42ED"/>
    <w:rsid w:val="00FA569A"/>
    <w:rsid w:val="00FA6684"/>
    <w:rsid w:val="00FA6EEC"/>
    <w:rsid w:val="00FA731E"/>
    <w:rsid w:val="00FA7D01"/>
    <w:rsid w:val="00FB2B38"/>
    <w:rsid w:val="00FB2CCF"/>
    <w:rsid w:val="00FB3C4A"/>
    <w:rsid w:val="00FB3E43"/>
    <w:rsid w:val="00FB561E"/>
    <w:rsid w:val="00FB6927"/>
    <w:rsid w:val="00FB77B2"/>
    <w:rsid w:val="00FB795C"/>
    <w:rsid w:val="00FB7DD1"/>
    <w:rsid w:val="00FC0CED"/>
    <w:rsid w:val="00FC2329"/>
    <w:rsid w:val="00FC284A"/>
    <w:rsid w:val="00FC317E"/>
    <w:rsid w:val="00FC4662"/>
    <w:rsid w:val="00FC6358"/>
    <w:rsid w:val="00FD01CF"/>
    <w:rsid w:val="00FD0F52"/>
    <w:rsid w:val="00FD30C9"/>
    <w:rsid w:val="00FD320D"/>
    <w:rsid w:val="00FD5524"/>
    <w:rsid w:val="00FE12DF"/>
    <w:rsid w:val="00FE15D0"/>
    <w:rsid w:val="00FE1BFD"/>
    <w:rsid w:val="00FE1FD6"/>
    <w:rsid w:val="00FE23DE"/>
    <w:rsid w:val="00FE2675"/>
    <w:rsid w:val="00FE2BAF"/>
    <w:rsid w:val="00FE416A"/>
    <w:rsid w:val="00FE4C39"/>
    <w:rsid w:val="00FF00E9"/>
    <w:rsid w:val="00FF05B9"/>
    <w:rsid w:val="00FF135B"/>
    <w:rsid w:val="00FF1EBF"/>
    <w:rsid w:val="00FF1EC2"/>
    <w:rsid w:val="00FF4705"/>
    <w:rsid w:val="00FF4E67"/>
    <w:rsid w:val="00FF5F5F"/>
    <w:rsid w:val="00FF6512"/>
    <w:rsid w:val="00FF6BCD"/>
    <w:rsid w:val="00FF7146"/>
    <w:rsid w:val="00FF7186"/>
    <w:rsid w:val="011B4801"/>
    <w:rsid w:val="01875C39"/>
    <w:rsid w:val="01A15964"/>
    <w:rsid w:val="01A97990"/>
    <w:rsid w:val="01FB2B2B"/>
    <w:rsid w:val="023A6C1C"/>
    <w:rsid w:val="02A403BD"/>
    <w:rsid w:val="03412C2E"/>
    <w:rsid w:val="03511DE7"/>
    <w:rsid w:val="03AB6355"/>
    <w:rsid w:val="042279C9"/>
    <w:rsid w:val="04C7416B"/>
    <w:rsid w:val="05035BC7"/>
    <w:rsid w:val="05141FF8"/>
    <w:rsid w:val="05D96780"/>
    <w:rsid w:val="05E21AFE"/>
    <w:rsid w:val="05FE70E3"/>
    <w:rsid w:val="06055520"/>
    <w:rsid w:val="0687281D"/>
    <w:rsid w:val="072E4FBA"/>
    <w:rsid w:val="074B2F9D"/>
    <w:rsid w:val="08464839"/>
    <w:rsid w:val="08B10CF3"/>
    <w:rsid w:val="08CD7C8B"/>
    <w:rsid w:val="08E60820"/>
    <w:rsid w:val="08E7219F"/>
    <w:rsid w:val="095328CA"/>
    <w:rsid w:val="09750C45"/>
    <w:rsid w:val="09842279"/>
    <w:rsid w:val="09A301D8"/>
    <w:rsid w:val="09A52EA7"/>
    <w:rsid w:val="09F2009A"/>
    <w:rsid w:val="0A0D2D6E"/>
    <w:rsid w:val="0A3902C6"/>
    <w:rsid w:val="0A656037"/>
    <w:rsid w:val="0A934685"/>
    <w:rsid w:val="0AA1373D"/>
    <w:rsid w:val="0AAE7E6D"/>
    <w:rsid w:val="0AEC0E91"/>
    <w:rsid w:val="0AF81176"/>
    <w:rsid w:val="0B2C2CB7"/>
    <w:rsid w:val="0BB45EE3"/>
    <w:rsid w:val="0BD64C7B"/>
    <w:rsid w:val="0BDA4850"/>
    <w:rsid w:val="0C5F2FAF"/>
    <w:rsid w:val="0C88540B"/>
    <w:rsid w:val="0D077E22"/>
    <w:rsid w:val="0D9A5C5B"/>
    <w:rsid w:val="0DE16E28"/>
    <w:rsid w:val="0DFE2333"/>
    <w:rsid w:val="0E191459"/>
    <w:rsid w:val="0E853770"/>
    <w:rsid w:val="0E9F725B"/>
    <w:rsid w:val="0ED0165B"/>
    <w:rsid w:val="0EF04362"/>
    <w:rsid w:val="0F2E23EA"/>
    <w:rsid w:val="0F4C6034"/>
    <w:rsid w:val="0F685F38"/>
    <w:rsid w:val="0F7B6E06"/>
    <w:rsid w:val="0F7F27D8"/>
    <w:rsid w:val="0F9D02EB"/>
    <w:rsid w:val="0FC5C79F"/>
    <w:rsid w:val="0FE616CC"/>
    <w:rsid w:val="101376A7"/>
    <w:rsid w:val="109E620E"/>
    <w:rsid w:val="10B853AD"/>
    <w:rsid w:val="10DE6D1A"/>
    <w:rsid w:val="10E93DFE"/>
    <w:rsid w:val="112934A2"/>
    <w:rsid w:val="113B682F"/>
    <w:rsid w:val="119D279F"/>
    <w:rsid w:val="11A27ABB"/>
    <w:rsid w:val="12326602"/>
    <w:rsid w:val="123A22AB"/>
    <w:rsid w:val="12516711"/>
    <w:rsid w:val="129A3581"/>
    <w:rsid w:val="12B841A9"/>
    <w:rsid w:val="13500420"/>
    <w:rsid w:val="135135FA"/>
    <w:rsid w:val="13564C99"/>
    <w:rsid w:val="137A0C05"/>
    <w:rsid w:val="150444D9"/>
    <w:rsid w:val="150D71B5"/>
    <w:rsid w:val="152C31A7"/>
    <w:rsid w:val="15375C1C"/>
    <w:rsid w:val="15376570"/>
    <w:rsid w:val="157930C0"/>
    <w:rsid w:val="1587661B"/>
    <w:rsid w:val="15BA1623"/>
    <w:rsid w:val="163C631D"/>
    <w:rsid w:val="169D7F44"/>
    <w:rsid w:val="16E72C16"/>
    <w:rsid w:val="17077270"/>
    <w:rsid w:val="17193A04"/>
    <w:rsid w:val="174205A6"/>
    <w:rsid w:val="17B73D9C"/>
    <w:rsid w:val="1840146D"/>
    <w:rsid w:val="18E75302"/>
    <w:rsid w:val="1965274D"/>
    <w:rsid w:val="19884A81"/>
    <w:rsid w:val="19B3C4D9"/>
    <w:rsid w:val="19E97C46"/>
    <w:rsid w:val="1A3A242E"/>
    <w:rsid w:val="1AB162C1"/>
    <w:rsid w:val="1B207C43"/>
    <w:rsid w:val="1B434EC0"/>
    <w:rsid w:val="1B780D2A"/>
    <w:rsid w:val="1BC22B77"/>
    <w:rsid w:val="1BEC7CAB"/>
    <w:rsid w:val="1C0955F2"/>
    <w:rsid w:val="1C5832FC"/>
    <w:rsid w:val="1C5C295F"/>
    <w:rsid w:val="1C5D53CF"/>
    <w:rsid w:val="1D16600C"/>
    <w:rsid w:val="1D706E43"/>
    <w:rsid w:val="1DBF5B50"/>
    <w:rsid w:val="1EB362D2"/>
    <w:rsid w:val="1F093278"/>
    <w:rsid w:val="1F4F6196"/>
    <w:rsid w:val="1F55388C"/>
    <w:rsid w:val="1F733440"/>
    <w:rsid w:val="1FB3D6F9"/>
    <w:rsid w:val="1FB5494E"/>
    <w:rsid w:val="1FB7C6A5"/>
    <w:rsid w:val="1FDFFFA2"/>
    <w:rsid w:val="205440AC"/>
    <w:rsid w:val="206359D7"/>
    <w:rsid w:val="20764E4F"/>
    <w:rsid w:val="21A86A1B"/>
    <w:rsid w:val="21F1081E"/>
    <w:rsid w:val="21FC77CF"/>
    <w:rsid w:val="22000ABE"/>
    <w:rsid w:val="22313B68"/>
    <w:rsid w:val="228C6EFB"/>
    <w:rsid w:val="22AE437A"/>
    <w:rsid w:val="22D173F5"/>
    <w:rsid w:val="22FC6D5B"/>
    <w:rsid w:val="231C51A1"/>
    <w:rsid w:val="233624F5"/>
    <w:rsid w:val="234345B5"/>
    <w:rsid w:val="234477BA"/>
    <w:rsid w:val="23461B9F"/>
    <w:rsid w:val="236F537E"/>
    <w:rsid w:val="23CF4B30"/>
    <w:rsid w:val="23CF6246"/>
    <w:rsid w:val="23D20EE4"/>
    <w:rsid w:val="240464DC"/>
    <w:rsid w:val="24187D7E"/>
    <w:rsid w:val="24690B01"/>
    <w:rsid w:val="24AD123B"/>
    <w:rsid w:val="24BF0436"/>
    <w:rsid w:val="24D80728"/>
    <w:rsid w:val="25040BA5"/>
    <w:rsid w:val="25112227"/>
    <w:rsid w:val="25320E98"/>
    <w:rsid w:val="25342ACD"/>
    <w:rsid w:val="255608A6"/>
    <w:rsid w:val="257F7535"/>
    <w:rsid w:val="258B4890"/>
    <w:rsid w:val="25947755"/>
    <w:rsid w:val="25B121F5"/>
    <w:rsid w:val="25EC5999"/>
    <w:rsid w:val="260B6DF9"/>
    <w:rsid w:val="26273EEE"/>
    <w:rsid w:val="265F3CB4"/>
    <w:rsid w:val="267E5D40"/>
    <w:rsid w:val="26A10E67"/>
    <w:rsid w:val="26F354CE"/>
    <w:rsid w:val="27391D66"/>
    <w:rsid w:val="27AC7098"/>
    <w:rsid w:val="27BB2C66"/>
    <w:rsid w:val="28781453"/>
    <w:rsid w:val="28841F12"/>
    <w:rsid w:val="28F561A0"/>
    <w:rsid w:val="29387840"/>
    <w:rsid w:val="2A9A4DF6"/>
    <w:rsid w:val="2AC718BC"/>
    <w:rsid w:val="2AE14ABD"/>
    <w:rsid w:val="2AF5758F"/>
    <w:rsid w:val="2B0F2CC4"/>
    <w:rsid w:val="2B42006C"/>
    <w:rsid w:val="2B4A1CC2"/>
    <w:rsid w:val="2BDD2B59"/>
    <w:rsid w:val="2CAC6C30"/>
    <w:rsid w:val="2CAE13A9"/>
    <w:rsid w:val="2CCF0BD0"/>
    <w:rsid w:val="2D135BAC"/>
    <w:rsid w:val="2DB87C72"/>
    <w:rsid w:val="2DD7BD9D"/>
    <w:rsid w:val="2EAD28A6"/>
    <w:rsid w:val="2F0A570C"/>
    <w:rsid w:val="2F37DEA2"/>
    <w:rsid w:val="2F4101EE"/>
    <w:rsid w:val="2F7700DA"/>
    <w:rsid w:val="2F777085"/>
    <w:rsid w:val="2F7B5FDF"/>
    <w:rsid w:val="2F7F9A64"/>
    <w:rsid w:val="2F904CDB"/>
    <w:rsid w:val="2FC4067F"/>
    <w:rsid w:val="2FCD54EB"/>
    <w:rsid w:val="2FD53B78"/>
    <w:rsid w:val="2FEE0AE5"/>
    <w:rsid w:val="2FEFD369"/>
    <w:rsid w:val="30096D8A"/>
    <w:rsid w:val="302E4707"/>
    <w:rsid w:val="30AE7375"/>
    <w:rsid w:val="30B11C7D"/>
    <w:rsid w:val="310667E6"/>
    <w:rsid w:val="31576B87"/>
    <w:rsid w:val="317B4C70"/>
    <w:rsid w:val="31DB9F55"/>
    <w:rsid w:val="31FBCA5A"/>
    <w:rsid w:val="3254659D"/>
    <w:rsid w:val="32EA470E"/>
    <w:rsid w:val="338532AF"/>
    <w:rsid w:val="33F1CDC7"/>
    <w:rsid w:val="33FF4EF2"/>
    <w:rsid w:val="33FFA3C6"/>
    <w:rsid w:val="34A2233A"/>
    <w:rsid w:val="34A62595"/>
    <w:rsid w:val="34DF99ED"/>
    <w:rsid w:val="34F12358"/>
    <w:rsid w:val="351A3B14"/>
    <w:rsid w:val="35A32267"/>
    <w:rsid w:val="360A6C2D"/>
    <w:rsid w:val="36A52CCF"/>
    <w:rsid w:val="36D57DC9"/>
    <w:rsid w:val="36F01A39"/>
    <w:rsid w:val="36F131A6"/>
    <w:rsid w:val="37011377"/>
    <w:rsid w:val="378F55E8"/>
    <w:rsid w:val="37C52FF7"/>
    <w:rsid w:val="37D3C4AB"/>
    <w:rsid w:val="37DDAF2B"/>
    <w:rsid w:val="380F7F1B"/>
    <w:rsid w:val="3825625B"/>
    <w:rsid w:val="382759AF"/>
    <w:rsid w:val="38525607"/>
    <w:rsid w:val="388B4CA3"/>
    <w:rsid w:val="38B102DC"/>
    <w:rsid w:val="38BE6FAD"/>
    <w:rsid w:val="38E76B84"/>
    <w:rsid w:val="39806592"/>
    <w:rsid w:val="39E3614E"/>
    <w:rsid w:val="3A326C66"/>
    <w:rsid w:val="3A396F6B"/>
    <w:rsid w:val="3AC3717D"/>
    <w:rsid w:val="3AD1AF0F"/>
    <w:rsid w:val="3AEACD53"/>
    <w:rsid w:val="3B5A68BC"/>
    <w:rsid w:val="3B6252A1"/>
    <w:rsid w:val="3B7D4E65"/>
    <w:rsid w:val="3B9D4576"/>
    <w:rsid w:val="3BC479DB"/>
    <w:rsid w:val="3BFEBA20"/>
    <w:rsid w:val="3C3FF6AD"/>
    <w:rsid w:val="3CAB19FD"/>
    <w:rsid w:val="3CE2583B"/>
    <w:rsid w:val="3CECC518"/>
    <w:rsid w:val="3CFC0EDC"/>
    <w:rsid w:val="3D171752"/>
    <w:rsid w:val="3D5EF590"/>
    <w:rsid w:val="3DA7FA4E"/>
    <w:rsid w:val="3E402953"/>
    <w:rsid w:val="3E5F7A05"/>
    <w:rsid w:val="3E642456"/>
    <w:rsid w:val="3E6B1623"/>
    <w:rsid w:val="3E7FE24D"/>
    <w:rsid w:val="3EFB17CE"/>
    <w:rsid w:val="3F333166"/>
    <w:rsid w:val="3F4C0B6A"/>
    <w:rsid w:val="3F59080B"/>
    <w:rsid w:val="3F777A6C"/>
    <w:rsid w:val="3F7BA15C"/>
    <w:rsid w:val="3F8263DF"/>
    <w:rsid w:val="3F8B5FCD"/>
    <w:rsid w:val="3FB79669"/>
    <w:rsid w:val="3FC86442"/>
    <w:rsid w:val="3FEE6585"/>
    <w:rsid w:val="3FF54FBE"/>
    <w:rsid w:val="3FF59B32"/>
    <w:rsid w:val="3FF66E3C"/>
    <w:rsid w:val="3FF7D8E9"/>
    <w:rsid w:val="3FFB925E"/>
    <w:rsid w:val="3FFF9CE3"/>
    <w:rsid w:val="401E6171"/>
    <w:rsid w:val="409427B7"/>
    <w:rsid w:val="409D77E1"/>
    <w:rsid w:val="40BE5907"/>
    <w:rsid w:val="40EA14AB"/>
    <w:rsid w:val="40EC2A90"/>
    <w:rsid w:val="40ED2270"/>
    <w:rsid w:val="410A0898"/>
    <w:rsid w:val="41553286"/>
    <w:rsid w:val="41CB2F3D"/>
    <w:rsid w:val="420A4A7D"/>
    <w:rsid w:val="42310564"/>
    <w:rsid w:val="42B1088B"/>
    <w:rsid w:val="42E53031"/>
    <w:rsid w:val="43561149"/>
    <w:rsid w:val="435769F8"/>
    <w:rsid w:val="43721677"/>
    <w:rsid w:val="440014A4"/>
    <w:rsid w:val="447B5AD5"/>
    <w:rsid w:val="44A11784"/>
    <w:rsid w:val="44B05079"/>
    <w:rsid w:val="44BB1165"/>
    <w:rsid w:val="44C26FFA"/>
    <w:rsid w:val="45DA0F4A"/>
    <w:rsid w:val="45EF5107"/>
    <w:rsid w:val="45FB2F5A"/>
    <w:rsid w:val="461B4A0A"/>
    <w:rsid w:val="46384EEE"/>
    <w:rsid w:val="46A44F19"/>
    <w:rsid w:val="46A5399F"/>
    <w:rsid w:val="46E34EB3"/>
    <w:rsid w:val="46E9F437"/>
    <w:rsid w:val="46F1668E"/>
    <w:rsid w:val="4793488C"/>
    <w:rsid w:val="47C23D7C"/>
    <w:rsid w:val="47C27382"/>
    <w:rsid w:val="47EBF161"/>
    <w:rsid w:val="47FD529E"/>
    <w:rsid w:val="48053899"/>
    <w:rsid w:val="482515E9"/>
    <w:rsid w:val="48393304"/>
    <w:rsid w:val="486D56FE"/>
    <w:rsid w:val="48A17121"/>
    <w:rsid w:val="48BF4C20"/>
    <w:rsid w:val="48C259A6"/>
    <w:rsid w:val="48C7411C"/>
    <w:rsid w:val="494D0D3F"/>
    <w:rsid w:val="4986443B"/>
    <w:rsid w:val="49CD24CF"/>
    <w:rsid w:val="4A0645A6"/>
    <w:rsid w:val="4A093F02"/>
    <w:rsid w:val="4A694C4A"/>
    <w:rsid w:val="4AE34798"/>
    <w:rsid w:val="4B0B1EF3"/>
    <w:rsid w:val="4B420F22"/>
    <w:rsid w:val="4B80775D"/>
    <w:rsid w:val="4B8B0A2C"/>
    <w:rsid w:val="4B907987"/>
    <w:rsid w:val="4C955A79"/>
    <w:rsid w:val="4CF55A3D"/>
    <w:rsid w:val="4CFB1F01"/>
    <w:rsid w:val="4CFC2EF4"/>
    <w:rsid w:val="4CFD2F3B"/>
    <w:rsid w:val="4CFE052E"/>
    <w:rsid w:val="4D1D6903"/>
    <w:rsid w:val="4D345C05"/>
    <w:rsid w:val="4D3F38CB"/>
    <w:rsid w:val="4D8C6DD7"/>
    <w:rsid w:val="4E1F5983"/>
    <w:rsid w:val="4E4E432E"/>
    <w:rsid w:val="4E7C4BF7"/>
    <w:rsid w:val="4E993326"/>
    <w:rsid w:val="4EA228F9"/>
    <w:rsid w:val="4EAC3D58"/>
    <w:rsid w:val="4EFF390C"/>
    <w:rsid w:val="4F781B05"/>
    <w:rsid w:val="4F916628"/>
    <w:rsid w:val="4FB04AE2"/>
    <w:rsid w:val="4FBB2FE3"/>
    <w:rsid w:val="4FCC5B73"/>
    <w:rsid w:val="4FF14A41"/>
    <w:rsid w:val="4FF79F28"/>
    <w:rsid w:val="4FFF57C9"/>
    <w:rsid w:val="503C5DDC"/>
    <w:rsid w:val="50642AEA"/>
    <w:rsid w:val="506514F1"/>
    <w:rsid w:val="507C0DA5"/>
    <w:rsid w:val="507F22CE"/>
    <w:rsid w:val="50896C4F"/>
    <w:rsid w:val="508E1D91"/>
    <w:rsid w:val="509D1F45"/>
    <w:rsid w:val="50AE1C35"/>
    <w:rsid w:val="50D23E16"/>
    <w:rsid w:val="51120CCA"/>
    <w:rsid w:val="511354B4"/>
    <w:rsid w:val="513F0231"/>
    <w:rsid w:val="517564DA"/>
    <w:rsid w:val="519C4A97"/>
    <w:rsid w:val="51B77DF1"/>
    <w:rsid w:val="526048D2"/>
    <w:rsid w:val="528E2C5B"/>
    <w:rsid w:val="52A76261"/>
    <w:rsid w:val="52B1014D"/>
    <w:rsid w:val="52B359EB"/>
    <w:rsid w:val="52D24174"/>
    <w:rsid w:val="52D735DB"/>
    <w:rsid w:val="52D91F68"/>
    <w:rsid w:val="52E6501A"/>
    <w:rsid w:val="532475AC"/>
    <w:rsid w:val="53254141"/>
    <w:rsid w:val="53414F8C"/>
    <w:rsid w:val="53995306"/>
    <w:rsid w:val="53A75CFC"/>
    <w:rsid w:val="53AD367F"/>
    <w:rsid w:val="53CE09AD"/>
    <w:rsid w:val="53F30DB2"/>
    <w:rsid w:val="53FBAA61"/>
    <w:rsid w:val="53FC1E9E"/>
    <w:rsid w:val="546C4114"/>
    <w:rsid w:val="54EC4EFF"/>
    <w:rsid w:val="55244578"/>
    <w:rsid w:val="55361004"/>
    <w:rsid w:val="5539311C"/>
    <w:rsid w:val="554E782D"/>
    <w:rsid w:val="55C0280A"/>
    <w:rsid w:val="55C61EEB"/>
    <w:rsid w:val="55F63573"/>
    <w:rsid w:val="564A69BF"/>
    <w:rsid w:val="56594FA8"/>
    <w:rsid w:val="56783917"/>
    <w:rsid w:val="567C6F6C"/>
    <w:rsid w:val="56962E45"/>
    <w:rsid w:val="56EFCAA2"/>
    <w:rsid w:val="573E28D3"/>
    <w:rsid w:val="576B59C7"/>
    <w:rsid w:val="57787968"/>
    <w:rsid w:val="57DF88E4"/>
    <w:rsid w:val="57F3DC6A"/>
    <w:rsid w:val="5950080D"/>
    <w:rsid w:val="59654F4E"/>
    <w:rsid w:val="597A3CFD"/>
    <w:rsid w:val="599D3EC2"/>
    <w:rsid w:val="5A3B1171"/>
    <w:rsid w:val="5A5B36FA"/>
    <w:rsid w:val="5A754AEA"/>
    <w:rsid w:val="5A8F59CB"/>
    <w:rsid w:val="5AA14400"/>
    <w:rsid w:val="5ACB313F"/>
    <w:rsid w:val="5AD4CA79"/>
    <w:rsid w:val="5AE27FF8"/>
    <w:rsid w:val="5AE363A3"/>
    <w:rsid w:val="5B347407"/>
    <w:rsid w:val="5B4802F6"/>
    <w:rsid w:val="5B497C81"/>
    <w:rsid w:val="5B524AC1"/>
    <w:rsid w:val="5B7F9F6E"/>
    <w:rsid w:val="5B813FA6"/>
    <w:rsid w:val="5BB15015"/>
    <w:rsid w:val="5BDD97CA"/>
    <w:rsid w:val="5BDFD64D"/>
    <w:rsid w:val="5BE0654A"/>
    <w:rsid w:val="5BFFAD56"/>
    <w:rsid w:val="5C103C36"/>
    <w:rsid w:val="5C172D55"/>
    <w:rsid w:val="5C1F646A"/>
    <w:rsid w:val="5C460E56"/>
    <w:rsid w:val="5C522CC2"/>
    <w:rsid w:val="5C5E5B4E"/>
    <w:rsid w:val="5C8066E7"/>
    <w:rsid w:val="5C9E3E76"/>
    <w:rsid w:val="5CCA1DF3"/>
    <w:rsid w:val="5CCFFDE6"/>
    <w:rsid w:val="5CED49C1"/>
    <w:rsid w:val="5D073A84"/>
    <w:rsid w:val="5D2236C5"/>
    <w:rsid w:val="5D3C0F72"/>
    <w:rsid w:val="5D3CB58B"/>
    <w:rsid w:val="5D43147C"/>
    <w:rsid w:val="5D5EC3AD"/>
    <w:rsid w:val="5D7C59C3"/>
    <w:rsid w:val="5D7F35A3"/>
    <w:rsid w:val="5D8C66DC"/>
    <w:rsid w:val="5D97BDF2"/>
    <w:rsid w:val="5D997275"/>
    <w:rsid w:val="5DB32A71"/>
    <w:rsid w:val="5DC95EE8"/>
    <w:rsid w:val="5DD86771"/>
    <w:rsid w:val="5DEF637E"/>
    <w:rsid w:val="5E290D88"/>
    <w:rsid w:val="5E330023"/>
    <w:rsid w:val="5E781056"/>
    <w:rsid w:val="5E79452A"/>
    <w:rsid w:val="5EB35E9D"/>
    <w:rsid w:val="5EB5C83B"/>
    <w:rsid w:val="5EEF056A"/>
    <w:rsid w:val="5F0701D4"/>
    <w:rsid w:val="5F6D9608"/>
    <w:rsid w:val="5F6F0EE4"/>
    <w:rsid w:val="5F9BB53B"/>
    <w:rsid w:val="5FBF0D38"/>
    <w:rsid w:val="5FDFE2D8"/>
    <w:rsid w:val="5FEF6804"/>
    <w:rsid w:val="5FF0395A"/>
    <w:rsid w:val="5FF58C77"/>
    <w:rsid w:val="5FFB7C1A"/>
    <w:rsid w:val="604A797D"/>
    <w:rsid w:val="60714C3E"/>
    <w:rsid w:val="609B6C9C"/>
    <w:rsid w:val="60F30A21"/>
    <w:rsid w:val="618A0F05"/>
    <w:rsid w:val="6191432C"/>
    <w:rsid w:val="61FFDE80"/>
    <w:rsid w:val="62163BE3"/>
    <w:rsid w:val="622375CC"/>
    <w:rsid w:val="624545E1"/>
    <w:rsid w:val="62D15D12"/>
    <w:rsid w:val="63636B3B"/>
    <w:rsid w:val="637E3DD1"/>
    <w:rsid w:val="639A48BD"/>
    <w:rsid w:val="63A13A66"/>
    <w:rsid w:val="63D52A77"/>
    <w:rsid w:val="641E62D9"/>
    <w:rsid w:val="643219F4"/>
    <w:rsid w:val="64363135"/>
    <w:rsid w:val="648F3B0E"/>
    <w:rsid w:val="64AE243E"/>
    <w:rsid w:val="64FF24BE"/>
    <w:rsid w:val="659A4E5B"/>
    <w:rsid w:val="65F114EB"/>
    <w:rsid w:val="66546396"/>
    <w:rsid w:val="666F76C5"/>
    <w:rsid w:val="66855084"/>
    <w:rsid w:val="66897542"/>
    <w:rsid w:val="66965F92"/>
    <w:rsid w:val="66AE11F0"/>
    <w:rsid w:val="66E02E87"/>
    <w:rsid w:val="66FD305D"/>
    <w:rsid w:val="67343FC0"/>
    <w:rsid w:val="673651AD"/>
    <w:rsid w:val="675540AC"/>
    <w:rsid w:val="675A383A"/>
    <w:rsid w:val="67B33B3A"/>
    <w:rsid w:val="67ED4005"/>
    <w:rsid w:val="683609D3"/>
    <w:rsid w:val="68430A3A"/>
    <w:rsid w:val="686854B8"/>
    <w:rsid w:val="68774F7F"/>
    <w:rsid w:val="687E5521"/>
    <w:rsid w:val="68BB5E0A"/>
    <w:rsid w:val="68CE18F4"/>
    <w:rsid w:val="68D36EB1"/>
    <w:rsid w:val="68D81B3B"/>
    <w:rsid w:val="698B6EEF"/>
    <w:rsid w:val="699DC196"/>
    <w:rsid w:val="6A135118"/>
    <w:rsid w:val="6A730F42"/>
    <w:rsid w:val="6A811F73"/>
    <w:rsid w:val="6A9C0F90"/>
    <w:rsid w:val="6AC93D3E"/>
    <w:rsid w:val="6B0C51D7"/>
    <w:rsid w:val="6B3C55B2"/>
    <w:rsid w:val="6B476E8A"/>
    <w:rsid w:val="6B5D6BE1"/>
    <w:rsid w:val="6B6A4DA6"/>
    <w:rsid w:val="6BFAE32E"/>
    <w:rsid w:val="6BFFE2FE"/>
    <w:rsid w:val="6E4F5D61"/>
    <w:rsid w:val="6E6F780C"/>
    <w:rsid w:val="6E90443B"/>
    <w:rsid w:val="6E91544F"/>
    <w:rsid w:val="6EE7E4AF"/>
    <w:rsid w:val="6EFFBFD0"/>
    <w:rsid w:val="6F203527"/>
    <w:rsid w:val="6F2C12F3"/>
    <w:rsid w:val="6F65569C"/>
    <w:rsid w:val="6F73B157"/>
    <w:rsid w:val="6F9A25E6"/>
    <w:rsid w:val="6F9E0C77"/>
    <w:rsid w:val="6FBF6437"/>
    <w:rsid w:val="6FC04EE4"/>
    <w:rsid w:val="6FCDC216"/>
    <w:rsid w:val="6FCF47FC"/>
    <w:rsid w:val="6FD3742F"/>
    <w:rsid w:val="6FD63302"/>
    <w:rsid w:val="6FFAE9A8"/>
    <w:rsid w:val="6FFB7EDF"/>
    <w:rsid w:val="702D1CCB"/>
    <w:rsid w:val="70C60595"/>
    <w:rsid w:val="70F4771B"/>
    <w:rsid w:val="71611A85"/>
    <w:rsid w:val="717100DF"/>
    <w:rsid w:val="717BB1B8"/>
    <w:rsid w:val="71950384"/>
    <w:rsid w:val="71B040F2"/>
    <w:rsid w:val="71D14D4A"/>
    <w:rsid w:val="71F96671"/>
    <w:rsid w:val="7254221E"/>
    <w:rsid w:val="727078C8"/>
    <w:rsid w:val="72AE64DA"/>
    <w:rsid w:val="72E01DA1"/>
    <w:rsid w:val="72E60A69"/>
    <w:rsid w:val="72E87BF1"/>
    <w:rsid w:val="72F9EB68"/>
    <w:rsid w:val="734DC0CE"/>
    <w:rsid w:val="735C62BE"/>
    <w:rsid w:val="736F4B7F"/>
    <w:rsid w:val="739F774C"/>
    <w:rsid w:val="73FFAE7D"/>
    <w:rsid w:val="749F1708"/>
    <w:rsid w:val="74B61C1B"/>
    <w:rsid w:val="74D15AEA"/>
    <w:rsid w:val="74D94AFE"/>
    <w:rsid w:val="74DF56AB"/>
    <w:rsid w:val="74EB5B7C"/>
    <w:rsid w:val="7507405A"/>
    <w:rsid w:val="75305065"/>
    <w:rsid w:val="754A1616"/>
    <w:rsid w:val="75561DD7"/>
    <w:rsid w:val="7585225B"/>
    <w:rsid w:val="75895700"/>
    <w:rsid w:val="75BBBF84"/>
    <w:rsid w:val="75E749AA"/>
    <w:rsid w:val="75E76F65"/>
    <w:rsid w:val="75F92487"/>
    <w:rsid w:val="760C54B6"/>
    <w:rsid w:val="765F037F"/>
    <w:rsid w:val="7662506E"/>
    <w:rsid w:val="766803ED"/>
    <w:rsid w:val="766A3D5A"/>
    <w:rsid w:val="76BBE85A"/>
    <w:rsid w:val="76CB0D7E"/>
    <w:rsid w:val="76DF603E"/>
    <w:rsid w:val="76E437CB"/>
    <w:rsid w:val="770E082E"/>
    <w:rsid w:val="773A114A"/>
    <w:rsid w:val="775F74AC"/>
    <w:rsid w:val="7762348B"/>
    <w:rsid w:val="777D3123"/>
    <w:rsid w:val="778E74C1"/>
    <w:rsid w:val="77BF5631"/>
    <w:rsid w:val="77DB33C9"/>
    <w:rsid w:val="77DFF2D1"/>
    <w:rsid w:val="77EDDF9C"/>
    <w:rsid w:val="77FB5654"/>
    <w:rsid w:val="77FB70B0"/>
    <w:rsid w:val="78F2500F"/>
    <w:rsid w:val="793972CF"/>
    <w:rsid w:val="797A6135"/>
    <w:rsid w:val="797B444D"/>
    <w:rsid w:val="797D72E2"/>
    <w:rsid w:val="79A433A0"/>
    <w:rsid w:val="79B224FF"/>
    <w:rsid w:val="79BE1F9F"/>
    <w:rsid w:val="79E362B0"/>
    <w:rsid w:val="79FF9817"/>
    <w:rsid w:val="7A3F6A3A"/>
    <w:rsid w:val="7A971A2D"/>
    <w:rsid w:val="7A97EC68"/>
    <w:rsid w:val="7B034DE4"/>
    <w:rsid w:val="7B4757F0"/>
    <w:rsid w:val="7B513868"/>
    <w:rsid w:val="7B57637C"/>
    <w:rsid w:val="7B7E0B12"/>
    <w:rsid w:val="7B7F8506"/>
    <w:rsid w:val="7BD71C56"/>
    <w:rsid w:val="7BE49343"/>
    <w:rsid w:val="7BE753A2"/>
    <w:rsid w:val="7BEDCF69"/>
    <w:rsid w:val="7BF61116"/>
    <w:rsid w:val="7BFB04AE"/>
    <w:rsid w:val="7BFBBC62"/>
    <w:rsid w:val="7BFE03CE"/>
    <w:rsid w:val="7C3A391E"/>
    <w:rsid w:val="7C423C91"/>
    <w:rsid w:val="7C9D019A"/>
    <w:rsid w:val="7CAFEC22"/>
    <w:rsid w:val="7CC4235E"/>
    <w:rsid w:val="7D0105EB"/>
    <w:rsid w:val="7D570079"/>
    <w:rsid w:val="7D7FD958"/>
    <w:rsid w:val="7D8C4C32"/>
    <w:rsid w:val="7DA7C16A"/>
    <w:rsid w:val="7DAB4D51"/>
    <w:rsid w:val="7DBC3F72"/>
    <w:rsid w:val="7DCE99BB"/>
    <w:rsid w:val="7DEF430F"/>
    <w:rsid w:val="7DEFF7F9"/>
    <w:rsid w:val="7DFBDAA1"/>
    <w:rsid w:val="7DFDF85F"/>
    <w:rsid w:val="7DFFB871"/>
    <w:rsid w:val="7E3576B3"/>
    <w:rsid w:val="7E5A4A7E"/>
    <w:rsid w:val="7E733768"/>
    <w:rsid w:val="7E8C0602"/>
    <w:rsid w:val="7ED837ED"/>
    <w:rsid w:val="7ED9381B"/>
    <w:rsid w:val="7EEF749E"/>
    <w:rsid w:val="7EF561EC"/>
    <w:rsid w:val="7EFCBA04"/>
    <w:rsid w:val="7F03176B"/>
    <w:rsid w:val="7F1BDD60"/>
    <w:rsid w:val="7F3FFC3E"/>
    <w:rsid w:val="7F414F67"/>
    <w:rsid w:val="7F595DC7"/>
    <w:rsid w:val="7F5F3854"/>
    <w:rsid w:val="7F6000B5"/>
    <w:rsid w:val="7F6B7180"/>
    <w:rsid w:val="7F6F224F"/>
    <w:rsid w:val="7F6F2520"/>
    <w:rsid w:val="7F7161D4"/>
    <w:rsid w:val="7F77502D"/>
    <w:rsid w:val="7F7E2763"/>
    <w:rsid w:val="7F7FB83E"/>
    <w:rsid w:val="7F85385C"/>
    <w:rsid w:val="7F92735B"/>
    <w:rsid w:val="7FADD1B2"/>
    <w:rsid w:val="7FB70F28"/>
    <w:rsid w:val="7FB8FF57"/>
    <w:rsid w:val="7FBA2AC6"/>
    <w:rsid w:val="7FCA8693"/>
    <w:rsid w:val="7FCE2455"/>
    <w:rsid w:val="7FD7A7D0"/>
    <w:rsid w:val="7FDD34B3"/>
    <w:rsid w:val="7FDF67D2"/>
    <w:rsid w:val="7FDFAD70"/>
    <w:rsid w:val="7FEE170D"/>
    <w:rsid w:val="7FF77BC6"/>
    <w:rsid w:val="7FFF0EC1"/>
    <w:rsid w:val="7FFF9BE5"/>
    <w:rsid w:val="7FFFB8DA"/>
    <w:rsid w:val="7FFFC911"/>
    <w:rsid w:val="8CBFA481"/>
    <w:rsid w:val="91FFDDD5"/>
    <w:rsid w:val="9321EAB1"/>
    <w:rsid w:val="9797B13D"/>
    <w:rsid w:val="97AFBFBF"/>
    <w:rsid w:val="97FF9343"/>
    <w:rsid w:val="9CBF92CF"/>
    <w:rsid w:val="9CFFFA41"/>
    <w:rsid w:val="9EFDF812"/>
    <w:rsid w:val="9F75B23C"/>
    <w:rsid w:val="9FAA6E49"/>
    <w:rsid w:val="A9A6CE94"/>
    <w:rsid w:val="ACEFC291"/>
    <w:rsid w:val="ACFB3BCC"/>
    <w:rsid w:val="ADFA0760"/>
    <w:rsid w:val="B1F581E5"/>
    <w:rsid w:val="B2EEDB22"/>
    <w:rsid w:val="B53E03CA"/>
    <w:rsid w:val="B5723D89"/>
    <w:rsid w:val="B7CB9E1E"/>
    <w:rsid w:val="B7FEC5D0"/>
    <w:rsid w:val="BBE391A7"/>
    <w:rsid w:val="BBE7F674"/>
    <w:rsid w:val="BBE9D9D1"/>
    <w:rsid w:val="BC2B6AB0"/>
    <w:rsid w:val="BD7E59C1"/>
    <w:rsid w:val="BDAF1A97"/>
    <w:rsid w:val="BDB38910"/>
    <w:rsid w:val="BDFF6BCE"/>
    <w:rsid w:val="BEBFEAA0"/>
    <w:rsid w:val="BED7850F"/>
    <w:rsid w:val="BED7A8AB"/>
    <w:rsid w:val="BF419F42"/>
    <w:rsid w:val="BFBF75CD"/>
    <w:rsid w:val="BFFC2D93"/>
    <w:rsid w:val="C5E529F7"/>
    <w:rsid w:val="C7FF4FD6"/>
    <w:rsid w:val="C97DC397"/>
    <w:rsid w:val="CEFB6F53"/>
    <w:rsid w:val="CF7FC91E"/>
    <w:rsid w:val="CFDFF9E1"/>
    <w:rsid w:val="D3DE5E86"/>
    <w:rsid w:val="D3DF3886"/>
    <w:rsid w:val="D5371FA1"/>
    <w:rsid w:val="D7F3C2E8"/>
    <w:rsid w:val="D7FEB40B"/>
    <w:rsid w:val="D9BF3750"/>
    <w:rsid w:val="D9E6DA7A"/>
    <w:rsid w:val="D9F09B56"/>
    <w:rsid w:val="DAAAAFE0"/>
    <w:rsid w:val="DAF90C09"/>
    <w:rsid w:val="DAFB2265"/>
    <w:rsid w:val="DB6FE660"/>
    <w:rsid w:val="DB9FDCC7"/>
    <w:rsid w:val="DBBF2EB7"/>
    <w:rsid w:val="DBFF338B"/>
    <w:rsid w:val="DCBF46C4"/>
    <w:rsid w:val="DCEB6995"/>
    <w:rsid w:val="DD7E65D0"/>
    <w:rsid w:val="DDFE45DE"/>
    <w:rsid w:val="DDFF238C"/>
    <w:rsid w:val="DE3E4AF2"/>
    <w:rsid w:val="DE3F7AFE"/>
    <w:rsid w:val="DE5F76CA"/>
    <w:rsid w:val="DEBF2691"/>
    <w:rsid w:val="DEFD0950"/>
    <w:rsid w:val="DF7ACCC2"/>
    <w:rsid w:val="DF7F5F30"/>
    <w:rsid w:val="DFF30193"/>
    <w:rsid w:val="DFF7C704"/>
    <w:rsid w:val="DFFEA453"/>
    <w:rsid w:val="E3FB8A20"/>
    <w:rsid w:val="E3FD7E94"/>
    <w:rsid w:val="E4FF0274"/>
    <w:rsid w:val="E7C7EE06"/>
    <w:rsid w:val="E7EF811C"/>
    <w:rsid w:val="E87D923E"/>
    <w:rsid w:val="E8FF86EE"/>
    <w:rsid w:val="E959CED9"/>
    <w:rsid w:val="E9A7BA51"/>
    <w:rsid w:val="EA4F0C72"/>
    <w:rsid w:val="EB7A8567"/>
    <w:rsid w:val="EBEF3033"/>
    <w:rsid w:val="EDD96E8C"/>
    <w:rsid w:val="EEFFD412"/>
    <w:rsid w:val="EF8F02AC"/>
    <w:rsid w:val="EFC30359"/>
    <w:rsid w:val="EFE7B074"/>
    <w:rsid w:val="F17FB7B3"/>
    <w:rsid w:val="F3AE9249"/>
    <w:rsid w:val="F3B71EF7"/>
    <w:rsid w:val="F3CD0E2B"/>
    <w:rsid w:val="F3EDB96D"/>
    <w:rsid w:val="F3FFD9FE"/>
    <w:rsid w:val="F49FFB67"/>
    <w:rsid w:val="F5EFC8BE"/>
    <w:rsid w:val="F6FEB4E5"/>
    <w:rsid w:val="F7770C5E"/>
    <w:rsid w:val="F7776014"/>
    <w:rsid w:val="F77F2F2D"/>
    <w:rsid w:val="F77FF147"/>
    <w:rsid w:val="F7B76AEB"/>
    <w:rsid w:val="F7BFAD56"/>
    <w:rsid w:val="F7CFAA43"/>
    <w:rsid w:val="F7D324B2"/>
    <w:rsid w:val="F7EF2119"/>
    <w:rsid w:val="F7EFD15B"/>
    <w:rsid w:val="F7EFFA35"/>
    <w:rsid w:val="F7F7321A"/>
    <w:rsid w:val="F7F75153"/>
    <w:rsid w:val="F7F763BD"/>
    <w:rsid w:val="F7F9305A"/>
    <w:rsid w:val="F7FE18A2"/>
    <w:rsid w:val="F7FF1786"/>
    <w:rsid w:val="F7FF28BE"/>
    <w:rsid w:val="F8779D22"/>
    <w:rsid w:val="F87E193E"/>
    <w:rsid w:val="F8F599B6"/>
    <w:rsid w:val="F953E18D"/>
    <w:rsid w:val="F97F5DE4"/>
    <w:rsid w:val="FA3A1297"/>
    <w:rsid w:val="FA3CB34E"/>
    <w:rsid w:val="FA7D3F8D"/>
    <w:rsid w:val="FAC5D901"/>
    <w:rsid w:val="FB1B0B11"/>
    <w:rsid w:val="FB4D1A0C"/>
    <w:rsid w:val="FBB951F9"/>
    <w:rsid w:val="FBFF8646"/>
    <w:rsid w:val="FD3F7767"/>
    <w:rsid w:val="FD7D13D6"/>
    <w:rsid w:val="FD7EC934"/>
    <w:rsid w:val="FD9FE371"/>
    <w:rsid w:val="FDB9A3FE"/>
    <w:rsid w:val="FDEBF68C"/>
    <w:rsid w:val="FDF12331"/>
    <w:rsid w:val="FDF18044"/>
    <w:rsid w:val="FDFBA76D"/>
    <w:rsid w:val="FE46B1C8"/>
    <w:rsid w:val="FE7FF241"/>
    <w:rsid w:val="FE992083"/>
    <w:rsid w:val="FED557D5"/>
    <w:rsid w:val="FEDE691C"/>
    <w:rsid w:val="FEF92513"/>
    <w:rsid w:val="FEFF3AD8"/>
    <w:rsid w:val="FF1CB382"/>
    <w:rsid w:val="FF3AA297"/>
    <w:rsid w:val="FF5F20EC"/>
    <w:rsid w:val="FF634394"/>
    <w:rsid w:val="FF6F60D0"/>
    <w:rsid w:val="FF76B930"/>
    <w:rsid w:val="FF9B7E9B"/>
    <w:rsid w:val="FF9FE797"/>
    <w:rsid w:val="FFBE77AD"/>
    <w:rsid w:val="FFBFBFB1"/>
    <w:rsid w:val="FFCB9F52"/>
    <w:rsid w:val="FFDF6DDF"/>
    <w:rsid w:val="FFDFBADB"/>
    <w:rsid w:val="FFEFFB7E"/>
    <w:rsid w:val="FFF79B13"/>
    <w:rsid w:val="FFFB1A75"/>
    <w:rsid w:val="FFFCD0E0"/>
    <w:rsid w:val="FFFDDE2B"/>
    <w:rsid w:val="FFFEB178"/>
    <w:rsid w:val="FFFFFB56"/>
    <w:rsid w:val="FFFFFB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iPriority="0" w:name="table of authorities"/>
    <w:lsdException w:uiPriority="0" w:name="macro"/>
    <w:lsdException w:uiPriority="0" w:name="toa heading"/>
    <w:lsdException w:uiPriority="0" w:name="List"/>
    <w:lsdException w:qFormat="1" w:uiPriority="0" w:name="List Bullet"/>
    <w:lsdException w:unhideWhenUsed="0" w:uiPriority="0" w:semiHidden="0" w:name="List Number"/>
    <w:lsdException w:uiPriority="0" w:name="List 2"/>
    <w:lsdException w:uiPriority="0" w:name="List 3"/>
    <w:lsdException w:unhideWhenUsed="0" w:uiPriority="0" w:semiHidden="0" w:name="List 4"/>
    <w:lsdException w:qFormat="1"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qFormat="1" w:unhideWhenUsed="0" w:uiPriority="0" w:semiHidden="0" w:name="Closing"/>
    <w:lsdException w:uiPriority="0" w:name="Signature"/>
    <w:lsdException w:qFormat="1" w:uiPriority="1" w:name="Default Paragraph Font"/>
    <w:lsdException w:qFormat="1" w:uiPriority="0" w:semiHidden="0" w:name="Body Text"/>
    <w:lsdException w:qFormat="1"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iPriority="0" w:semiHidden="0" w:name="Body Text 2"/>
    <w:lsdException w:qFormat="1" w:uiPriority="0" w:semiHidden="0" w:name="Body Text 3"/>
    <w:lsdException w:qFormat="1" w:uiPriority="0" w:semiHidden="0" w:name="Body Text Indent 2"/>
    <w:lsdException w:qFormat="1"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8"/>
    <w:qFormat/>
    <w:uiPriority w:val="0"/>
    <w:pPr>
      <w:keepNext/>
      <w:keepLines/>
      <w:widowControl/>
      <w:numPr>
        <w:ilvl w:val="0"/>
        <w:numId w:val="2"/>
      </w:numPr>
      <w:tabs>
        <w:tab w:val="left" w:pos="794"/>
        <w:tab w:val="left" w:pos="2127"/>
        <w:tab w:val="left" w:pos="2410"/>
        <w:tab w:val="left" w:pos="2921"/>
        <w:tab w:val="left" w:pos="3261"/>
      </w:tabs>
      <w:overflowPunct w:val="0"/>
      <w:autoSpaceDE w:val="0"/>
      <w:autoSpaceDN w:val="0"/>
      <w:adjustRightInd w:val="0"/>
      <w:spacing w:before="50" w:beforeLines="50" w:after="120" w:line="288" w:lineRule="auto"/>
      <w:jc w:val="left"/>
      <w:textAlignment w:val="baseline"/>
      <w:outlineLvl w:val="0"/>
      <w:pPrChange w:id="0" w:author="Keguang1020-1" w:date="2023-07-03T10:01:00Z">
        <w:pPr>
          <w:keepNext/>
          <w:keepLines/>
          <w:numPr>
            <w:numId w:val="1"/>
          </w:numPr>
          <w:overflowPunct w:val="0"/>
          <w:autoSpaceDE w:val="0"/>
          <w:autoSpaceDN w:val="0"/>
          <w:adjustRightInd w:val="0"/>
          <w:spacing w:before="120" w:afterLines="50"/>
          <w:ind w:left="432" w:hanging="432"/>
          <w:textAlignment w:val="baseline"/>
          <w:outlineLvl w:val="0"/>
        </w:pPr>
      </w:pPrChange>
    </w:pPr>
    <w:rPr>
      <w:rFonts w:eastAsia="黑体"/>
      <w:b/>
      <w:bCs/>
      <w:kern w:val="0"/>
      <w:lang w:val="en-GB"/>
      <w:rPrChange w:id="1" w:author="Keguang1020-1" w:date="2023-07-03T10:01:00Z">
        <w:rPr>
          <w:rFonts w:eastAsia="黑体"/>
          <w:b/>
          <w:bCs/>
          <w:sz w:val="21"/>
          <w:szCs w:val="24"/>
          <w:lang w:val="en-GB" w:eastAsia="zh-CN" w:bidi="ar-SA"/>
        </w:rPr>
      </w:rPrChange>
    </w:rPr>
  </w:style>
  <w:style w:type="paragraph" w:styleId="3">
    <w:name w:val="heading 2"/>
    <w:basedOn w:val="2"/>
    <w:next w:val="1"/>
    <w:link w:val="69"/>
    <w:qFormat/>
    <w:uiPriority w:val="0"/>
    <w:pPr>
      <w:numPr>
        <w:ilvl w:val="1"/>
      </w:numPr>
      <w:tabs>
        <w:tab w:val="clear" w:pos="420"/>
      </w:tabs>
      <w:spacing w:before="120" w:afterLines="50"/>
      <w:outlineLvl w:val="1"/>
      <w:pPrChange w:id="2" w:author="Keguang1020-1" w:date="2023-07-03T10:11:00Z">
        <w:pPr>
          <w:keepNext/>
          <w:keepLines/>
          <w:widowControl w:val="0"/>
          <w:numPr>
            <w:ilvl w:val="1"/>
            <w:numId w:val="1"/>
          </w:numPr>
          <w:spacing w:before="120" w:after="120"/>
          <w:ind w:left="575" w:hanging="575"/>
          <w:jc w:val="both"/>
          <w:outlineLvl w:val="1"/>
        </w:pPr>
      </w:pPrChange>
    </w:pPr>
    <w:rPr>
      <w:rFonts w:ascii="Arial" w:hAnsi="Arial"/>
      <w:szCs w:val="32"/>
      <w:rPrChange w:id="3" w:author="Keguang1020-1" w:date="2023-07-03T10:11:00Z">
        <w:rPr>
          <w:rFonts w:ascii="Arial" w:hAnsi="Arial" w:eastAsia="黑体"/>
          <w:kern w:val="2"/>
          <w:sz w:val="21"/>
          <w:szCs w:val="32"/>
          <w:lang w:val="en-US" w:eastAsia="zh-CN" w:bidi="ar-SA"/>
        </w:rPr>
      </w:rPrChange>
    </w:rPr>
  </w:style>
  <w:style w:type="paragraph" w:styleId="4">
    <w:name w:val="heading 3"/>
    <w:basedOn w:val="1"/>
    <w:next w:val="1"/>
    <w:link w:val="70"/>
    <w:qFormat/>
    <w:uiPriority w:val="0"/>
    <w:pPr>
      <w:keepNext/>
      <w:keepLines/>
      <w:numPr>
        <w:ilvl w:val="2"/>
        <w:numId w:val="2"/>
      </w:numPr>
      <w:spacing w:before="120" w:beforeLines="50" w:after="120" w:afterLines="50" w:line="288" w:lineRule="auto"/>
      <w:outlineLvl w:val="2"/>
      <w:pPrChange w:id="4" w:author="Keguang1020-1" w:date="2023-07-03T10:13:00Z">
        <w:pPr>
          <w:keepNext/>
          <w:keepLines/>
          <w:widowControl w:val="0"/>
          <w:numPr>
            <w:ilvl w:val="2"/>
            <w:numId w:val="1"/>
          </w:numPr>
          <w:spacing w:before="120" w:after="120"/>
          <w:ind w:left="720" w:hanging="720"/>
          <w:jc w:val="both"/>
          <w:outlineLvl w:val="2"/>
        </w:pPr>
      </w:pPrChange>
    </w:pPr>
    <w:rPr>
      <w:rFonts w:ascii="黑体" w:eastAsia="黑体"/>
      <w:b/>
      <w:bCs/>
      <w:szCs w:val="32"/>
      <w:rPrChange w:id="5" w:author="Keguang1020-1" w:date="2023-07-03T10:13:00Z">
        <w:rPr>
          <w:rFonts w:ascii="黑体" w:eastAsia="黑体"/>
          <w:b/>
          <w:bCs/>
          <w:kern w:val="2"/>
          <w:sz w:val="21"/>
          <w:szCs w:val="32"/>
          <w:lang w:val="en-US" w:eastAsia="zh-CN" w:bidi="ar-SA"/>
        </w:rPr>
      </w:rPrChange>
    </w:rPr>
  </w:style>
  <w:style w:type="paragraph" w:styleId="5">
    <w:name w:val="heading 4"/>
    <w:basedOn w:val="1"/>
    <w:next w:val="1"/>
    <w:link w:val="71"/>
    <w:qFormat/>
    <w:uiPriority w:val="0"/>
    <w:pPr>
      <w:keepNext/>
      <w:keepLines/>
      <w:numPr>
        <w:ilvl w:val="3"/>
        <w:numId w:val="2"/>
      </w:numPr>
      <w:spacing w:before="280" w:after="290" w:line="376" w:lineRule="auto"/>
      <w:outlineLvl w:val="3"/>
    </w:pPr>
    <w:rPr>
      <w:rFonts w:ascii="Arial" w:hAnsi="Arial" w:eastAsia="黑体"/>
      <w:b/>
      <w:bCs/>
      <w:szCs w:val="28"/>
    </w:rPr>
  </w:style>
  <w:style w:type="paragraph" w:styleId="6">
    <w:name w:val="heading 5"/>
    <w:basedOn w:val="1"/>
    <w:next w:val="1"/>
    <w:link w:val="72"/>
    <w:qFormat/>
    <w:uiPriority w:val="0"/>
    <w:pPr>
      <w:keepNext/>
      <w:keepLines/>
      <w:numPr>
        <w:ilvl w:val="4"/>
        <w:numId w:val="2"/>
      </w:numPr>
      <w:spacing w:before="280" w:after="290" w:line="376" w:lineRule="auto"/>
      <w:outlineLvl w:val="4"/>
    </w:pPr>
    <w:rPr>
      <w:b/>
      <w:bCs/>
      <w:sz w:val="28"/>
      <w:szCs w:val="28"/>
    </w:rPr>
  </w:style>
  <w:style w:type="paragraph" w:styleId="7">
    <w:name w:val="heading 6"/>
    <w:basedOn w:val="1"/>
    <w:next w:val="1"/>
    <w:link w:val="191"/>
    <w:unhideWhenUsed/>
    <w:qFormat/>
    <w:uiPriority w:val="0"/>
    <w:pPr>
      <w:keepNext/>
      <w:keepLines/>
      <w:widowControl/>
      <w:numPr>
        <w:ilvl w:val="5"/>
        <w:numId w:val="2"/>
      </w:numPr>
      <w:spacing w:before="240"/>
      <w:jc w:val="left"/>
      <w:outlineLvl w:val="5"/>
    </w:pPr>
    <w:rPr>
      <w:rFonts w:ascii="Arial" w:hAnsi="Arial"/>
      <w:color w:val="7F7F7F"/>
      <w:kern w:val="0"/>
      <w:sz w:val="20"/>
      <w:lang w:eastAsia="en-US"/>
    </w:rPr>
  </w:style>
  <w:style w:type="paragraph" w:styleId="8">
    <w:name w:val="heading 7"/>
    <w:basedOn w:val="1"/>
    <w:next w:val="1"/>
    <w:link w:val="192"/>
    <w:semiHidden/>
    <w:unhideWhenUsed/>
    <w:qFormat/>
    <w:uiPriority w:val="0"/>
    <w:pPr>
      <w:keepNext/>
      <w:keepLines/>
      <w:widowControl/>
      <w:numPr>
        <w:ilvl w:val="6"/>
        <w:numId w:val="2"/>
      </w:numPr>
      <w:spacing w:before="240"/>
      <w:jc w:val="left"/>
      <w:outlineLvl w:val="6"/>
    </w:pPr>
    <w:rPr>
      <w:rFonts w:ascii="Arial" w:hAnsi="Arial"/>
      <w:color w:val="7F7F7F"/>
      <w:kern w:val="0"/>
      <w:sz w:val="20"/>
      <w:lang w:eastAsia="en-US"/>
    </w:rPr>
  </w:style>
  <w:style w:type="paragraph" w:styleId="9">
    <w:name w:val="heading 8"/>
    <w:basedOn w:val="1"/>
    <w:next w:val="1"/>
    <w:link w:val="193"/>
    <w:semiHidden/>
    <w:unhideWhenUsed/>
    <w:qFormat/>
    <w:uiPriority w:val="0"/>
    <w:pPr>
      <w:keepNext/>
      <w:keepLines/>
      <w:widowControl/>
      <w:numPr>
        <w:ilvl w:val="7"/>
        <w:numId w:val="2"/>
      </w:numPr>
      <w:spacing w:before="240"/>
      <w:jc w:val="left"/>
      <w:outlineLvl w:val="7"/>
    </w:pPr>
    <w:rPr>
      <w:rFonts w:ascii="Arial" w:hAnsi="Arial"/>
      <w:color w:val="7F7F7F"/>
      <w:kern w:val="0"/>
      <w:sz w:val="20"/>
      <w:szCs w:val="21"/>
      <w:lang w:eastAsia="en-US"/>
    </w:rPr>
  </w:style>
  <w:style w:type="paragraph" w:styleId="10">
    <w:name w:val="heading 9"/>
    <w:basedOn w:val="1"/>
    <w:next w:val="1"/>
    <w:link w:val="194"/>
    <w:semiHidden/>
    <w:unhideWhenUsed/>
    <w:qFormat/>
    <w:uiPriority w:val="0"/>
    <w:pPr>
      <w:keepNext/>
      <w:keepLines/>
      <w:widowControl/>
      <w:numPr>
        <w:ilvl w:val="8"/>
        <w:numId w:val="2"/>
      </w:numPr>
      <w:spacing w:before="240"/>
      <w:jc w:val="left"/>
      <w:outlineLvl w:val="8"/>
    </w:pPr>
    <w:rPr>
      <w:rFonts w:ascii="Arial" w:hAnsi="Arial"/>
      <w:color w:val="7F7F7F"/>
      <w:kern w:val="0"/>
      <w:sz w:val="20"/>
      <w:szCs w:val="21"/>
      <w:lang w:eastAsia="en-US"/>
    </w:rPr>
  </w:style>
  <w:style w:type="character" w:default="1" w:styleId="59">
    <w:name w:val="Default Paragraph Font"/>
    <w:semiHidden/>
    <w:unhideWhenUsed/>
    <w:qFormat/>
    <w:uiPriority w:val="1"/>
  </w:style>
  <w:style w:type="table" w:default="1" w:styleId="5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tabs>
        <w:tab w:val="right" w:leader="dot" w:pos="9241"/>
      </w:tabs>
      <w:ind w:firstLine="505" w:firstLineChars="500"/>
      <w:jc w:val="left"/>
    </w:pPr>
    <w:rPr>
      <w:rFonts w:ascii="宋体"/>
      <w:szCs w:val="21"/>
    </w:rPr>
  </w:style>
  <w:style w:type="paragraph" w:styleId="12">
    <w:name w:val="index 8"/>
    <w:basedOn w:val="1"/>
    <w:next w:val="1"/>
    <w:qFormat/>
    <w:uiPriority w:val="0"/>
    <w:pPr>
      <w:ind w:left="1680" w:hanging="210"/>
      <w:jc w:val="left"/>
    </w:pPr>
    <w:rPr>
      <w:rFonts w:ascii="Calibri" w:hAnsi="Calibri"/>
      <w:sz w:val="20"/>
      <w:szCs w:val="20"/>
    </w:rPr>
  </w:style>
  <w:style w:type="paragraph" w:styleId="13">
    <w:name w:val="Normal Indent"/>
    <w:basedOn w:val="1"/>
    <w:link w:val="73"/>
    <w:qFormat/>
    <w:uiPriority w:val="0"/>
    <w:pPr>
      <w:ind w:firstLine="420"/>
    </w:pPr>
    <w:rPr>
      <w:szCs w:val="20"/>
    </w:rPr>
  </w:style>
  <w:style w:type="paragraph" w:styleId="14">
    <w:name w:val="caption"/>
    <w:basedOn w:val="1"/>
    <w:next w:val="1"/>
    <w:qFormat/>
    <w:uiPriority w:val="0"/>
    <w:pPr>
      <w:spacing w:before="152" w:after="160"/>
    </w:pPr>
    <w:rPr>
      <w:rFonts w:ascii="Arial" w:hAnsi="Arial" w:eastAsia="黑体" w:cs="Arial"/>
      <w:sz w:val="20"/>
      <w:szCs w:val="20"/>
    </w:rPr>
  </w:style>
  <w:style w:type="paragraph" w:styleId="15">
    <w:name w:val="index 5"/>
    <w:basedOn w:val="1"/>
    <w:next w:val="1"/>
    <w:qFormat/>
    <w:uiPriority w:val="0"/>
    <w:pPr>
      <w:ind w:left="1050" w:hanging="210"/>
      <w:jc w:val="left"/>
    </w:pPr>
    <w:rPr>
      <w:rFonts w:ascii="Calibri" w:hAnsi="Calibri"/>
      <w:sz w:val="20"/>
      <w:szCs w:val="20"/>
    </w:rPr>
  </w:style>
  <w:style w:type="paragraph" w:styleId="16">
    <w:name w:val="List Bullet"/>
    <w:basedOn w:val="1"/>
    <w:semiHidden/>
    <w:unhideWhenUsed/>
    <w:qFormat/>
    <w:uiPriority w:val="0"/>
    <w:pPr>
      <w:widowControl/>
      <w:numPr>
        <w:ilvl w:val="0"/>
        <w:numId w:val="3"/>
      </w:numPr>
      <w:contextualSpacing/>
      <w:jc w:val="left"/>
    </w:pPr>
    <w:rPr>
      <w:rFonts w:ascii="Calibri" w:hAnsi="Calibri"/>
      <w:kern w:val="0"/>
      <w:sz w:val="22"/>
      <w:lang w:eastAsia="en-US"/>
    </w:rPr>
  </w:style>
  <w:style w:type="paragraph" w:styleId="17">
    <w:name w:val="Document Map"/>
    <w:basedOn w:val="1"/>
    <w:link w:val="74"/>
    <w:qFormat/>
    <w:uiPriority w:val="0"/>
    <w:pPr>
      <w:shd w:val="clear" w:color="auto" w:fill="000080"/>
    </w:pPr>
  </w:style>
  <w:style w:type="paragraph" w:styleId="18">
    <w:name w:val="annotation text"/>
    <w:basedOn w:val="1"/>
    <w:link w:val="75"/>
    <w:qFormat/>
    <w:uiPriority w:val="0"/>
    <w:pPr>
      <w:jc w:val="left"/>
    </w:pPr>
    <w:rPr>
      <w:szCs w:val="21"/>
    </w:rPr>
  </w:style>
  <w:style w:type="paragraph" w:styleId="19">
    <w:name w:val="index 6"/>
    <w:basedOn w:val="1"/>
    <w:next w:val="1"/>
    <w:qFormat/>
    <w:uiPriority w:val="0"/>
    <w:pPr>
      <w:ind w:left="1260" w:hanging="210"/>
      <w:jc w:val="left"/>
    </w:pPr>
    <w:rPr>
      <w:rFonts w:ascii="Calibri" w:hAnsi="Calibri"/>
      <w:sz w:val="20"/>
      <w:szCs w:val="20"/>
    </w:rPr>
  </w:style>
  <w:style w:type="paragraph" w:styleId="20">
    <w:name w:val="Body Text 3"/>
    <w:basedOn w:val="1"/>
    <w:link w:val="239"/>
    <w:unhideWhenUsed/>
    <w:qFormat/>
    <w:uiPriority w:val="0"/>
    <w:pPr>
      <w:widowControl/>
    </w:pPr>
    <w:rPr>
      <w:rFonts w:ascii="Calibri" w:hAnsi="Calibri"/>
      <w:kern w:val="0"/>
      <w:sz w:val="22"/>
      <w:lang w:eastAsia="en-US"/>
    </w:rPr>
  </w:style>
  <w:style w:type="paragraph" w:styleId="21">
    <w:name w:val="Closing"/>
    <w:basedOn w:val="1"/>
    <w:qFormat/>
    <w:uiPriority w:val="0"/>
    <w:pPr>
      <w:ind w:left="100" w:leftChars="2100"/>
    </w:pPr>
  </w:style>
  <w:style w:type="paragraph" w:styleId="22">
    <w:name w:val="Body Text"/>
    <w:basedOn w:val="1"/>
    <w:next w:val="21"/>
    <w:link w:val="236"/>
    <w:unhideWhenUsed/>
    <w:qFormat/>
    <w:uiPriority w:val="0"/>
    <w:pPr>
      <w:keepNext/>
      <w:keepLines/>
      <w:widowControl/>
      <w:spacing w:line="340" w:lineRule="atLeast"/>
      <w:jc w:val="left"/>
    </w:pPr>
    <w:rPr>
      <w:rFonts w:ascii="Calibri" w:hAnsi="Calibri" w:cs="Calibri"/>
      <w:b/>
      <w:bCs/>
      <w:color w:val="404040"/>
      <w:spacing w:val="-16"/>
      <w:kern w:val="28"/>
      <w:sz w:val="64"/>
      <w:szCs w:val="64"/>
      <w:lang w:eastAsia="en-US"/>
    </w:rPr>
  </w:style>
  <w:style w:type="paragraph" w:styleId="23">
    <w:name w:val="Body Text Indent"/>
    <w:basedOn w:val="1"/>
    <w:link w:val="244"/>
    <w:unhideWhenUsed/>
    <w:qFormat/>
    <w:uiPriority w:val="0"/>
    <w:pPr>
      <w:widowControl/>
      <w:ind w:left="440"/>
      <w:jc w:val="left"/>
    </w:pPr>
    <w:rPr>
      <w:rFonts w:ascii="宋体" w:hAnsi="宋体" w:cs="宋体"/>
      <w:bCs/>
      <w:kern w:val="0"/>
      <w:sz w:val="22"/>
      <w:lang w:eastAsia="en-US"/>
    </w:rPr>
  </w:style>
  <w:style w:type="paragraph" w:styleId="24">
    <w:name w:val="index 4"/>
    <w:basedOn w:val="1"/>
    <w:next w:val="1"/>
    <w:qFormat/>
    <w:uiPriority w:val="0"/>
    <w:pPr>
      <w:ind w:left="840" w:hanging="210"/>
      <w:jc w:val="left"/>
    </w:pPr>
    <w:rPr>
      <w:rFonts w:ascii="Calibri" w:hAnsi="Calibri"/>
      <w:sz w:val="20"/>
      <w:szCs w:val="20"/>
    </w:rPr>
  </w:style>
  <w:style w:type="paragraph" w:styleId="25">
    <w:name w:val="toc 5"/>
    <w:basedOn w:val="1"/>
    <w:next w:val="1"/>
    <w:qFormat/>
    <w:uiPriority w:val="39"/>
    <w:pPr>
      <w:tabs>
        <w:tab w:val="right" w:leader="dot" w:pos="9241"/>
      </w:tabs>
      <w:ind w:firstLine="300" w:firstLineChars="300"/>
      <w:jc w:val="left"/>
    </w:pPr>
    <w:rPr>
      <w:rFonts w:ascii="宋体"/>
      <w:szCs w:val="21"/>
    </w:rPr>
  </w:style>
  <w:style w:type="paragraph" w:styleId="26">
    <w:name w:val="toc 3"/>
    <w:basedOn w:val="1"/>
    <w:next w:val="1"/>
    <w:qFormat/>
    <w:uiPriority w:val="39"/>
    <w:pPr>
      <w:tabs>
        <w:tab w:val="right" w:leader="dot" w:pos="9241"/>
      </w:tabs>
      <w:ind w:firstLine="102" w:firstLineChars="100"/>
      <w:jc w:val="left"/>
    </w:pPr>
    <w:rPr>
      <w:rFonts w:ascii="宋体"/>
      <w:szCs w:val="21"/>
    </w:rPr>
  </w:style>
  <w:style w:type="paragraph" w:styleId="27">
    <w:name w:val="Plain Text"/>
    <w:basedOn w:val="1"/>
    <w:link w:val="229"/>
    <w:qFormat/>
    <w:uiPriority w:val="0"/>
    <w:pPr>
      <w:widowControl/>
      <w:jc w:val="left"/>
    </w:pPr>
    <w:rPr>
      <w:rFonts w:ascii="Courier New" w:hAnsi="Courier New" w:cs="Courier New"/>
      <w:kern w:val="0"/>
      <w:sz w:val="20"/>
      <w:szCs w:val="20"/>
      <w:lang w:eastAsia="en-US"/>
    </w:rPr>
  </w:style>
  <w:style w:type="paragraph" w:styleId="28">
    <w:name w:val="toc 8"/>
    <w:basedOn w:val="1"/>
    <w:next w:val="1"/>
    <w:qFormat/>
    <w:uiPriority w:val="39"/>
    <w:pPr>
      <w:tabs>
        <w:tab w:val="right" w:leader="dot" w:pos="9241"/>
      </w:tabs>
      <w:ind w:firstLine="607" w:firstLineChars="600"/>
      <w:jc w:val="left"/>
    </w:pPr>
    <w:rPr>
      <w:rFonts w:ascii="宋体"/>
      <w:szCs w:val="21"/>
    </w:rPr>
  </w:style>
  <w:style w:type="paragraph" w:styleId="29">
    <w:name w:val="index 3"/>
    <w:basedOn w:val="1"/>
    <w:next w:val="1"/>
    <w:qFormat/>
    <w:uiPriority w:val="0"/>
    <w:pPr>
      <w:ind w:left="630" w:hanging="210"/>
      <w:jc w:val="left"/>
    </w:pPr>
    <w:rPr>
      <w:rFonts w:ascii="Calibri" w:hAnsi="Calibri"/>
      <w:sz w:val="20"/>
      <w:szCs w:val="20"/>
    </w:rPr>
  </w:style>
  <w:style w:type="paragraph" w:styleId="30">
    <w:name w:val="Date"/>
    <w:basedOn w:val="1"/>
    <w:next w:val="1"/>
    <w:link w:val="224"/>
    <w:qFormat/>
    <w:uiPriority w:val="0"/>
    <w:pPr>
      <w:widowControl/>
      <w:jc w:val="left"/>
    </w:pPr>
    <w:rPr>
      <w:rFonts w:ascii="Calibri" w:hAnsi="Calibri"/>
      <w:kern w:val="0"/>
      <w:sz w:val="22"/>
      <w:lang w:eastAsia="en-US"/>
    </w:rPr>
  </w:style>
  <w:style w:type="paragraph" w:styleId="31">
    <w:name w:val="Body Text Indent 2"/>
    <w:basedOn w:val="1"/>
    <w:link w:val="245"/>
    <w:unhideWhenUsed/>
    <w:qFormat/>
    <w:uiPriority w:val="0"/>
    <w:pPr>
      <w:widowControl/>
      <w:ind w:left="-7"/>
      <w:jc w:val="left"/>
    </w:pPr>
    <w:rPr>
      <w:rFonts w:ascii="Arial Unicode MS" w:hAnsi="Arial Unicode MS" w:eastAsia="Arial Unicode MS" w:cs="Arial Unicode MS"/>
      <w:snapToGrid w:val="0"/>
      <w:kern w:val="0"/>
      <w:szCs w:val="21"/>
    </w:rPr>
  </w:style>
  <w:style w:type="paragraph" w:styleId="32">
    <w:name w:val="endnote text"/>
    <w:basedOn w:val="1"/>
    <w:semiHidden/>
    <w:qFormat/>
    <w:uiPriority w:val="0"/>
    <w:pPr>
      <w:snapToGrid w:val="0"/>
      <w:jc w:val="left"/>
    </w:pPr>
  </w:style>
  <w:style w:type="paragraph" w:styleId="33">
    <w:name w:val="Balloon Text"/>
    <w:basedOn w:val="1"/>
    <w:link w:val="76"/>
    <w:qFormat/>
    <w:uiPriority w:val="0"/>
    <w:rPr>
      <w:sz w:val="18"/>
      <w:szCs w:val="18"/>
    </w:rPr>
  </w:style>
  <w:style w:type="paragraph" w:styleId="34">
    <w:name w:val="footer"/>
    <w:basedOn w:val="1"/>
    <w:link w:val="206"/>
    <w:qFormat/>
    <w:uiPriority w:val="99"/>
    <w:pPr>
      <w:snapToGrid w:val="0"/>
      <w:ind w:right="210" w:rightChars="100"/>
      <w:jc w:val="right"/>
    </w:pPr>
    <w:rPr>
      <w:sz w:val="18"/>
      <w:szCs w:val="18"/>
    </w:rPr>
  </w:style>
  <w:style w:type="paragraph" w:styleId="35">
    <w:name w:val="header"/>
    <w:basedOn w:val="1"/>
    <w:link w:val="77"/>
    <w:qFormat/>
    <w:uiPriority w:val="0"/>
    <w:pPr>
      <w:snapToGrid w:val="0"/>
      <w:jc w:val="left"/>
    </w:pPr>
    <w:rPr>
      <w:sz w:val="18"/>
      <w:szCs w:val="18"/>
    </w:rPr>
  </w:style>
  <w:style w:type="paragraph" w:styleId="36">
    <w:name w:val="toc 1"/>
    <w:basedOn w:val="1"/>
    <w:next w:val="1"/>
    <w:qFormat/>
    <w:uiPriority w:val="39"/>
    <w:pPr>
      <w:tabs>
        <w:tab w:val="right" w:leader="dot" w:pos="9241"/>
      </w:tabs>
      <w:spacing w:beforeLines="25" w:afterLines="25"/>
      <w:jc w:val="left"/>
    </w:pPr>
    <w:rPr>
      <w:rFonts w:ascii="宋体"/>
      <w:szCs w:val="21"/>
    </w:rPr>
  </w:style>
  <w:style w:type="paragraph" w:styleId="37">
    <w:name w:val="toc 4"/>
    <w:basedOn w:val="1"/>
    <w:next w:val="1"/>
    <w:qFormat/>
    <w:uiPriority w:val="39"/>
    <w:pPr>
      <w:tabs>
        <w:tab w:val="right" w:leader="dot" w:pos="9241"/>
      </w:tabs>
      <w:ind w:firstLine="198" w:firstLineChars="200"/>
      <w:jc w:val="left"/>
    </w:pPr>
    <w:rPr>
      <w:rFonts w:ascii="宋体"/>
      <w:szCs w:val="21"/>
    </w:rPr>
  </w:style>
  <w:style w:type="paragraph" w:styleId="38">
    <w:name w:val="index heading"/>
    <w:basedOn w:val="1"/>
    <w:next w:val="39"/>
    <w:qFormat/>
    <w:uiPriority w:val="0"/>
    <w:pPr>
      <w:spacing w:before="120" w:after="120"/>
      <w:jc w:val="center"/>
    </w:pPr>
    <w:rPr>
      <w:rFonts w:ascii="Calibri" w:hAnsi="Calibri"/>
      <w:b/>
      <w:bCs/>
      <w:iCs/>
      <w:szCs w:val="20"/>
    </w:rPr>
  </w:style>
  <w:style w:type="paragraph" w:styleId="39">
    <w:name w:val="index 1"/>
    <w:basedOn w:val="1"/>
    <w:next w:val="40"/>
    <w:qFormat/>
    <w:uiPriority w:val="0"/>
    <w:pPr>
      <w:tabs>
        <w:tab w:val="right" w:leader="dot" w:pos="9299"/>
      </w:tabs>
      <w:jc w:val="left"/>
    </w:pPr>
    <w:rPr>
      <w:rFonts w:ascii="宋体"/>
      <w:szCs w:val="21"/>
    </w:rPr>
  </w:style>
  <w:style w:type="paragraph" w:customStyle="1" w:styleId="40">
    <w:name w:val="段"/>
    <w:link w:val="78"/>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41">
    <w:name w:val="Subtitle"/>
    <w:basedOn w:val="1"/>
    <w:next w:val="1"/>
    <w:link w:val="196"/>
    <w:qFormat/>
    <w:uiPriority w:val="11"/>
    <w:pPr>
      <w:widowControl/>
      <w:jc w:val="left"/>
    </w:pPr>
    <w:rPr>
      <w:rFonts w:ascii="Cambria" w:hAnsi="Cambria"/>
      <w:i/>
      <w:iCs/>
      <w:color w:val="4F81BD"/>
      <w:spacing w:val="15"/>
      <w:kern w:val="0"/>
      <w:sz w:val="24"/>
      <w:lang w:eastAsia="en-US"/>
    </w:rPr>
  </w:style>
  <w:style w:type="paragraph" w:styleId="42">
    <w:name w:val="footnote text"/>
    <w:basedOn w:val="1"/>
    <w:link w:val="235"/>
    <w:qFormat/>
    <w:uiPriority w:val="0"/>
    <w:pPr>
      <w:numPr>
        <w:ilvl w:val="0"/>
        <w:numId w:val="4"/>
      </w:numPr>
      <w:snapToGrid w:val="0"/>
      <w:jc w:val="left"/>
    </w:pPr>
    <w:rPr>
      <w:rFonts w:ascii="宋体"/>
      <w:sz w:val="18"/>
      <w:szCs w:val="18"/>
    </w:rPr>
  </w:style>
  <w:style w:type="paragraph" w:styleId="43">
    <w:name w:val="toc 6"/>
    <w:basedOn w:val="1"/>
    <w:next w:val="1"/>
    <w:qFormat/>
    <w:uiPriority w:val="39"/>
    <w:pPr>
      <w:tabs>
        <w:tab w:val="right" w:leader="dot" w:pos="9241"/>
      </w:tabs>
      <w:ind w:firstLine="403" w:firstLineChars="400"/>
      <w:jc w:val="left"/>
    </w:pPr>
    <w:rPr>
      <w:rFonts w:ascii="宋体"/>
      <w:szCs w:val="21"/>
    </w:rPr>
  </w:style>
  <w:style w:type="paragraph" w:styleId="44">
    <w:name w:val="List 5"/>
    <w:basedOn w:val="1"/>
    <w:qFormat/>
    <w:uiPriority w:val="0"/>
    <w:pPr>
      <w:widowControl/>
      <w:ind w:left="1415" w:hanging="283"/>
      <w:contextualSpacing/>
      <w:jc w:val="left"/>
    </w:pPr>
    <w:rPr>
      <w:rFonts w:ascii="Calibri" w:hAnsi="Calibri"/>
      <w:kern w:val="0"/>
      <w:sz w:val="22"/>
      <w:lang w:eastAsia="en-US"/>
    </w:rPr>
  </w:style>
  <w:style w:type="paragraph" w:styleId="45">
    <w:name w:val="Body Text Indent 3"/>
    <w:basedOn w:val="1"/>
    <w:link w:val="251"/>
    <w:unhideWhenUsed/>
    <w:qFormat/>
    <w:uiPriority w:val="0"/>
    <w:pPr>
      <w:widowControl/>
      <w:ind w:left="141"/>
      <w:jc w:val="left"/>
    </w:pPr>
    <w:rPr>
      <w:rFonts w:ascii="Cambria" w:hAnsi="Cambria" w:cs="Cambria"/>
      <w:kern w:val="0"/>
      <w:sz w:val="20"/>
      <w:szCs w:val="20"/>
    </w:rPr>
  </w:style>
  <w:style w:type="paragraph" w:styleId="46">
    <w:name w:val="index 7"/>
    <w:basedOn w:val="1"/>
    <w:next w:val="1"/>
    <w:qFormat/>
    <w:uiPriority w:val="0"/>
    <w:pPr>
      <w:ind w:left="1470" w:hanging="210"/>
      <w:jc w:val="left"/>
    </w:pPr>
    <w:rPr>
      <w:rFonts w:ascii="Calibri" w:hAnsi="Calibri"/>
      <w:sz w:val="20"/>
      <w:szCs w:val="20"/>
    </w:rPr>
  </w:style>
  <w:style w:type="paragraph" w:styleId="47">
    <w:name w:val="index 9"/>
    <w:basedOn w:val="1"/>
    <w:next w:val="1"/>
    <w:qFormat/>
    <w:uiPriority w:val="0"/>
    <w:pPr>
      <w:ind w:left="1890" w:hanging="210"/>
      <w:jc w:val="left"/>
    </w:pPr>
    <w:rPr>
      <w:rFonts w:ascii="Calibri" w:hAnsi="Calibri"/>
      <w:sz w:val="20"/>
      <w:szCs w:val="20"/>
    </w:rPr>
  </w:style>
  <w:style w:type="paragraph" w:styleId="48">
    <w:name w:val="table of figures"/>
    <w:basedOn w:val="1"/>
    <w:next w:val="1"/>
    <w:qFormat/>
    <w:uiPriority w:val="99"/>
    <w:pPr>
      <w:ind w:left="200" w:leftChars="200" w:hanging="200" w:hangingChars="200"/>
    </w:pPr>
  </w:style>
  <w:style w:type="paragraph" w:styleId="49">
    <w:name w:val="toc 2"/>
    <w:basedOn w:val="1"/>
    <w:next w:val="1"/>
    <w:qFormat/>
    <w:uiPriority w:val="39"/>
    <w:pPr>
      <w:tabs>
        <w:tab w:val="right" w:leader="dot" w:pos="9241"/>
      </w:tabs>
    </w:pPr>
    <w:rPr>
      <w:rFonts w:ascii="宋体"/>
      <w:szCs w:val="21"/>
    </w:rPr>
  </w:style>
  <w:style w:type="paragraph" w:styleId="50">
    <w:name w:val="toc 9"/>
    <w:basedOn w:val="1"/>
    <w:next w:val="1"/>
    <w:qFormat/>
    <w:uiPriority w:val="39"/>
    <w:pPr>
      <w:ind w:left="1470"/>
      <w:jc w:val="left"/>
    </w:pPr>
    <w:rPr>
      <w:sz w:val="20"/>
      <w:szCs w:val="20"/>
    </w:rPr>
  </w:style>
  <w:style w:type="paragraph" w:styleId="51">
    <w:name w:val="Body Text 2"/>
    <w:basedOn w:val="1"/>
    <w:link w:val="238"/>
    <w:unhideWhenUsed/>
    <w:qFormat/>
    <w:uiPriority w:val="0"/>
    <w:pPr>
      <w:framePr w:hSpace="180" w:wrap="around" w:vAnchor="text" w:hAnchor="margin" w:y="235"/>
      <w:widowControl/>
      <w:jc w:val="left"/>
    </w:pPr>
    <w:rPr>
      <w:rFonts w:ascii="Calibri" w:hAnsi="Calibri"/>
      <w:bCs/>
      <w:kern w:val="0"/>
      <w:sz w:val="20"/>
      <w:szCs w:val="20"/>
      <w:lang w:eastAsia="en-US"/>
    </w:rPr>
  </w:style>
  <w:style w:type="paragraph" w:styleId="52">
    <w:name w:val="HTML Preformatted"/>
    <w:basedOn w:val="1"/>
    <w:link w:val="243"/>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Times New Roman" w:cs="Courier New"/>
      <w:kern w:val="0"/>
      <w:sz w:val="20"/>
      <w:szCs w:val="20"/>
      <w:lang w:val="en-IE"/>
    </w:rPr>
  </w:style>
  <w:style w:type="paragraph" w:styleId="53">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54">
    <w:name w:val="index 2"/>
    <w:basedOn w:val="1"/>
    <w:next w:val="1"/>
    <w:qFormat/>
    <w:uiPriority w:val="0"/>
    <w:pPr>
      <w:ind w:left="420" w:hanging="210"/>
      <w:jc w:val="left"/>
    </w:pPr>
    <w:rPr>
      <w:rFonts w:ascii="Calibri" w:hAnsi="Calibri"/>
      <w:sz w:val="20"/>
      <w:szCs w:val="20"/>
    </w:rPr>
  </w:style>
  <w:style w:type="paragraph" w:styleId="55">
    <w:name w:val="Title"/>
    <w:basedOn w:val="1"/>
    <w:link w:val="195"/>
    <w:qFormat/>
    <w:uiPriority w:val="0"/>
    <w:pPr>
      <w:widowControl/>
      <w:spacing w:before="720" w:after="720"/>
      <w:jc w:val="left"/>
      <w:outlineLvl w:val="0"/>
    </w:pPr>
    <w:rPr>
      <w:rFonts w:ascii="Calibri" w:hAnsi="Calibri" w:cs="Arial"/>
      <w:b/>
      <w:bCs/>
      <w:color w:val="365F91"/>
      <w:kern w:val="28"/>
      <w:sz w:val="48"/>
      <w:szCs w:val="32"/>
      <w:lang w:eastAsia="en-US"/>
    </w:rPr>
  </w:style>
  <w:style w:type="paragraph" w:styleId="56">
    <w:name w:val="annotation subject"/>
    <w:basedOn w:val="18"/>
    <w:next w:val="18"/>
    <w:link w:val="79"/>
    <w:qFormat/>
    <w:uiPriority w:val="0"/>
    <w:rPr>
      <w:b/>
      <w:bCs/>
    </w:rPr>
  </w:style>
  <w:style w:type="table" w:styleId="58">
    <w:name w:val="Table Grid"/>
    <w:basedOn w:val="57"/>
    <w:qFormat/>
    <w:uiPriority w:val="59"/>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60">
    <w:name w:val="Strong"/>
    <w:qFormat/>
    <w:uiPriority w:val="22"/>
    <w:rPr>
      <w:b/>
      <w:bCs/>
    </w:rPr>
  </w:style>
  <w:style w:type="character" w:styleId="61">
    <w:name w:val="endnote reference"/>
    <w:semiHidden/>
    <w:qFormat/>
    <w:uiPriority w:val="0"/>
    <w:rPr>
      <w:vertAlign w:val="superscript"/>
    </w:rPr>
  </w:style>
  <w:style w:type="character" w:styleId="62">
    <w:name w:val="page number"/>
    <w:qFormat/>
    <w:uiPriority w:val="0"/>
    <w:rPr>
      <w:rFonts w:ascii="Times New Roman" w:hAnsi="Times New Roman" w:eastAsia="宋体"/>
      <w:sz w:val="18"/>
    </w:rPr>
  </w:style>
  <w:style w:type="character" w:styleId="63">
    <w:name w:val="FollowedHyperlink"/>
    <w:qFormat/>
    <w:uiPriority w:val="0"/>
    <w:rPr>
      <w:color w:val="800080"/>
      <w:u w:val="single"/>
    </w:rPr>
  </w:style>
  <w:style w:type="character" w:styleId="64">
    <w:name w:val="Emphasis"/>
    <w:qFormat/>
    <w:uiPriority w:val="20"/>
    <w:rPr>
      <w:color w:val="CC0000"/>
    </w:rPr>
  </w:style>
  <w:style w:type="character" w:styleId="65">
    <w:name w:val="Hyperlink"/>
    <w:qFormat/>
    <w:uiPriority w:val="99"/>
    <w:rPr>
      <w:color w:val="0000FF"/>
      <w:spacing w:val="0"/>
      <w:w w:val="100"/>
      <w:szCs w:val="21"/>
      <w:u w:val="single"/>
    </w:rPr>
  </w:style>
  <w:style w:type="character" w:styleId="66">
    <w:name w:val="annotation reference"/>
    <w:basedOn w:val="59"/>
    <w:qFormat/>
    <w:uiPriority w:val="0"/>
    <w:rPr>
      <w:sz w:val="21"/>
      <w:szCs w:val="21"/>
    </w:rPr>
  </w:style>
  <w:style w:type="character" w:styleId="67">
    <w:name w:val="footnote reference"/>
    <w:semiHidden/>
    <w:qFormat/>
    <w:uiPriority w:val="0"/>
    <w:rPr>
      <w:vertAlign w:val="superscript"/>
    </w:rPr>
  </w:style>
  <w:style w:type="character" w:customStyle="1" w:styleId="68">
    <w:name w:val="标题 1 字符"/>
    <w:link w:val="2"/>
    <w:qFormat/>
    <w:uiPriority w:val="0"/>
    <w:rPr>
      <w:rFonts w:eastAsia="黑体"/>
      <w:b/>
      <w:bCs/>
      <w:sz w:val="21"/>
      <w:szCs w:val="24"/>
      <w:lang w:val="en-GB"/>
    </w:rPr>
  </w:style>
  <w:style w:type="character" w:customStyle="1" w:styleId="69">
    <w:name w:val="标题 2 字符"/>
    <w:link w:val="3"/>
    <w:qFormat/>
    <w:uiPriority w:val="0"/>
    <w:rPr>
      <w:rFonts w:ascii="Arial" w:hAnsi="Arial" w:eastAsia="黑体"/>
      <w:b/>
      <w:bCs/>
      <w:kern w:val="2"/>
      <w:sz w:val="21"/>
      <w:szCs w:val="32"/>
    </w:rPr>
  </w:style>
  <w:style w:type="character" w:customStyle="1" w:styleId="70">
    <w:name w:val="标题 3 字符"/>
    <w:link w:val="4"/>
    <w:qFormat/>
    <w:uiPriority w:val="0"/>
    <w:rPr>
      <w:rFonts w:ascii="黑体" w:eastAsia="黑体"/>
      <w:b/>
      <w:bCs/>
      <w:kern w:val="2"/>
      <w:sz w:val="21"/>
      <w:szCs w:val="32"/>
    </w:rPr>
  </w:style>
  <w:style w:type="character" w:customStyle="1" w:styleId="71">
    <w:name w:val="标题 4 字符"/>
    <w:link w:val="5"/>
    <w:qFormat/>
    <w:uiPriority w:val="0"/>
    <w:rPr>
      <w:rFonts w:ascii="Arial" w:hAnsi="Arial" w:eastAsia="黑体"/>
      <w:b/>
      <w:bCs/>
      <w:kern w:val="2"/>
      <w:sz w:val="21"/>
      <w:szCs w:val="28"/>
    </w:rPr>
  </w:style>
  <w:style w:type="character" w:customStyle="1" w:styleId="72">
    <w:name w:val="标题 5 字符"/>
    <w:link w:val="6"/>
    <w:qFormat/>
    <w:uiPriority w:val="0"/>
    <w:rPr>
      <w:b/>
      <w:bCs/>
      <w:kern w:val="2"/>
      <w:sz w:val="28"/>
      <w:szCs w:val="28"/>
    </w:rPr>
  </w:style>
  <w:style w:type="character" w:customStyle="1" w:styleId="73">
    <w:name w:val="正文缩进 字符"/>
    <w:link w:val="13"/>
    <w:qFormat/>
    <w:uiPriority w:val="0"/>
    <w:rPr>
      <w:kern w:val="2"/>
      <w:sz w:val="21"/>
    </w:rPr>
  </w:style>
  <w:style w:type="character" w:customStyle="1" w:styleId="74">
    <w:name w:val="文档结构图 字符"/>
    <w:link w:val="17"/>
    <w:qFormat/>
    <w:uiPriority w:val="0"/>
    <w:rPr>
      <w:kern w:val="2"/>
      <w:sz w:val="21"/>
      <w:szCs w:val="24"/>
      <w:shd w:val="clear" w:color="auto" w:fill="000080"/>
    </w:rPr>
  </w:style>
  <w:style w:type="character" w:customStyle="1" w:styleId="75">
    <w:name w:val="批注文字 字符1"/>
    <w:link w:val="18"/>
    <w:qFormat/>
    <w:uiPriority w:val="0"/>
    <w:rPr>
      <w:kern w:val="2"/>
      <w:sz w:val="21"/>
      <w:szCs w:val="24"/>
    </w:rPr>
  </w:style>
  <w:style w:type="character" w:customStyle="1" w:styleId="76">
    <w:name w:val="批注框文本 字符"/>
    <w:link w:val="33"/>
    <w:qFormat/>
    <w:uiPriority w:val="0"/>
    <w:rPr>
      <w:kern w:val="2"/>
      <w:sz w:val="18"/>
      <w:szCs w:val="18"/>
    </w:rPr>
  </w:style>
  <w:style w:type="character" w:customStyle="1" w:styleId="77">
    <w:name w:val="页眉 字符"/>
    <w:link w:val="35"/>
    <w:qFormat/>
    <w:uiPriority w:val="0"/>
    <w:rPr>
      <w:kern w:val="2"/>
      <w:sz w:val="18"/>
      <w:szCs w:val="18"/>
    </w:rPr>
  </w:style>
  <w:style w:type="character" w:customStyle="1" w:styleId="78">
    <w:name w:val="段 Char"/>
    <w:link w:val="40"/>
    <w:qFormat/>
    <w:uiPriority w:val="0"/>
    <w:rPr>
      <w:rFonts w:ascii="宋体"/>
      <w:sz w:val="21"/>
      <w:lang w:val="en-US" w:eastAsia="zh-CN" w:bidi="ar-SA"/>
    </w:rPr>
  </w:style>
  <w:style w:type="character" w:customStyle="1" w:styleId="79">
    <w:name w:val="批注主题 字符"/>
    <w:link w:val="56"/>
    <w:qFormat/>
    <w:uiPriority w:val="0"/>
    <w:rPr>
      <w:b/>
      <w:bCs/>
      <w:kern w:val="2"/>
      <w:sz w:val="21"/>
      <w:szCs w:val="24"/>
    </w:rPr>
  </w:style>
  <w:style w:type="paragraph" w:customStyle="1" w:styleId="80">
    <w:name w:val="一级条标题"/>
    <w:next w:val="40"/>
    <w:link w:val="257"/>
    <w:qFormat/>
    <w:uiPriority w:val="0"/>
    <w:pPr>
      <w:numPr>
        <w:ilvl w:val="1"/>
        <w:numId w:val="5"/>
      </w:numPr>
      <w:spacing w:beforeLines="50" w:afterLines="50"/>
      <w:outlineLvl w:val="2"/>
    </w:pPr>
    <w:rPr>
      <w:rFonts w:ascii="黑体" w:hAnsi="Times New Roman" w:eastAsia="黑体" w:cs="Times New Roman"/>
      <w:sz w:val="21"/>
      <w:szCs w:val="21"/>
      <w:lang w:val="en-US" w:eastAsia="zh-CN" w:bidi="ar-SA"/>
    </w:rPr>
  </w:style>
  <w:style w:type="paragraph" w:customStyle="1" w:styleId="81">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82">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83">
    <w:name w:val="章标题"/>
    <w:next w:val="40"/>
    <w:link w:val="255"/>
    <w:qFormat/>
    <w:uiPriority w:val="0"/>
    <w:pPr>
      <w:numPr>
        <w:ilvl w:val="0"/>
        <w:numId w:val="5"/>
      </w:numPr>
      <w:spacing w:beforeLines="100" w:afterLines="100"/>
      <w:jc w:val="both"/>
      <w:outlineLvl w:val="1"/>
    </w:pPr>
    <w:rPr>
      <w:rFonts w:ascii="黑体" w:hAnsi="Times New Roman" w:eastAsia="黑体" w:cs="Times New Roman"/>
      <w:sz w:val="21"/>
      <w:lang w:val="en-US" w:eastAsia="zh-CN" w:bidi="ar-SA"/>
    </w:rPr>
  </w:style>
  <w:style w:type="paragraph" w:customStyle="1" w:styleId="84">
    <w:name w:val="二级条标题"/>
    <w:basedOn w:val="80"/>
    <w:next w:val="40"/>
    <w:qFormat/>
    <w:uiPriority w:val="0"/>
    <w:pPr>
      <w:numPr>
        <w:ilvl w:val="2"/>
      </w:numPr>
      <w:spacing w:before="50" w:after="50"/>
      <w:outlineLvl w:val="3"/>
    </w:pPr>
  </w:style>
  <w:style w:type="paragraph" w:customStyle="1" w:styleId="85">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86">
    <w:name w:val="列项——（一级）"/>
    <w:qFormat/>
    <w:uiPriority w:val="0"/>
    <w:pPr>
      <w:widowControl w:val="0"/>
      <w:numPr>
        <w:ilvl w:val="0"/>
        <w:numId w:val="6"/>
      </w:numPr>
      <w:jc w:val="both"/>
    </w:pPr>
    <w:rPr>
      <w:rFonts w:ascii="宋体" w:hAnsi="Times New Roman" w:eastAsia="宋体" w:cs="Times New Roman"/>
      <w:sz w:val="21"/>
      <w:lang w:val="en-US" w:eastAsia="zh-CN" w:bidi="ar-SA"/>
    </w:rPr>
  </w:style>
  <w:style w:type="paragraph" w:customStyle="1" w:styleId="87">
    <w:name w:val="列项●（二级）"/>
    <w:qFormat/>
    <w:uiPriority w:val="0"/>
    <w:pPr>
      <w:numPr>
        <w:ilvl w:val="1"/>
        <w:numId w:val="6"/>
      </w:numPr>
      <w:tabs>
        <w:tab w:val="left" w:pos="840"/>
      </w:tabs>
      <w:jc w:val="both"/>
    </w:pPr>
    <w:rPr>
      <w:rFonts w:ascii="宋体" w:hAnsi="Times New Roman" w:eastAsia="宋体" w:cs="Times New Roman"/>
      <w:sz w:val="21"/>
      <w:lang w:val="en-US" w:eastAsia="zh-CN" w:bidi="ar-SA"/>
    </w:rPr>
  </w:style>
  <w:style w:type="paragraph" w:customStyle="1" w:styleId="88">
    <w:name w:val="目次、标准名称标题"/>
    <w:basedOn w:val="1"/>
    <w:next w:val="40"/>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89">
    <w:name w:val="三级条标题"/>
    <w:basedOn w:val="84"/>
    <w:next w:val="40"/>
    <w:qFormat/>
    <w:uiPriority w:val="0"/>
    <w:pPr>
      <w:numPr>
        <w:ilvl w:val="0"/>
        <w:numId w:val="0"/>
      </w:numPr>
      <w:outlineLvl w:val="4"/>
    </w:pPr>
  </w:style>
  <w:style w:type="paragraph" w:customStyle="1" w:styleId="90">
    <w:name w:val="示例"/>
    <w:next w:val="91"/>
    <w:qFormat/>
    <w:uiPriority w:val="0"/>
    <w:pPr>
      <w:widowControl w:val="0"/>
      <w:numPr>
        <w:ilvl w:val="0"/>
        <w:numId w:val="7"/>
      </w:numPr>
      <w:jc w:val="both"/>
    </w:pPr>
    <w:rPr>
      <w:rFonts w:ascii="宋体" w:hAnsi="Times New Roman" w:eastAsia="宋体" w:cs="Times New Roman"/>
      <w:sz w:val="18"/>
      <w:szCs w:val="18"/>
      <w:lang w:val="en-US" w:eastAsia="zh-CN" w:bidi="ar-SA"/>
    </w:rPr>
  </w:style>
  <w:style w:type="paragraph" w:customStyle="1" w:styleId="91">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92">
    <w:name w:val="数字编号列项（二级）"/>
    <w:qFormat/>
    <w:uiPriority w:val="0"/>
    <w:pPr>
      <w:numPr>
        <w:ilvl w:val="1"/>
        <w:numId w:val="8"/>
      </w:numPr>
      <w:jc w:val="both"/>
    </w:pPr>
    <w:rPr>
      <w:rFonts w:ascii="宋体" w:hAnsi="Times New Roman" w:eastAsia="宋体" w:cs="Times New Roman"/>
      <w:sz w:val="21"/>
      <w:lang w:val="en-US" w:eastAsia="zh-CN" w:bidi="ar-SA"/>
    </w:rPr>
  </w:style>
  <w:style w:type="paragraph" w:customStyle="1" w:styleId="93">
    <w:name w:val="四级条标题"/>
    <w:basedOn w:val="89"/>
    <w:next w:val="40"/>
    <w:qFormat/>
    <w:uiPriority w:val="0"/>
    <w:pPr>
      <w:numPr>
        <w:ilvl w:val="4"/>
        <w:numId w:val="5"/>
      </w:numPr>
      <w:outlineLvl w:val="5"/>
    </w:pPr>
  </w:style>
  <w:style w:type="paragraph" w:customStyle="1" w:styleId="94">
    <w:name w:val="五级条标题"/>
    <w:basedOn w:val="93"/>
    <w:next w:val="40"/>
    <w:qFormat/>
    <w:uiPriority w:val="0"/>
    <w:pPr>
      <w:numPr>
        <w:ilvl w:val="5"/>
      </w:numPr>
      <w:outlineLvl w:val="6"/>
    </w:pPr>
  </w:style>
  <w:style w:type="paragraph" w:customStyle="1" w:styleId="95">
    <w:name w:val="注："/>
    <w:next w:val="40"/>
    <w:qFormat/>
    <w:uiPriority w:val="0"/>
    <w:pPr>
      <w:widowControl w:val="0"/>
      <w:numPr>
        <w:ilvl w:val="0"/>
        <w:numId w:val="9"/>
      </w:numPr>
      <w:autoSpaceDE w:val="0"/>
      <w:autoSpaceDN w:val="0"/>
      <w:jc w:val="both"/>
    </w:pPr>
    <w:rPr>
      <w:rFonts w:ascii="宋体" w:hAnsi="Times New Roman" w:eastAsia="宋体" w:cs="Times New Roman"/>
      <w:sz w:val="18"/>
      <w:szCs w:val="18"/>
      <w:lang w:val="en-US" w:eastAsia="zh-CN" w:bidi="ar-SA"/>
    </w:rPr>
  </w:style>
  <w:style w:type="paragraph" w:customStyle="1" w:styleId="96">
    <w:name w:val="注×："/>
    <w:qFormat/>
    <w:uiPriority w:val="0"/>
    <w:pPr>
      <w:widowControl w:val="0"/>
      <w:numPr>
        <w:ilvl w:val="0"/>
        <w:numId w:val="10"/>
      </w:numPr>
      <w:autoSpaceDE w:val="0"/>
      <w:autoSpaceDN w:val="0"/>
      <w:jc w:val="both"/>
    </w:pPr>
    <w:rPr>
      <w:rFonts w:ascii="宋体" w:hAnsi="Times New Roman" w:eastAsia="宋体" w:cs="Times New Roman"/>
      <w:sz w:val="18"/>
      <w:szCs w:val="18"/>
      <w:lang w:val="en-US" w:eastAsia="zh-CN" w:bidi="ar-SA"/>
    </w:rPr>
  </w:style>
  <w:style w:type="paragraph" w:customStyle="1" w:styleId="97">
    <w:name w:val="字母编号列项（一级）"/>
    <w:qFormat/>
    <w:uiPriority w:val="0"/>
    <w:pPr>
      <w:numPr>
        <w:ilvl w:val="0"/>
        <w:numId w:val="8"/>
      </w:numPr>
      <w:jc w:val="both"/>
    </w:pPr>
    <w:rPr>
      <w:rFonts w:ascii="宋体" w:hAnsi="Times New Roman" w:eastAsia="宋体" w:cs="Times New Roman"/>
      <w:sz w:val="21"/>
      <w:lang w:val="en-US" w:eastAsia="zh-CN" w:bidi="ar-SA"/>
    </w:rPr>
  </w:style>
  <w:style w:type="paragraph" w:customStyle="1" w:styleId="98">
    <w:name w:val="列项◆（三级）"/>
    <w:basedOn w:val="1"/>
    <w:qFormat/>
    <w:uiPriority w:val="0"/>
    <w:pPr>
      <w:numPr>
        <w:ilvl w:val="2"/>
        <w:numId w:val="6"/>
      </w:numPr>
    </w:pPr>
    <w:rPr>
      <w:rFonts w:ascii="宋体"/>
      <w:szCs w:val="21"/>
    </w:rPr>
  </w:style>
  <w:style w:type="paragraph" w:customStyle="1" w:styleId="99">
    <w:name w:val="编号列项（三级）"/>
    <w:qFormat/>
    <w:uiPriority w:val="0"/>
    <w:rPr>
      <w:rFonts w:ascii="宋体" w:hAnsi="Times New Roman" w:eastAsia="宋体" w:cs="Times New Roman"/>
      <w:sz w:val="21"/>
      <w:lang w:val="en-US" w:eastAsia="zh-CN" w:bidi="ar-SA"/>
    </w:rPr>
  </w:style>
  <w:style w:type="paragraph" w:customStyle="1" w:styleId="100">
    <w:name w:val="示例×："/>
    <w:basedOn w:val="83"/>
    <w:qFormat/>
    <w:uiPriority w:val="0"/>
    <w:pPr>
      <w:numPr>
        <w:numId w:val="11"/>
      </w:numPr>
      <w:spacing w:beforeLines="0" w:afterLines="0"/>
      <w:outlineLvl w:val="9"/>
    </w:pPr>
    <w:rPr>
      <w:rFonts w:ascii="宋体" w:eastAsia="宋体"/>
      <w:sz w:val="18"/>
      <w:szCs w:val="18"/>
    </w:rPr>
  </w:style>
  <w:style w:type="paragraph" w:customStyle="1" w:styleId="101">
    <w:name w:val="二级无"/>
    <w:basedOn w:val="84"/>
    <w:qFormat/>
    <w:uiPriority w:val="0"/>
    <w:pPr>
      <w:spacing w:beforeLines="0" w:afterLines="0"/>
    </w:pPr>
    <w:rPr>
      <w:rFonts w:ascii="宋体" w:eastAsia="宋体"/>
    </w:rPr>
  </w:style>
  <w:style w:type="paragraph" w:customStyle="1" w:styleId="102">
    <w:name w:val="注：（正文）"/>
    <w:basedOn w:val="95"/>
    <w:next w:val="40"/>
    <w:qFormat/>
    <w:uiPriority w:val="0"/>
    <w:pPr>
      <w:numPr>
        <w:ilvl w:val="0"/>
        <w:numId w:val="12"/>
      </w:numPr>
    </w:pPr>
  </w:style>
  <w:style w:type="paragraph" w:customStyle="1" w:styleId="103">
    <w:name w:val="注×：（正文）"/>
    <w:qFormat/>
    <w:uiPriority w:val="0"/>
    <w:pPr>
      <w:numPr>
        <w:ilvl w:val="0"/>
        <w:numId w:val="13"/>
      </w:numPr>
      <w:jc w:val="both"/>
    </w:pPr>
    <w:rPr>
      <w:rFonts w:ascii="宋体" w:hAnsi="Times New Roman" w:eastAsia="宋体" w:cs="Times New Roman"/>
      <w:sz w:val="18"/>
      <w:szCs w:val="18"/>
      <w:lang w:val="en-US" w:eastAsia="zh-CN" w:bidi="ar-SA"/>
    </w:rPr>
  </w:style>
  <w:style w:type="paragraph" w:customStyle="1" w:styleId="104">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05">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106">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107">
    <w:name w:val="标准书眉_偶数页"/>
    <w:basedOn w:val="82"/>
    <w:next w:val="1"/>
    <w:qFormat/>
    <w:uiPriority w:val="0"/>
    <w:pPr>
      <w:jc w:val="left"/>
    </w:pPr>
  </w:style>
  <w:style w:type="paragraph" w:customStyle="1" w:styleId="108">
    <w:name w:val="标准书眉一"/>
    <w:qFormat/>
    <w:uiPriority w:val="0"/>
    <w:pPr>
      <w:jc w:val="both"/>
    </w:pPr>
    <w:rPr>
      <w:rFonts w:ascii="Times New Roman" w:hAnsi="Times New Roman" w:eastAsia="宋体" w:cs="Times New Roman"/>
      <w:lang w:val="en-US" w:eastAsia="zh-CN" w:bidi="ar-SA"/>
    </w:rPr>
  </w:style>
  <w:style w:type="paragraph" w:customStyle="1" w:styleId="109">
    <w:name w:val="参考文献"/>
    <w:basedOn w:val="1"/>
    <w:next w:val="40"/>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10">
    <w:name w:val="参考文献、索引标题"/>
    <w:basedOn w:val="1"/>
    <w:next w:val="40"/>
    <w:qFormat/>
    <w:uiPriority w:val="0"/>
    <w:pPr>
      <w:keepNext/>
      <w:pageBreakBefore/>
      <w:widowControl/>
      <w:shd w:val="clear" w:color="FFFFFF" w:fill="FFFFFF"/>
      <w:spacing w:before="640" w:after="200"/>
      <w:jc w:val="center"/>
      <w:outlineLvl w:val="0"/>
    </w:pPr>
    <w:rPr>
      <w:rFonts w:ascii="黑体" w:eastAsia="黑体"/>
      <w:kern w:val="0"/>
      <w:szCs w:val="20"/>
    </w:rPr>
  </w:style>
  <w:style w:type="character" w:customStyle="1" w:styleId="111">
    <w:name w:val="发布"/>
    <w:qFormat/>
    <w:uiPriority w:val="0"/>
    <w:rPr>
      <w:rFonts w:ascii="黑体" w:eastAsia="黑体"/>
      <w:spacing w:val="85"/>
      <w:w w:val="100"/>
      <w:position w:val="3"/>
      <w:sz w:val="28"/>
      <w:szCs w:val="28"/>
    </w:rPr>
  </w:style>
  <w:style w:type="paragraph" w:customStyle="1" w:styleId="112">
    <w:name w:val="发布部门"/>
    <w:next w:val="40"/>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113">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114">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115">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116">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17">
    <w:name w:val="封面标准英文名称"/>
    <w:basedOn w:val="116"/>
    <w:qFormat/>
    <w:uiPriority w:val="0"/>
    <w:pPr>
      <w:framePr w:wrap="around"/>
      <w:spacing w:before="370" w:line="400" w:lineRule="exact"/>
    </w:pPr>
    <w:rPr>
      <w:rFonts w:ascii="Times New Roman"/>
      <w:sz w:val="28"/>
      <w:szCs w:val="28"/>
    </w:rPr>
  </w:style>
  <w:style w:type="paragraph" w:customStyle="1" w:styleId="118">
    <w:name w:val="封面一致性程度标识"/>
    <w:basedOn w:val="117"/>
    <w:qFormat/>
    <w:uiPriority w:val="0"/>
    <w:pPr>
      <w:framePr w:wrap="around"/>
      <w:spacing w:before="440"/>
    </w:pPr>
    <w:rPr>
      <w:rFonts w:ascii="宋体" w:eastAsia="宋体"/>
    </w:rPr>
  </w:style>
  <w:style w:type="paragraph" w:customStyle="1" w:styleId="119">
    <w:name w:val="封面标准文稿类别"/>
    <w:basedOn w:val="118"/>
    <w:qFormat/>
    <w:uiPriority w:val="0"/>
    <w:pPr>
      <w:framePr w:wrap="around"/>
      <w:spacing w:after="160" w:line="240" w:lineRule="auto"/>
    </w:pPr>
    <w:rPr>
      <w:sz w:val="24"/>
    </w:rPr>
  </w:style>
  <w:style w:type="paragraph" w:customStyle="1" w:styleId="120">
    <w:name w:val="封面标准文稿编辑信息"/>
    <w:basedOn w:val="119"/>
    <w:qFormat/>
    <w:uiPriority w:val="0"/>
    <w:pPr>
      <w:framePr w:wrap="around"/>
      <w:spacing w:before="180" w:line="180" w:lineRule="exact"/>
    </w:pPr>
    <w:rPr>
      <w:sz w:val="21"/>
    </w:rPr>
  </w:style>
  <w:style w:type="paragraph" w:customStyle="1" w:styleId="121">
    <w:name w:val="封面正文"/>
    <w:qFormat/>
    <w:uiPriority w:val="0"/>
    <w:pPr>
      <w:jc w:val="both"/>
    </w:pPr>
    <w:rPr>
      <w:rFonts w:ascii="Times New Roman" w:hAnsi="Times New Roman" w:eastAsia="宋体" w:cs="Times New Roman"/>
      <w:lang w:val="en-US" w:eastAsia="zh-CN" w:bidi="ar-SA"/>
    </w:rPr>
  </w:style>
  <w:style w:type="paragraph" w:customStyle="1" w:styleId="122">
    <w:name w:val="附录标识"/>
    <w:basedOn w:val="1"/>
    <w:next w:val="40"/>
    <w:qFormat/>
    <w:uiPriority w:val="0"/>
    <w:pPr>
      <w:keepNext/>
      <w:widowControl/>
      <w:numPr>
        <w:ilvl w:val="0"/>
        <w:numId w:val="14"/>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23">
    <w:name w:val="附录标题"/>
    <w:basedOn w:val="40"/>
    <w:next w:val="40"/>
    <w:qFormat/>
    <w:uiPriority w:val="0"/>
    <w:pPr>
      <w:ind w:firstLine="0" w:firstLineChars="0"/>
      <w:jc w:val="center"/>
    </w:pPr>
    <w:rPr>
      <w:rFonts w:ascii="黑体" w:eastAsia="黑体"/>
    </w:rPr>
  </w:style>
  <w:style w:type="paragraph" w:customStyle="1" w:styleId="124">
    <w:name w:val="附录表标号"/>
    <w:basedOn w:val="1"/>
    <w:next w:val="40"/>
    <w:qFormat/>
    <w:uiPriority w:val="0"/>
    <w:pPr>
      <w:numPr>
        <w:ilvl w:val="0"/>
        <w:numId w:val="15"/>
      </w:numPr>
      <w:tabs>
        <w:tab w:val="clear" w:pos="0"/>
      </w:tabs>
      <w:spacing w:line="14" w:lineRule="exact"/>
      <w:ind w:left="811" w:hanging="448"/>
      <w:jc w:val="center"/>
      <w:outlineLvl w:val="0"/>
    </w:pPr>
    <w:rPr>
      <w:color w:val="FFFFFF"/>
    </w:rPr>
  </w:style>
  <w:style w:type="paragraph" w:customStyle="1" w:styleId="125">
    <w:name w:val="附录表标题"/>
    <w:basedOn w:val="1"/>
    <w:next w:val="40"/>
    <w:qFormat/>
    <w:uiPriority w:val="0"/>
    <w:pPr>
      <w:numPr>
        <w:ilvl w:val="1"/>
        <w:numId w:val="15"/>
      </w:numPr>
      <w:tabs>
        <w:tab w:val="left" w:pos="180"/>
      </w:tabs>
      <w:spacing w:beforeLines="50" w:afterLines="50"/>
      <w:ind w:left="0" w:firstLine="0"/>
      <w:jc w:val="center"/>
    </w:pPr>
    <w:rPr>
      <w:rFonts w:ascii="黑体" w:eastAsia="黑体"/>
      <w:szCs w:val="21"/>
    </w:rPr>
  </w:style>
  <w:style w:type="paragraph" w:customStyle="1" w:styleId="126">
    <w:name w:val="附录二级条标题"/>
    <w:basedOn w:val="1"/>
    <w:next w:val="40"/>
    <w:qFormat/>
    <w:uiPriority w:val="0"/>
    <w:pPr>
      <w:widowControl/>
      <w:numPr>
        <w:ilvl w:val="3"/>
        <w:numId w:val="14"/>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127">
    <w:name w:val="附录二级无"/>
    <w:basedOn w:val="126"/>
    <w:qFormat/>
    <w:uiPriority w:val="0"/>
    <w:pPr>
      <w:tabs>
        <w:tab w:val="clear" w:pos="360"/>
      </w:tabs>
      <w:spacing w:beforeLines="0" w:afterLines="0"/>
    </w:pPr>
    <w:rPr>
      <w:rFonts w:ascii="宋体" w:eastAsia="宋体"/>
      <w:szCs w:val="21"/>
    </w:rPr>
  </w:style>
  <w:style w:type="paragraph" w:customStyle="1" w:styleId="128">
    <w:name w:val="附录公式"/>
    <w:basedOn w:val="40"/>
    <w:next w:val="40"/>
    <w:link w:val="129"/>
    <w:qFormat/>
    <w:uiPriority w:val="0"/>
  </w:style>
  <w:style w:type="character" w:customStyle="1" w:styleId="129">
    <w:name w:val="附录公式 Char"/>
    <w:link w:val="128"/>
    <w:qFormat/>
    <w:uiPriority w:val="0"/>
    <w:rPr>
      <w:rFonts w:ascii="宋体"/>
      <w:sz w:val="21"/>
      <w:lang w:val="en-US" w:eastAsia="zh-CN" w:bidi="ar-SA"/>
    </w:rPr>
  </w:style>
  <w:style w:type="paragraph" w:customStyle="1" w:styleId="130">
    <w:name w:val="附录公式编号制表符"/>
    <w:basedOn w:val="1"/>
    <w:next w:val="40"/>
    <w:qFormat/>
    <w:uiPriority w:val="0"/>
    <w:pPr>
      <w:widowControl/>
      <w:tabs>
        <w:tab w:val="center" w:pos="4201"/>
        <w:tab w:val="right" w:leader="dot" w:pos="9298"/>
      </w:tabs>
      <w:autoSpaceDE w:val="0"/>
      <w:autoSpaceDN w:val="0"/>
    </w:pPr>
    <w:rPr>
      <w:rFonts w:ascii="宋体"/>
      <w:kern w:val="0"/>
      <w:szCs w:val="20"/>
    </w:rPr>
  </w:style>
  <w:style w:type="paragraph" w:customStyle="1" w:styleId="131">
    <w:name w:val="附录三级条标题"/>
    <w:basedOn w:val="126"/>
    <w:next w:val="40"/>
    <w:qFormat/>
    <w:uiPriority w:val="0"/>
    <w:pPr>
      <w:numPr>
        <w:ilvl w:val="4"/>
      </w:numPr>
      <w:outlineLvl w:val="4"/>
    </w:pPr>
  </w:style>
  <w:style w:type="paragraph" w:customStyle="1" w:styleId="132">
    <w:name w:val="附录三级无"/>
    <w:basedOn w:val="131"/>
    <w:qFormat/>
    <w:uiPriority w:val="0"/>
    <w:pPr>
      <w:tabs>
        <w:tab w:val="clear" w:pos="360"/>
      </w:tabs>
      <w:spacing w:beforeLines="0" w:afterLines="0"/>
    </w:pPr>
    <w:rPr>
      <w:rFonts w:ascii="宋体" w:eastAsia="宋体"/>
      <w:szCs w:val="21"/>
    </w:rPr>
  </w:style>
  <w:style w:type="paragraph" w:customStyle="1" w:styleId="133">
    <w:name w:val="附录数字编号列项（二级）"/>
    <w:qFormat/>
    <w:uiPriority w:val="0"/>
    <w:pPr>
      <w:numPr>
        <w:ilvl w:val="1"/>
        <w:numId w:val="16"/>
      </w:numPr>
    </w:pPr>
    <w:rPr>
      <w:rFonts w:ascii="宋体" w:hAnsi="Times New Roman" w:eastAsia="宋体" w:cs="Times New Roman"/>
      <w:sz w:val="21"/>
      <w:lang w:val="en-US" w:eastAsia="zh-CN" w:bidi="ar-SA"/>
    </w:rPr>
  </w:style>
  <w:style w:type="paragraph" w:customStyle="1" w:styleId="134">
    <w:name w:val="附录四级条标题"/>
    <w:basedOn w:val="131"/>
    <w:next w:val="40"/>
    <w:qFormat/>
    <w:uiPriority w:val="0"/>
    <w:pPr>
      <w:numPr>
        <w:ilvl w:val="5"/>
      </w:numPr>
      <w:outlineLvl w:val="5"/>
    </w:pPr>
  </w:style>
  <w:style w:type="paragraph" w:customStyle="1" w:styleId="135">
    <w:name w:val="附录四级无"/>
    <w:basedOn w:val="134"/>
    <w:qFormat/>
    <w:uiPriority w:val="0"/>
    <w:pPr>
      <w:tabs>
        <w:tab w:val="clear" w:pos="360"/>
      </w:tabs>
      <w:spacing w:beforeLines="0" w:afterLines="0"/>
    </w:pPr>
    <w:rPr>
      <w:rFonts w:ascii="宋体" w:eastAsia="宋体"/>
      <w:szCs w:val="21"/>
    </w:rPr>
  </w:style>
  <w:style w:type="paragraph" w:customStyle="1" w:styleId="136">
    <w:name w:val="附录图标号"/>
    <w:basedOn w:val="1"/>
    <w:qFormat/>
    <w:uiPriority w:val="0"/>
    <w:pPr>
      <w:keepNext/>
      <w:pageBreakBefore/>
      <w:widowControl/>
      <w:numPr>
        <w:ilvl w:val="0"/>
        <w:numId w:val="17"/>
      </w:numPr>
      <w:spacing w:line="14" w:lineRule="exact"/>
      <w:ind w:left="0" w:firstLine="363"/>
      <w:jc w:val="center"/>
      <w:outlineLvl w:val="0"/>
    </w:pPr>
    <w:rPr>
      <w:color w:val="FFFFFF"/>
    </w:rPr>
  </w:style>
  <w:style w:type="paragraph" w:customStyle="1" w:styleId="137">
    <w:name w:val="附录图标题"/>
    <w:basedOn w:val="1"/>
    <w:next w:val="40"/>
    <w:qFormat/>
    <w:uiPriority w:val="0"/>
    <w:pPr>
      <w:numPr>
        <w:ilvl w:val="1"/>
        <w:numId w:val="17"/>
      </w:numPr>
      <w:tabs>
        <w:tab w:val="left" w:pos="363"/>
      </w:tabs>
      <w:spacing w:beforeLines="50" w:afterLines="50"/>
      <w:ind w:left="0" w:firstLine="0"/>
      <w:jc w:val="center"/>
    </w:pPr>
    <w:rPr>
      <w:rFonts w:ascii="黑体" w:eastAsia="黑体"/>
      <w:szCs w:val="21"/>
    </w:rPr>
  </w:style>
  <w:style w:type="paragraph" w:customStyle="1" w:styleId="138">
    <w:name w:val="附录五级条标题"/>
    <w:basedOn w:val="134"/>
    <w:next w:val="40"/>
    <w:qFormat/>
    <w:uiPriority w:val="0"/>
    <w:pPr>
      <w:numPr>
        <w:ilvl w:val="6"/>
      </w:numPr>
      <w:outlineLvl w:val="6"/>
    </w:pPr>
  </w:style>
  <w:style w:type="paragraph" w:customStyle="1" w:styleId="139">
    <w:name w:val="附录五级无"/>
    <w:basedOn w:val="138"/>
    <w:qFormat/>
    <w:uiPriority w:val="0"/>
    <w:pPr>
      <w:tabs>
        <w:tab w:val="clear" w:pos="360"/>
      </w:tabs>
      <w:spacing w:beforeLines="0" w:afterLines="0"/>
    </w:pPr>
    <w:rPr>
      <w:rFonts w:ascii="宋体" w:eastAsia="宋体"/>
      <w:szCs w:val="21"/>
    </w:rPr>
  </w:style>
  <w:style w:type="paragraph" w:customStyle="1" w:styleId="140">
    <w:name w:val="附录章标题"/>
    <w:next w:val="40"/>
    <w:qFormat/>
    <w:uiPriority w:val="0"/>
    <w:pPr>
      <w:numPr>
        <w:ilvl w:val="1"/>
        <w:numId w:val="14"/>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141">
    <w:name w:val="附录一级条标题"/>
    <w:basedOn w:val="140"/>
    <w:next w:val="40"/>
    <w:qFormat/>
    <w:uiPriority w:val="0"/>
    <w:pPr>
      <w:numPr>
        <w:ilvl w:val="2"/>
      </w:numPr>
      <w:autoSpaceDN w:val="0"/>
      <w:spacing w:beforeLines="50" w:afterLines="50"/>
      <w:outlineLvl w:val="2"/>
    </w:pPr>
  </w:style>
  <w:style w:type="paragraph" w:customStyle="1" w:styleId="142">
    <w:name w:val="附录一级无"/>
    <w:basedOn w:val="141"/>
    <w:qFormat/>
    <w:uiPriority w:val="0"/>
    <w:pPr>
      <w:tabs>
        <w:tab w:val="clear" w:pos="360"/>
      </w:tabs>
      <w:spacing w:beforeLines="0" w:afterLines="0"/>
    </w:pPr>
    <w:rPr>
      <w:rFonts w:ascii="宋体" w:eastAsia="宋体"/>
      <w:szCs w:val="21"/>
    </w:rPr>
  </w:style>
  <w:style w:type="paragraph" w:customStyle="1" w:styleId="143">
    <w:name w:val="附录字母编号列项（一级）"/>
    <w:qFormat/>
    <w:uiPriority w:val="0"/>
    <w:pPr>
      <w:numPr>
        <w:ilvl w:val="0"/>
        <w:numId w:val="16"/>
      </w:numPr>
    </w:pPr>
    <w:rPr>
      <w:rFonts w:ascii="宋体" w:hAnsi="Times New Roman" w:eastAsia="宋体" w:cs="Times New Roman"/>
      <w:sz w:val="21"/>
      <w:lang w:val="en-US" w:eastAsia="zh-CN" w:bidi="ar-SA"/>
    </w:rPr>
  </w:style>
  <w:style w:type="paragraph" w:customStyle="1" w:styleId="144">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145">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146">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47">
    <w:name w:val="其他标准标志"/>
    <w:basedOn w:val="104"/>
    <w:qFormat/>
    <w:uiPriority w:val="0"/>
    <w:pPr>
      <w:framePr w:w="6101" w:wrap="around" w:vAnchor="page" w:hAnchor="page" w:x="4673" w:y="942"/>
    </w:pPr>
    <w:rPr>
      <w:w w:val="130"/>
    </w:rPr>
  </w:style>
  <w:style w:type="paragraph" w:customStyle="1" w:styleId="148">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49">
    <w:name w:val="其他发布部门"/>
    <w:basedOn w:val="112"/>
    <w:qFormat/>
    <w:uiPriority w:val="0"/>
    <w:pPr>
      <w:framePr w:wrap="around" w:y="15310"/>
      <w:spacing w:line="0" w:lineRule="atLeast"/>
    </w:pPr>
    <w:rPr>
      <w:rFonts w:ascii="黑体" w:eastAsia="黑体"/>
      <w:b w:val="0"/>
    </w:rPr>
  </w:style>
  <w:style w:type="paragraph" w:customStyle="1" w:styleId="150">
    <w:name w:val="前言、引言标题"/>
    <w:next w:val="40"/>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51">
    <w:name w:val="三级无"/>
    <w:basedOn w:val="89"/>
    <w:qFormat/>
    <w:uiPriority w:val="0"/>
    <w:pPr>
      <w:spacing w:beforeLines="0" w:afterLines="0"/>
    </w:pPr>
    <w:rPr>
      <w:rFonts w:ascii="宋体" w:eastAsia="宋体"/>
    </w:rPr>
  </w:style>
  <w:style w:type="paragraph" w:customStyle="1" w:styleId="152">
    <w:name w:val="实施日期"/>
    <w:basedOn w:val="113"/>
    <w:qFormat/>
    <w:uiPriority w:val="0"/>
    <w:pPr>
      <w:framePr w:wrap="around" w:vAnchor="page" w:hAnchor="text"/>
      <w:jc w:val="right"/>
    </w:pPr>
  </w:style>
  <w:style w:type="paragraph" w:customStyle="1" w:styleId="153">
    <w:name w:val="示例后文字"/>
    <w:basedOn w:val="40"/>
    <w:next w:val="40"/>
    <w:qFormat/>
    <w:uiPriority w:val="0"/>
    <w:pPr>
      <w:ind w:firstLine="360"/>
    </w:pPr>
    <w:rPr>
      <w:sz w:val="18"/>
    </w:rPr>
  </w:style>
  <w:style w:type="paragraph" w:customStyle="1" w:styleId="154">
    <w:name w:val="首示例"/>
    <w:next w:val="40"/>
    <w:link w:val="155"/>
    <w:qFormat/>
    <w:uiPriority w:val="0"/>
    <w:pPr>
      <w:numPr>
        <w:ilvl w:val="0"/>
        <w:numId w:val="18"/>
      </w:numPr>
      <w:tabs>
        <w:tab w:val="left" w:pos="360"/>
      </w:tabs>
      <w:ind w:firstLine="0"/>
    </w:pPr>
    <w:rPr>
      <w:rFonts w:ascii="宋体" w:hAnsi="宋体" w:eastAsia="宋体" w:cs="Times New Roman"/>
      <w:kern w:val="2"/>
      <w:sz w:val="18"/>
      <w:szCs w:val="18"/>
      <w:lang w:val="en-US" w:eastAsia="zh-CN" w:bidi="ar-SA"/>
    </w:rPr>
  </w:style>
  <w:style w:type="character" w:customStyle="1" w:styleId="155">
    <w:name w:val="首示例 Char"/>
    <w:link w:val="154"/>
    <w:qFormat/>
    <w:uiPriority w:val="0"/>
    <w:rPr>
      <w:rFonts w:ascii="宋体" w:hAnsi="宋体"/>
      <w:kern w:val="2"/>
      <w:sz w:val="18"/>
      <w:szCs w:val="18"/>
    </w:rPr>
  </w:style>
  <w:style w:type="paragraph" w:customStyle="1" w:styleId="156">
    <w:name w:val="四级无"/>
    <w:basedOn w:val="93"/>
    <w:qFormat/>
    <w:uiPriority w:val="0"/>
    <w:pPr>
      <w:spacing w:beforeLines="0" w:afterLines="0"/>
    </w:pPr>
    <w:rPr>
      <w:rFonts w:ascii="宋体" w:eastAsia="宋体"/>
    </w:rPr>
  </w:style>
  <w:style w:type="paragraph" w:customStyle="1" w:styleId="157">
    <w:name w:val="条文脚注"/>
    <w:basedOn w:val="42"/>
    <w:qFormat/>
    <w:uiPriority w:val="0"/>
    <w:pPr>
      <w:numPr>
        <w:numId w:val="0"/>
      </w:numPr>
      <w:jc w:val="both"/>
    </w:pPr>
  </w:style>
  <w:style w:type="paragraph" w:customStyle="1" w:styleId="158">
    <w:name w:val="图标脚注说明"/>
    <w:basedOn w:val="40"/>
    <w:qFormat/>
    <w:uiPriority w:val="0"/>
    <w:pPr>
      <w:ind w:left="840" w:hanging="420" w:firstLineChars="0"/>
    </w:pPr>
    <w:rPr>
      <w:sz w:val="18"/>
      <w:szCs w:val="18"/>
    </w:rPr>
  </w:style>
  <w:style w:type="paragraph" w:customStyle="1" w:styleId="159">
    <w:name w:val="图表脚注说明"/>
    <w:basedOn w:val="1"/>
    <w:qFormat/>
    <w:uiPriority w:val="0"/>
    <w:pPr>
      <w:numPr>
        <w:ilvl w:val="0"/>
        <w:numId w:val="19"/>
      </w:numPr>
    </w:pPr>
    <w:rPr>
      <w:rFonts w:ascii="宋体"/>
      <w:sz w:val="18"/>
      <w:szCs w:val="18"/>
    </w:rPr>
  </w:style>
  <w:style w:type="paragraph" w:customStyle="1" w:styleId="160">
    <w:name w:val="图的脚注"/>
    <w:next w:val="40"/>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161">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162">
    <w:name w:val="五级无"/>
    <w:basedOn w:val="94"/>
    <w:qFormat/>
    <w:uiPriority w:val="0"/>
    <w:pPr>
      <w:spacing w:beforeLines="0" w:afterLines="0"/>
    </w:pPr>
    <w:rPr>
      <w:rFonts w:ascii="宋体" w:eastAsia="宋体"/>
    </w:rPr>
  </w:style>
  <w:style w:type="paragraph" w:customStyle="1" w:styleId="163">
    <w:name w:val="一级无"/>
    <w:basedOn w:val="80"/>
    <w:qFormat/>
    <w:uiPriority w:val="0"/>
    <w:pPr>
      <w:spacing w:beforeLines="0" w:afterLines="0"/>
    </w:pPr>
    <w:rPr>
      <w:rFonts w:ascii="宋体" w:eastAsia="宋体"/>
    </w:rPr>
  </w:style>
  <w:style w:type="paragraph" w:customStyle="1" w:styleId="164">
    <w:name w:val="正文表标题"/>
    <w:next w:val="40"/>
    <w:qFormat/>
    <w:uiPriority w:val="0"/>
    <w:pPr>
      <w:numPr>
        <w:ilvl w:val="0"/>
        <w:numId w:val="20"/>
      </w:numPr>
      <w:spacing w:beforeLines="50" w:afterLines="50"/>
      <w:jc w:val="center"/>
    </w:pPr>
    <w:rPr>
      <w:rFonts w:ascii="黑体" w:hAnsi="Times New Roman" w:eastAsia="黑体" w:cs="Times New Roman"/>
      <w:sz w:val="21"/>
      <w:lang w:val="en-US" w:eastAsia="zh-CN" w:bidi="ar-SA"/>
    </w:rPr>
  </w:style>
  <w:style w:type="paragraph" w:customStyle="1" w:styleId="165">
    <w:name w:val="正文公式编号制表符"/>
    <w:basedOn w:val="40"/>
    <w:next w:val="40"/>
    <w:qFormat/>
    <w:uiPriority w:val="0"/>
    <w:pPr>
      <w:ind w:firstLine="0" w:firstLineChars="0"/>
    </w:pPr>
  </w:style>
  <w:style w:type="paragraph" w:customStyle="1" w:styleId="166">
    <w:name w:val="正文图标题"/>
    <w:next w:val="40"/>
    <w:qFormat/>
    <w:uiPriority w:val="0"/>
    <w:pPr>
      <w:numPr>
        <w:ilvl w:val="0"/>
        <w:numId w:val="21"/>
      </w:numPr>
      <w:spacing w:beforeLines="50" w:afterLines="50"/>
      <w:jc w:val="center"/>
    </w:pPr>
    <w:rPr>
      <w:rFonts w:ascii="黑体" w:hAnsi="Times New Roman" w:eastAsia="黑体" w:cs="Times New Roman"/>
      <w:sz w:val="21"/>
      <w:lang w:val="en-US" w:eastAsia="zh-CN" w:bidi="ar-SA"/>
    </w:rPr>
  </w:style>
  <w:style w:type="paragraph" w:customStyle="1" w:styleId="167">
    <w:name w:val="终结线"/>
    <w:basedOn w:val="1"/>
    <w:qFormat/>
    <w:uiPriority w:val="0"/>
    <w:pPr>
      <w:framePr w:hSpace="181" w:vSpace="181" w:wrap="around" w:vAnchor="text" w:hAnchor="margin" w:xAlign="center" w:y="285"/>
    </w:pPr>
  </w:style>
  <w:style w:type="paragraph" w:customStyle="1" w:styleId="168">
    <w:name w:val="其他发布日期"/>
    <w:basedOn w:val="113"/>
    <w:qFormat/>
    <w:uiPriority w:val="0"/>
    <w:pPr>
      <w:framePr w:wrap="around" w:vAnchor="page" w:hAnchor="text" w:x="1419"/>
    </w:pPr>
  </w:style>
  <w:style w:type="paragraph" w:customStyle="1" w:styleId="169">
    <w:name w:val="其他实施日期"/>
    <w:basedOn w:val="152"/>
    <w:qFormat/>
    <w:uiPriority w:val="0"/>
    <w:pPr>
      <w:framePr w:wrap="around"/>
    </w:pPr>
  </w:style>
  <w:style w:type="paragraph" w:customStyle="1" w:styleId="170">
    <w:name w:val="封面标准名称2"/>
    <w:basedOn w:val="116"/>
    <w:qFormat/>
    <w:uiPriority w:val="0"/>
    <w:pPr>
      <w:framePr w:wrap="around" w:y="4469"/>
      <w:spacing w:beforeLines="630"/>
    </w:pPr>
  </w:style>
  <w:style w:type="paragraph" w:customStyle="1" w:styleId="171">
    <w:name w:val="封面标准英文名称2"/>
    <w:basedOn w:val="117"/>
    <w:qFormat/>
    <w:uiPriority w:val="0"/>
    <w:pPr>
      <w:framePr w:wrap="around" w:y="4469"/>
    </w:pPr>
  </w:style>
  <w:style w:type="paragraph" w:customStyle="1" w:styleId="172">
    <w:name w:val="封面一致性程度标识2"/>
    <w:basedOn w:val="118"/>
    <w:qFormat/>
    <w:uiPriority w:val="0"/>
    <w:pPr>
      <w:framePr w:wrap="around" w:y="4469"/>
    </w:pPr>
  </w:style>
  <w:style w:type="paragraph" w:customStyle="1" w:styleId="173">
    <w:name w:val="封面标准文稿类别2"/>
    <w:basedOn w:val="119"/>
    <w:qFormat/>
    <w:uiPriority w:val="0"/>
    <w:pPr>
      <w:framePr w:wrap="around" w:y="4469"/>
    </w:pPr>
  </w:style>
  <w:style w:type="paragraph" w:customStyle="1" w:styleId="174">
    <w:name w:val="封面标准文稿编辑信息2"/>
    <w:basedOn w:val="120"/>
    <w:qFormat/>
    <w:uiPriority w:val="0"/>
    <w:pPr>
      <w:framePr w:wrap="around" w:y="4469"/>
    </w:pPr>
  </w:style>
  <w:style w:type="paragraph" w:customStyle="1" w:styleId="175">
    <w:name w:val="图表脚注"/>
    <w:next w:val="40"/>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176">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77">
    <w:name w:val="正文（无编号）"/>
    <w:basedOn w:val="1"/>
    <w:link w:val="178"/>
    <w:qFormat/>
    <w:uiPriority w:val="0"/>
    <w:pPr>
      <w:spacing w:line="360" w:lineRule="auto"/>
      <w:ind w:left="420" w:leftChars="200" w:firstLine="420" w:firstLineChars="200"/>
      <w:jc w:val="left"/>
    </w:pPr>
    <w:rPr>
      <w:lang w:val="en-GB"/>
    </w:rPr>
  </w:style>
  <w:style w:type="character" w:customStyle="1" w:styleId="178">
    <w:name w:val="正文（无编号） Char"/>
    <w:link w:val="177"/>
    <w:qFormat/>
    <w:uiPriority w:val="0"/>
    <w:rPr>
      <w:kern w:val="2"/>
      <w:sz w:val="21"/>
      <w:szCs w:val="24"/>
      <w:lang w:val="en-GB"/>
    </w:rPr>
  </w:style>
  <w:style w:type="paragraph" w:customStyle="1" w:styleId="179">
    <w:name w:val="p0"/>
    <w:basedOn w:val="1"/>
    <w:qFormat/>
    <w:uiPriority w:val="0"/>
    <w:pPr>
      <w:widowControl/>
    </w:pPr>
    <w:rPr>
      <w:kern w:val="0"/>
      <w:szCs w:val="21"/>
    </w:rPr>
  </w:style>
  <w:style w:type="paragraph" w:styleId="180">
    <w:name w:val="List Paragraph"/>
    <w:basedOn w:val="1"/>
    <w:link w:val="181"/>
    <w:qFormat/>
    <w:uiPriority w:val="34"/>
    <w:pPr>
      <w:ind w:firstLine="420" w:firstLineChars="200"/>
    </w:pPr>
  </w:style>
  <w:style w:type="character" w:customStyle="1" w:styleId="181">
    <w:name w:val="列表段落 字符"/>
    <w:link w:val="180"/>
    <w:qFormat/>
    <w:uiPriority w:val="34"/>
    <w:rPr>
      <w:kern w:val="2"/>
      <w:sz w:val="21"/>
      <w:szCs w:val="24"/>
    </w:rPr>
  </w:style>
  <w:style w:type="paragraph" w:customStyle="1" w:styleId="182">
    <w:name w:val="TOC 标题1"/>
    <w:basedOn w:val="2"/>
    <w:next w:val="1"/>
    <w:unhideWhenUsed/>
    <w:qFormat/>
    <w:uiPriority w:val="39"/>
    <w:pPr>
      <w:numPr>
        <w:numId w:val="0"/>
      </w:numPr>
      <w:tabs>
        <w:tab w:val="clear" w:pos="420"/>
        <w:tab w:val="clear" w:pos="794"/>
        <w:tab w:val="clear" w:pos="2127"/>
        <w:tab w:val="clear" w:pos="2410"/>
        <w:tab w:val="clear" w:pos="2921"/>
        <w:tab w:val="clear" w:pos="3261"/>
      </w:tabs>
      <w:overflowPunct/>
      <w:autoSpaceDE/>
      <w:autoSpaceDN/>
      <w:adjustRightInd/>
      <w:spacing w:before="480" w:line="276" w:lineRule="auto"/>
      <w:textAlignment w:val="auto"/>
      <w:outlineLvl w:val="9"/>
    </w:pPr>
    <w:rPr>
      <w:rFonts w:ascii="Calibri Light" w:hAnsi="Calibri Light" w:eastAsia="宋体"/>
      <w:color w:val="2E75B5"/>
      <w:sz w:val="28"/>
      <w:szCs w:val="28"/>
      <w:lang w:val="en-US"/>
    </w:rPr>
  </w:style>
  <w:style w:type="character" w:styleId="183">
    <w:name w:val="Placeholder Text"/>
    <w:semiHidden/>
    <w:qFormat/>
    <w:uiPriority w:val="99"/>
    <w:rPr>
      <w:color w:val="808080"/>
    </w:rPr>
  </w:style>
  <w:style w:type="paragraph" w:customStyle="1" w:styleId="184">
    <w:name w:val="正文7"/>
    <w:basedOn w:val="1"/>
    <w:qFormat/>
    <w:uiPriority w:val="0"/>
    <w:pPr>
      <w:numPr>
        <w:ilvl w:val="0"/>
        <w:numId w:val="22"/>
      </w:numPr>
      <w:spacing w:before="60" w:after="60" w:line="360" w:lineRule="auto"/>
      <w:ind w:left="1120" w:leftChars="700"/>
    </w:pPr>
    <w:rPr>
      <w:sz w:val="24"/>
    </w:rPr>
  </w:style>
  <w:style w:type="paragraph" w:customStyle="1" w:styleId="185">
    <w:name w:val="表格文本"/>
    <w:basedOn w:val="1"/>
    <w:qFormat/>
    <w:uiPriority w:val="0"/>
    <w:pPr>
      <w:tabs>
        <w:tab w:val="decimal" w:pos="0"/>
      </w:tabs>
      <w:autoSpaceDE w:val="0"/>
      <w:autoSpaceDN w:val="0"/>
      <w:adjustRightInd w:val="0"/>
      <w:jc w:val="left"/>
    </w:pPr>
    <w:rPr>
      <w:rFonts w:ascii="Arial" w:hAnsi="Arial"/>
      <w:kern w:val="0"/>
      <w:sz w:val="18"/>
      <w:szCs w:val="20"/>
    </w:rPr>
  </w:style>
  <w:style w:type="character" w:customStyle="1" w:styleId="186">
    <w:name w:val="fontstyle01"/>
    <w:qFormat/>
    <w:uiPriority w:val="0"/>
    <w:rPr>
      <w:rFonts w:ascii="TimesNewRomanPSMT" w:hAnsi="TimesNewRomanPSMT" w:eastAsia="TimesNewRomanPSMT" w:cs="TimesNewRomanPSMT"/>
      <w:color w:val="000000"/>
      <w:sz w:val="24"/>
      <w:szCs w:val="24"/>
    </w:rPr>
  </w:style>
  <w:style w:type="paragraph" w:customStyle="1" w:styleId="187">
    <w:name w:val="线"/>
    <w:basedOn w:val="1"/>
    <w:qFormat/>
    <w:uiPriority w:val="0"/>
    <w:pPr>
      <w:adjustRightInd w:val="0"/>
      <w:spacing w:before="40" w:after="40"/>
      <w:jc w:val="center"/>
    </w:pPr>
    <w:rPr>
      <w:rFonts w:ascii="Consolas" w:hAnsi="Consolas" w:cs="Tahoma"/>
      <w:sz w:val="15"/>
      <w:szCs w:val="20"/>
    </w:rPr>
  </w:style>
  <w:style w:type="character" w:customStyle="1" w:styleId="188">
    <w:name w:val="批注文字 字符"/>
    <w:qFormat/>
    <w:uiPriority w:val="0"/>
    <w:rPr>
      <w:kern w:val="2"/>
      <w:sz w:val="21"/>
      <w:szCs w:val="24"/>
    </w:rPr>
  </w:style>
  <w:style w:type="paragraph" w:customStyle="1" w:styleId="189">
    <w:name w:val="Revision1"/>
    <w:hidden/>
    <w:unhideWhenUsed/>
    <w:qFormat/>
    <w:uiPriority w:val="0"/>
    <w:rPr>
      <w:rFonts w:ascii="Times New Roman" w:hAnsi="Times New Roman" w:eastAsia="宋体" w:cs="Times New Roman"/>
      <w:kern w:val="2"/>
      <w:sz w:val="21"/>
      <w:szCs w:val="24"/>
      <w:lang w:val="en-US" w:eastAsia="zh-CN" w:bidi="ar-SA"/>
    </w:rPr>
  </w:style>
  <w:style w:type="paragraph" w:customStyle="1" w:styleId="190">
    <w:name w:val="Normal1"/>
    <w:qFormat/>
    <w:uiPriority w:val="0"/>
    <w:pPr>
      <w:jc w:val="both"/>
    </w:pPr>
    <w:rPr>
      <w:rFonts w:ascii="Times New Roman" w:hAnsi="Times New Roman" w:eastAsia="宋体" w:cs="Times New Roman"/>
      <w:kern w:val="2"/>
      <w:sz w:val="21"/>
      <w:szCs w:val="21"/>
      <w:lang w:val="en-US" w:eastAsia="zh-CN" w:bidi="ar-SA"/>
    </w:rPr>
  </w:style>
  <w:style w:type="character" w:customStyle="1" w:styleId="191">
    <w:name w:val="标题 6 字符"/>
    <w:link w:val="7"/>
    <w:qFormat/>
    <w:uiPriority w:val="0"/>
    <w:rPr>
      <w:rFonts w:ascii="Arial" w:hAnsi="Arial"/>
      <w:color w:val="7F7F7F"/>
      <w:szCs w:val="24"/>
      <w:lang w:eastAsia="en-US"/>
    </w:rPr>
  </w:style>
  <w:style w:type="character" w:customStyle="1" w:styleId="192">
    <w:name w:val="标题 7 字符"/>
    <w:link w:val="8"/>
    <w:semiHidden/>
    <w:qFormat/>
    <w:uiPriority w:val="0"/>
    <w:rPr>
      <w:rFonts w:ascii="Arial" w:hAnsi="Arial"/>
      <w:color w:val="7F7F7F"/>
      <w:szCs w:val="24"/>
      <w:lang w:eastAsia="en-US"/>
    </w:rPr>
  </w:style>
  <w:style w:type="character" w:customStyle="1" w:styleId="193">
    <w:name w:val="标题 8 字符"/>
    <w:link w:val="9"/>
    <w:semiHidden/>
    <w:qFormat/>
    <w:uiPriority w:val="0"/>
    <w:rPr>
      <w:rFonts w:ascii="Arial" w:hAnsi="Arial"/>
      <w:color w:val="7F7F7F"/>
      <w:szCs w:val="21"/>
      <w:lang w:eastAsia="en-US"/>
    </w:rPr>
  </w:style>
  <w:style w:type="character" w:customStyle="1" w:styleId="194">
    <w:name w:val="标题 9 字符"/>
    <w:link w:val="10"/>
    <w:semiHidden/>
    <w:qFormat/>
    <w:uiPriority w:val="0"/>
    <w:rPr>
      <w:rFonts w:ascii="Arial" w:hAnsi="Arial"/>
      <w:color w:val="7F7F7F"/>
      <w:szCs w:val="21"/>
      <w:lang w:eastAsia="en-US"/>
    </w:rPr>
  </w:style>
  <w:style w:type="character" w:customStyle="1" w:styleId="195">
    <w:name w:val="标题 字符"/>
    <w:link w:val="55"/>
    <w:qFormat/>
    <w:uiPriority w:val="0"/>
    <w:rPr>
      <w:rFonts w:ascii="Calibri" w:hAnsi="Calibri" w:cs="Arial"/>
      <w:b/>
      <w:bCs/>
      <w:color w:val="365F91"/>
      <w:kern w:val="28"/>
      <w:sz w:val="48"/>
      <w:szCs w:val="32"/>
      <w:lang w:eastAsia="en-US"/>
    </w:rPr>
  </w:style>
  <w:style w:type="character" w:customStyle="1" w:styleId="196">
    <w:name w:val="副标题 字符"/>
    <w:link w:val="41"/>
    <w:qFormat/>
    <w:uiPriority w:val="11"/>
    <w:rPr>
      <w:rFonts w:ascii="Cambria" w:hAnsi="Cambria"/>
      <w:i/>
      <w:iCs/>
      <w:color w:val="4F81BD"/>
      <w:spacing w:val="15"/>
      <w:sz w:val="24"/>
      <w:szCs w:val="24"/>
      <w:lang w:eastAsia="en-US"/>
    </w:rPr>
  </w:style>
  <w:style w:type="character" w:customStyle="1" w:styleId="197">
    <w:name w:val="Subtle Emphasis1"/>
    <w:qFormat/>
    <w:uiPriority w:val="19"/>
    <w:rPr>
      <w:i/>
      <w:iCs/>
      <w:color w:val="808080"/>
    </w:rPr>
  </w:style>
  <w:style w:type="character" w:customStyle="1" w:styleId="198">
    <w:name w:val="Intense Emphasis1"/>
    <w:qFormat/>
    <w:uiPriority w:val="0"/>
    <w:rPr>
      <w:i/>
      <w:iCs/>
      <w:color w:val="7F7F7F"/>
    </w:rPr>
  </w:style>
  <w:style w:type="paragraph" w:styleId="199">
    <w:name w:val="Quote"/>
    <w:basedOn w:val="1"/>
    <w:next w:val="1"/>
    <w:link w:val="200"/>
    <w:qFormat/>
    <w:uiPriority w:val="0"/>
    <w:pPr>
      <w:widowControl/>
      <w:spacing w:before="200" w:after="160"/>
      <w:ind w:left="864" w:right="864"/>
      <w:jc w:val="center"/>
    </w:pPr>
    <w:rPr>
      <w:rFonts w:ascii="Calibri" w:hAnsi="Calibri"/>
      <w:i/>
      <w:iCs/>
      <w:color w:val="404040"/>
      <w:kern w:val="0"/>
      <w:sz w:val="22"/>
      <w:lang w:eastAsia="en-US"/>
    </w:rPr>
  </w:style>
  <w:style w:type="character" w:customStyle="1" w:styleId="200">
    <w:name w:val="引用 字符"/>
    <w:link w:val="199"/>
    <w:qFormat/>
    <w:uiPriority w:val="0"/>
    <w:rPr>
      <w:rFonts w:ascii="Calibri" w:hAnsi="Calibri"/>
      <w:i/>
      <w:iCs/>
      <w:color w:val="404040"/>
      <w:sz w:val="22"/>
      <w:szCs w:val="24"/>
      <w:lang w:eastAsia="en-US"/>
    </w:rPr>
  </w:style>
  <w:style w:type="paragraph" w:styleId="201">
    <w:name w:val="Intense Quote"/>
    <w:basedOn w:val="1"/>
    <w:next w:val="1"/>
    <w:link w:val="202"/>
    <w:qFormat/>
    <w:uiPriority w:val="0"/>
    <w:pPr>
      <w:widowControl/>
      <w:pBdr>
        <w:top w:val="single" w:color="4F81BD" w:sz="4" w:space="10"/>
        <w:bottom w:val="single" w:color="4F81BD" w:sz="4" w:space="10"/>
      </w:pBdr>
      <w:spacing w:before="360" w:after="360"/>
      <w:ind w:left="864" w:right="864"/>
      <w:jc w:val="center"/>
    </w:pPr>
    <w:rPr>
      <w:rFonts w:ascii="Arial" w:hAnsi="Arial"/>
      <w:i/>
      <w:iCs/>
      <w:color w:val="7F7F7F"/>
      <w:kern w:val="0"/>
      <w:sz w:val="20"/>
      <w:lang w:eastAsia="en-US"/>
    </w:rPr>
  </w:style>
  <w:style w:type="character" w:customStyle="1" w:styleId="202">
    <w:name w:val="明显引用 字符"/>
    <w:link w:val="201"/>
    <w:qFormat/>
    <w:uiPriority w:val="0"/>
    <w:rPr>
      <w:rFonts w:ascii="Arial" w:hAnsi="Arial"/>
      <w:i/>
      <w:iCs/>
      <w:color w:val="7F7F7F"/>
      <w:szCs w:val="24"/>
      <w:lang w:eastAsia="en-US"/>
    </w:rPr>
  </w:style>
  <w:style w:type="character" w:customStyle="1" w:styleId="203">
    <w:name w:val="Subtle Reference1"/>
    <w:qFormat/>
    <w:uiPriority w:val="31"/>
    <w:rPr>
      <w:smallCaps/>
      <w:color w:val="C0504D"/>
      <w:u w:val="single"/>
    </w:rPr>
  </w:style>
  <w:style w:type="character" w:customStyle="1" w:styleId="204">
    <w:name w:val="Intense Reference1"/>
    <w:qFormat/>
    <w:uiPriority w:val="0"/>
    <w:rPr>
      <w:b/>
      <w:bCs/>
      <w:smallCaps/>
      <w:color w:val="7F7F7F"/>
      <w:spacing w:val="5"/>
    </w:rPr>
  </w:style>
  <w:style w:type="character" w:customStyle="1" w:styleId="205">
    <w:name w:val="Book Title1"/>
    <w:qFormat/>
    <w:uiPriority w:val="33"/>
    <w:rPr>
      <w:b/>
      <w:bCs/>
      <w:smallCaps/>
      <w:spacing w:val="5"/>
    </w:rPr>
  </w:style>
  <w:style w:type="character" w:customStyle="1" w:styleId="206">
    <w:name w:val="页脚 字符"/>
    <w:link w:val="34"/>
    <w:qFormat/>
    <w:uiPriority w:val="99"/>
    <w:rPr>
      <w:kern w:val="2"/>
      <w:sz w:val="18"/>
      <w:szCs w:val="18"/>
    </w:rPr>
  </w:style>
  <w:style w:type="table" w:customStyle="1" w:styleId="207">
    <w:name w:val="Scroll Warning"/>
    <w:basedOn w:val="57"/>
    <w:qFormat/>
    <w:uiPriority w:val="99"/>
    <w:pPr>
      <w:ind w:left="173" w:right="259"/>
    </w:pPr>
    <w:rPr>
      <w:sz w:val="24"/>
      <w:szCs w:val="24"/>
      <w:lang w:eastAsia="de-DE"/>
    </w:rPr>
    <w:tblPr>
      <w:tblBorders>
        <w:top w:val="single" w:color="E29898" w:sz="4" w:space="0"/>
        <w:left w:val="single" w:color="E29898" w:sz="4" w:space="0"/>
        <w:bottom w:val="single" w:color="E29898" w:sz="4" w:space="0"/>
        <w:right w:val="single" w:color="E29898" w:sz="4" w:space="0"/>
      </w:tblBorders>
      <w:tblCellMar>
        <w:top w:w="173" w:type="dxa"/>
        <w:left w:w="58" w:type="dxa"/>
        <w:bottom w:w="259" w:type="dxa"/>
        <w:right w:w="58" w:type="dxa"/>
      </w:tblCellMar>
    </w:tblPr>
    <w:tcPr>
      <w:shd w:val="clear" w:color="auto" w:fill="FFE7E7"/>
    </w:tcPr>
  </w:style>
  <w:style w:type="table" w:customStyle="1" w:styleId="208">
    <w:name w:val="Scroll Note"/>
    <w:basedOn w:val="57"/>
    <w:qFormat/>
    <w:uiPriority w:val="99"/>
    <w:pPr>
      <w:ind w:left="173" w:right="259"/>
    </w:pPr>
    <w:rPr>
      <w:sz w:val="24"/>
      <w:szCs w:val="24"/>
      <w:lang w:eastAsia="de-DE"/>
    </w:rPr>
    <w:tblPr>
      <w:tblBorders>
        <w:top w:val="single" w:color="F9DF99" w:sz="4" w:space="0"/>
        <w:left w:val="single" w:color="F9DF99" w:sz="4" w:space="0"/>
        <w:bottom w:val="single" w:color="F9DF99" w:sz="4" w:space="0"/>
        <w:right w:val="single" w:color="F9DF99" w:sz="4" w:space="0"/>
      </w:tblBorders>
      <w:tblCellMar>
        <w:top w:w="173" w:type="dxa"/>
        <w:left w:w="58" w:type="dxa"/>
        <w:bottom w:w="259" w:type="dxa"/>
        <w:right w:w="58" w:type="dxa"/>
      </w:tblCellMar>
    </w:tblPr>
    <w:tcPr>
      <w:shd w:val="clear" w:color="auto" w:fill="FFFFE0"/>
    </w:tcPr>
  </w:style>
  <w:style w:type="table" w:customStyle="1" w:styleId="209">
    <w:name w:val="Scroll Table Normal"/>
    <w:basedOn w:val="57"/>
    <w:qFormat/>
    <w:uiPriority w:val="99"/>
    <w:rPr>
      <w:sz w:val="24"/>
      <w:szCs w:val="24"/>
      <w:lang w:eastAsia="de-DE"/>
    </w:rPr>
    <w:tblPr>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Pr>
    <w:tblStylePr w:type="firstRow">
      <w:rPr>
        <w:b/>
        <w:color w:val="003366"/>
      </w:rPr>
      <w:tblPr/>
      <w:trPr>
        <w:tblHeader/>
      </w:trPr>
      <w:tcPr>
        <w:tcBorders>
          <w:top w:val="single" w:color="DDDDDD" w:sz="4" w:space="0"/>
          <w:left w:val="single" w:color="DDDDDD" w:sz="4" w:space="0"/>
          <w:bottom w:val="single" w:color="DDDDDD" w:sz="4" w:space="0"/>
          <w:right w:val="single" w:color="DDDDDD" w:sz="4" w:space="0"/>
          <w:insideH w:val="single" w:sz="4" w:space="0"/>
          <w:insideV w:val="single" w:sz="4" w:space="0"/>
          <w:tl2br w:val="nil"/>
          <w:tr2bl w:val="nil"/>
        </w:tcBorders>
        <w:shd w:val="clear" w:color="auto" w:fill="F0F0F0"/>
      </w:tcPr>
    </w:tblStylePr>
    <w:tblStylePr w:type="firstCol">
      <w:rPr>
        <w:b/>
        <w:color w:val="003263"/>
      </w:rPr>
      <w:tcPr>
        <w:shd w:val="clear" w:color="auto" w:fill="F0F0F0"/>
      </w:tcPr>
    </w:tblStylePr>
  </w:style>
  <w:style w:type="table" w:customStyle="1" w:styleId="210">
    <w:name w:val="Scroll Panel"/>
    <w:basedOn w:val="57"/>
    <w:qFormat/>
    <w:uiPriority w:val="99"/>
    <w:pPr>
      <w:ind w:left="173" w:right="259"/>
    </w:pPr>
    <w:rPr>
      <w:sz w:val="24"/>
      <w:szCs w:val="24"/>
      <w:lang w:eastAsia="de-DE"/>
    </w:rPr>
    <w:tblPr>
      <w:tblBorders>
        <w:top w:val="single" w:color="BBBBBB" w:sz="4" w:space="0"/>
        <w:left w:val="single" w:color="BBBBBB" w:sz="4" w:space="0"/>
        <w:bottom w:val="single" w:color="BBBBBB" w:sz="4" w:space="0"/>
        <w:right w:val="single" w:color="BBBBBB" w:sz="4" w:space="0"/>
      </w:tblBorders>
      <w:tblCellMar>
        <w:top w:w="173" w:type="dxa"/>
        <w:left w:w="58" w:type="dxa"/>
        <w:bottom w:w="259" w:type="dxa"/>
        <w:right w:w="58" w:type="dxa"/>
      </w:tblCellMar>
    </w:tblPr>
    <w:tcPr>
      <w:shd w:val="clear" w:color="auto" w:fill="F0F0F0"/>
    </w:tcPr>
  </w:style>
  <w:style w:type="table" w:customStyle="1" w:styleId="211">
    <w:name w:val="Scroll Info"/>
    <w:basedOn w:val="57"/>
    <w:qFormat/>
    <w:uiPriority w:val="99"/>
    <w:pPr>
      <w:ind w:left="173" w:right="259"/>
    </w:pPr>
    <w:rPr>
      <w:sz w:val="24"/>
      <w:szCs w:val="24"/>
      <w:lang w:eastAsia="de-DE"/>
    </w:rPr>
    <w:tblPr>
      <w:tblBorders>
        <w:top w:val="single" w:color="9CA6D2" w:sz="4" w:space="0"/>
        <w:left w:val="single" w:color="9CA6D2" w:sz="4" w:space="0"/>
        <w:bottom w:val="single" w:color="9CA6D2" w:sz="4" w:space="0"/>
        <w:right w:val="single" w:color="9CA6D2" w:sz="4" w:space="0"/>
      </w:tblBorders>
      <w:tblCellMar>
        <w:top w:w="173" w:type="dxa"/>
        <w:left w:w="58" w:type="dxa"/>
        <w:bottom w:w="259" w:type="dxa"/>
        <w:right w:w="58" w:type="dxa"/>
      </w:tblCellMar>
    </w:tblPr>
    <w:tcPr>
      <w:shd w:val="clear" w:color="auto" w:fill="DFEFFD"/>
    </w:tcPr>
  </w:style>
  <w:style w:type="table" w:customStyle="1" w:styleId="212">
    <w:name w:val="Scroll Tip"/>
    <w:basedOn w:val="57"/>
    <w:qFormat/>
    <w:uiPriority w:val="99"/>
    <w:pPr>
      <w:ind w:left="173" w:right="259"/>
    </w:pPr>
    <w:rPr>
      <w:sz w:val="24"/>
      <w:szCs w:val="24"/>
      <w:lang w:eastAsia="de-DE"/>
    </w:rPr>
    <w:tblPr>
      <w:tblBorders>
        <w:top w:val="single" w:color="9CC4A2" w:sz="4" w:space="0"/>
        <w:left w:val="single" w:color="9CC4A2" w:sz="4" w:space="0"/>
        <w:bottom w:val="single" w:color="9CC4A2" w:sz="4" w:space="0"/>
        <w:right w:val="single" w:color="9CC4A2" w:sz="4" w:space="0"/>
      </w:tblBorders>
      <w:tblCellMar>
        <w:top w:w="173" w:type="dxa"/>
        <w:left w:w="58" w:type="dxa"/>
        <w:bottom w:w="259" w:type="dxa"/>
        <w:right w:w="58" w:type="dxa"/>
      </w:tblCellMar>
    </w:tblPr>
    <w:tcPr>
      <w:shd w:val="clear" w:color="auto" w:fill="DEFAE0"/>
    </w:tcPr>
  </w:style>
  <w:style w:type="table" w:customStyle="1" w:styleId="213">
    <w:name w:val="Scroll Section Column"/>
    <w:basedOn w:val="57"/>
    <w:qFormat/>
    <w:uiPriority w:val="99"/>
    <w:rPr>
      <w:sz w:val="24"/>
      <w:szCs w:val="24"/>
      <w:lang w:eastAsia="de-DE"/>
    </w:rPr>
  </w:style>
  <w:style w:type="table" w:customStyle="1" w:styleId="214">
    <w:name w:val="Scroll Code"/>
    <w:basedOn w:val="57"/>
    <w:qFormat/>
    <w:uiPriority w:val="99"/>
    <w:pPr>
      <w:ind w:left="173" w:right="259"/>
    </w:pPr>
    <w:rPr>
      <w:rFonts w:ascii="Courier New" w:hAnsi="Courier New"/>
      <w:sz w:val="18"/>
      <w:szCs w:val="24"/>
      <w:lang w:eastAsia="de-DE"/>
    </w:rPr>
    <w:tblPr>
      <w:tblCellSpacing w:w="0" w:type="dxa"/>
      <w:tblBorders>
        <w:top w:val="dashed" w:color="6199C9" w:sz="4" w:space="0"/>
        <w:left w:val="dashed" w:color="6199C9" w:sz="4" w:space="0"/>
        <w:bottom w:val="dashed" w:color="6199C9" w:sz="4" w:space="0"/>
        <w:right w:val="dashed" w:color="6199C9" w:sz="4" w:space="0"/>
      </w:tblBorders>
      <w:tblCellMar>
        <w:top w:w="173" w:type="dxa"/>
        <w:left w:w="58" w:type="dxa"/>
        <w:bottom w:w="259" w:type="dxa"/>
        <w:right w:w="58" w:type="dxa"/>
      </w:tblCellMar>
    </w:tblPr>
    <w:trPr>
      <w:tblCellSpacing w:w="0" w:type="dxa"/>
    </w:trPr>
  </w:style>
  <w:style w:type="table" w:customStyle="1" w:styleId="215">
    <w:name w:val="Scroll Quote"/>
    <w:basedOn w:val="57"/>
    <w:qFormat/>
    <w:uiPriority w:val="99"/>
    <w:pPr>
      <w:ind w:left="173" w:right="259"/>
    </w:pPr>
    <w:rPr>
      <w:i/>
      <w:sz w:val="24"/>
      <w:szCs w:val="24"/>
      <w:lang w:eastAsia="de-DE"/>
    </w:rPr>
    <w:tblPr>
      <w:tblCellMar>
        <w:left w:w="58" w:type="dxa"/>
        <w:right w:w="58" w:type="dxa"/>
      </w:tblCellMar>
    </w:tblPr>
    <w:tblStylePr w:type="firstCol">
      <w:tcPr>
        <w:tcBorders>
          <w:left w:val="single" w:color="6199C9" w:sz="4" w:space="0"/>
        </w:tcBorders>
      </w:tcPr>
    </w:tblStylePr>
  </w:style>
  <w:style w:type="paragraph" w:customStyle="1" w:styleId="216">
    <w:name w:val="Cover copyright"/>
    <w:basedOn w:val="1"/>
    <w:qFormat/>
    <w:uiPriority w:val="0"/>
    <w:pPr>
      <w:spacing w:before="240"/>
      <w:jc w:val="center"/>
    </w:pPr>
    <w:rPr>
      <w:rFonts w:ascii="Calibri" w:hAnsi="Calibri" w:eastAsia="MS Mincho"/>
      <w:spacing w:val="-5"/>
      <w:kern w:val="0"/>
      <w:sz w:val="22"/>
      <w:szCs w:val="20"/>
      <w:lang w:eastAsia="en-US"/>
    </w:rPr>
  </w:style>
  <w:style w:type="paragraph" w:customStyle="1" w:styleId="217">
    <w:name w:val="Heading 1 - no num"/>
    <w:basedOn w:val="2"/>
    <w:qFormat/>
    <w:uiPriority w:val="99"/>
    <w:pPr>
      <w:pageBreakBefore/>
      <w:numPr>
        <w:numId w:val="0"/>
      </w:numPr>
      <w:tabs>
        <w:tab w:val="clear" w:pos="420"/>
        <w:tab w:val="clear" w:pos="794"/>
        <w:tab w:val="clear" w:pos="2127"/>
        <w:tab w:val="clear" w:pos="2410"/>
        <w:tab w:val="clear" w:pos="2921"/>
        <w:tab w:val="clear" w:pos="3261"/>
      </w:tabs>
      <w:overflowPunct/>
      <w:autoSpaceDE/>
      <w:autoSpaceDN/>
      <w:adjustRightInd/>
      <w:spacing w:before="480" w:line="240" w:lineRule="atLeast"/>
      <w:textAlignment w:val="auto"/>
    </w:pPr>
    <w:rPr>
      <w:rFonts w:ascii="宋体" w:hAnsi="宋体" w:eastAsia="宋体"/>
      <w:b w:val="0"/>
      <w:bCs w:val="0"/>
      <w:color w:val="FF0000"/>
      <w:spacing w:val="-10"/>
      <w:kern w:val="20"/>
      <w:position w:val="8"/>
      <w:sz w:val="40"/>
      <w:szCs w:val="20"/>
      <w:lang w:val="en-US" w:eastAsia="en-US"/>
    </w:rPr>
  </w:style>
  <w:style w:type="paragraph" w:customStyle="1" w:styleId="218">
    <w:name w:val="TOC Heading1"/>
    <w:basedOn w:val="2"/>
    <w:next w:val="1"/>
    <w:unhideWhenUsed/>
    <w:qFormat/>
    <w:uiPriority w:val="39"/>
    <w:pPr>
      <w:numPr>
        <w:numId w:val="0"/>
      </w:numPr>
      <w:tabs>
        <w:tab w:val="clear" w:pos="420"/>
        <w:tab w:val="clear" w:pos="794"/>
        <w:tab w:val="clear" w:pos="2127"/>
        <w:tab w:val="clear" w:pos="2410"/>
        <w:tab w:val="clear" w:pos="2921"/>
        <w:tab w:val="clear" w:pos="3261"/>
      </w:tabs>
      <w:overflowPunct/>
      <w:autoSpaceDE/>
      <w:autoSpaceDN/>
      <w:adjustRightInd/>
      <w:spacing w:before="240" w:line="259" w:lineRule="auto"/>
      <w:textAlignment w:val="auto"/>
      <w:outlineLvl w:val="9"/>
    </w:pPr>
    <w:rPr>
      <w:rFonts w:ascii="Cambria" w:hAnsi="Cambria" w:eastAsia="宋体"/>
      <w:bCs w:val="0"/>
      <w:color w:val="365F91"/>
      <w:sz w:val="40"/>
      <w:szCs w:val="32"/>
      <w:lang w:val="en-US" w:eastAsia="en-US"/>
    </w:rPr>
  </w:style>
  <w:style w:type="character" w:customStyle="1" w:styleId="219">
    <w:name w:val="apple-converted-space"/>
    <w:qFormat/>
    <w:uiPriority w:val="0"/>
  </w:style>
  <w:style w:type="paragraph" w:customStyle="1" w:styleId="220">
    <w:name w:val="Title subtitle"/>
    <w:basedOn w:val="1"/>
    <w:qFormat/>
    <w:uiPriority w:val="0"/>
    <w:pPr>
      <w:widowControl/>
      <w:tabs>
        <w:tab w:val="right" w:pos="9360"/>
      </w:tabs>
      <w:spacing w:before="120"/>
      <w:ind w:left="-835"/>
    </w:pPr>
    <w:rPr>
      <w:rFonts w:ascii="Calibri" w:hAnsi="Calibri"/>
      <w:i/>
      <w:color w:val="000080"/>
      <w:spacing w:val="-5"/>
      <w:kern w:val="0"/>
      <w:sz w:val="36"/>
      <w:szCs w:val="20"/>
      <w:lang w:eastAsia="en-US"/>
    </w:rPr>
  </w:style>
  <w:style w:type="paragraph" w:customStyle="1" w:styleId="221">
    <w:name w:val="1"/>
    <w:basedOn w:val="2"/>
    <w:link w:val="222"/>
    <w:qFormat/>
    <w:uiPriority w:val="0"/>
    <w:pPr>
      <w:numPr>
        <w:numId w:val="0"/>
      </w:numPr>
      <w:tabs>
        <w:tab w:val="clear" w:pos="420"/>
        <w:tab w:val="clear" w:pos="794"/>
        <w:tab w:val="clear" w:pos="2127"/>
        <w:tab w:val="clear" w:pos="2410"/>
        <w:tab w:val="clear" w:pos="2921"/>
        <w:tab w:val="clear" w:pos="3261"/>
      </w:tabs>
      <w:overflowPunct/>
      <w:autoSpaceDE/>
      <w:autoSpaceDN/>
      <w:adjustRightInd/>
      <w:spacing w:before="720" w:after="720" w:line="240" w:lineRule="atLeast"/>
      <w:textAlignment w:val="auto"/>
    </w:pPr>
    <w:rPr>
      <w:rFonts w:ascii="Antique Olive" w:hAnsi="Antique Olive" w:eastAsia="宋体" w:cs="宋体"/>
      <w:b w:val="0"/>
      <w:bCs w:val="0"/>
      <w:color w:val="0000FF"/>
      <w:spacing w:val="-10"/>
      <w:kern w:val="20"/>
      <w:position w:val="8"/>
      <w:sz w:val="36"/>
      <w:szCs w:val="36"/>
      <w:lang w:val="en-US" w:eastAsia="en-US"/>
    </w:rPr>
  </w:style>
  <w:style w:type="character" w:customStyle="1" w:styleId="222">
    <w:name w:val="1 Char"/>
    <w:link w:val="221"/>
    <w:qFormat/>
    <w:uiPriority w:val="0"/>
    <w:rPr>
      <w:rFonts w:ascii="Antique Olive" w:hAnsi="Antique Olive" w:cs="宋体"/>
      <w:color w:val="0000FF"/>
      <w:spacing w:val="-10"/>
      <w:kern w:val="20"/>
      <w:position w:val="8"/>
      <w:sz w:val="36"/>
      <w:szCs w:val="36"/>
      <w:lang w:eastAsia="en-US"/>
    </w:rPr>
  </w:style>
  <w:style w:type="character" w:customStyle="1" w:styleId="223">
    <w:name w:val="Unresolved Mention1"/>
    <w:qFormat/>
    <w:uiPriority w:val="0"/>
    <w:rPr>
      <w:color w:val="605E5C"/>
      <w:shd w:val="clear" w:color="auto" w:fill="E1DFDD"/>
    </w:rPr>
  </w:style>
  <w:style w:type="character" w:customStyle="1" w:styleId="224">
    <w:name w:val="日期 字符"/>
    <w:link w:val="30"/>
    <w:qFormat/>
    <w:uiPriority w:val="0"/>
    <w:rPr>
      <w:rFonts w:ascii="Calibri" w:hAnsi="Calibri"/>
      <w:sz w:val="22"/>
      <w:szCs w:val="24"/>
      <w:lang w:eastAsia="en-US"/>
    </w:rPr>
  </w:style>
  <w:style w:type="paragraph" w:customStyle="1" w:styleId="225">
    <w:name w:val="Item List Text"/>
    <w:link w:val="226"/>
    <w:qFormat/>
    <w:uiPriority w:val="0"/>
    <w:pPr>
      <w:adjustRightInd w:val="0"/>
      <w:snapToGrid w:val="0"/>
      <w:spacing w:before="80" w:after="80" w:line="240" w:lineRule="atLeast"/>
      <w:ind w:left="992"/>
    </w:pPr>
    <w:rPr>
      <w:rFonts w:ascii="Arial" w:hAnsi="Arial" w:eastAsia="微软雅黑" w:cs="Times New Roman"/>
      <w:kern w:val="2"/>
      <w:sz w:val="21"/>
      <w:szCs w:val="21"/>
      <w:lang w:val="en-US" w:eastAsia="zh-CN" w:bidi="ar-SA"/>
    </w:rPr>
  </w:style>
  <w:style w:type="character" w:customStyle="1" w:styleId="226">
    <w:name w:val="Item List Text Char"/>
    <w:link w:val="225"/>
    <w:qFormat/>
    <w:uiPriority w:val="0"/>
    <w:rPr>
      <w:rFonts w:ascii="Arial" w:hAnsi="Arial" w:eastAsia="微软雅黑"/>
      <w:kern w:val="2"/>
      <w:sz w:val="21"/>
      <w:szCs w:val="21"/>
    </w:rPr>
  </w:style>
  <w:style w:type="character" w:customStyle="1" w:styleId="227">
    <w:name w:val="resultitem"/>
    <w:qFormat/>
    <w:uiPriority w:val="0"/>
  </w:style>
  <w:style w:type="character" w:customStyle="1" w:styleId="228">
    <w:name w:val="srcitem1"/>
    <w:qFormat/>
    <w:uiPriority w:val="0"/>
    <w:rPr>
      <w:color w:val="4285F4"/>
    </w:rPr>
  </w:style>
  <w:style w:type="character" w:customStyle="1" w:styleId="229">
    <w:name w:val="纯文本 字符"/>
    <w:link w:val="27"/>
    <w:qFormat/>
    <w:uiPriority w:val="0"/>
    <w:rPr>
      <w:rFonts w:ascii="Courier New" w:hAnsi="Courier New" w:cs="Courier New"/>
      <w:lang w:eastAsia="en-US"/>
    </w:rPr>
  </w:style>
  <w:style w:type="paragraph" w:customStyle="1" w:styleId="230">
    <w:name w:val="Subline Header"/>
    <w:basedOn w:val="55"/>
    <w:qFormat/>
    <w:uiPriority w:val="0"/>
    <w:pPr>
      <w:spacing w:before="120" w:after="120"/>
      <w:jc w:val="center"/>
    </w:pPr>
    <w:rPr>
      <w:rFonts w:ascii="Arial" w:hAnsi="Arial"/>
      <w:b w:val="0"/>
      <w:bCs w:val="0"/>
      <w:color w:val="68BE5C"/>
      <w:sz w:val="28"/>
      <w:shd w:val="clear" w:color="auto" w:fill="FFFFFF"/>
    </w:rPr>
  </w:style>
  <w:style w:type="paragraph" w:customStyle="1" w:styleId="231">
    <w:name w:val="SublineHeader Level2"/>
    <w:basedOn w:val="230"/>
    <w:qFormat/>
    <w:uiPriority w:val="0"/>
    <w:rPr>
      <w:sz w:val="24"/>
      <w:szCs w:val="24"/>
    </w:rPr>
  </w:style>
  <w:style w:type="table" w:customStyle="1" w:styleId="232">
    <w:name w:val="Plain Table 11"/>
    <w:basedOn w:val="57"/>
    <w:qFormat/>
    <w:uiPriority w:val="0"/>
    <w:rPr>
      <w:sz w:val="24"/>
      <w:szCs w:val="24"/>
      <w:lang w:eastAsia="en-US"/>
    </w:rPr>
    <w:tblPr>
      <w:tblBorders>
        <w:top w:val="single" w:color="85CB7B" w:sz="4" w:space="0"/>
        <w:left w:val="single" w:color="85CB7B" w:sz="4" w:space="0"/>
        <w:bottom w:val="single" w:color="85CB7B" w:sz="4" w:space="0"/>
        <w:right w:val="single" w:color="85CB7B" w:sz="4" w:space="0"/>
        <w:insideH w:val="single" w:color="85CB7B" w:sz="4" w:space="0"/>
        <w:insideV w:val="single" w:color="85CB7B" w:sz="4" w:space="0"/>
      </w:tblBorders>
    </w:tblPr>
    <w:tblStylePr w:type="firstRow">
      <w:rPr>
        <w:b/>
        <w:bCs/>
      </w:rPr>
    </w:tblStylePr>
    <w:tblStylePr w:type="lastRow">
      <w:rPr>
        <w:b/>
        <w:bCs/>
      </w:rPr>
      <w:tcPr>
        <w:tcBorders>
          <w:top w:val="double" w:color="85CB7B" w:sz="4" w:space="0"/>
        </w:tcBorders>
      </w:tcPr>
    </w:tblStylePr>
    <w:tblStylePr w:type="firstCol">
      <w:rPr>
        <w:b/>
        <w:bCs/>
      </w:rPr>
    </w:tblStylePr>
    <w:tblStylePr w:type="lastCol">
      <w:rPr>
        <w:b/>
        <w:bCs/>
      </w:rPr>
    </w:tblStylePr>
    <w:tblStylePr w:type="band1Vert">
      <w:tcPr>
        <w:shd w:val="clear" w:color="auto" w:fill="BFE3BA"/>
      </w:tcPr>
    </w:tblStylePr>
    <w:tblStylePr w:type="band1Horz">
      <w:tcPr>
        <w:shd w:val="clear" w:color="auto" w:fill="BFE3BA"/>
      </w:tcPr>
    </w:tblStylePr>
  </w:style>
  <w:style w:type="table" w:customStyle="1" w:styleId="233">
    <w:name w:val="Plain Table 21"/>
    <w:basedOn w:val="57"/>
    <w:qFormat/>
    <w:uiPriority w:val="0"/>
    <w:rPr>
      <w:sz w:val="24"/>
      <w:szCs w:val="24"/>
      <w:lang w:eastAsia="en-US"/>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234">
    <w:name w:val="Style1"/>
    <w:basedOn w:val="57"/>
    <w:qFormat/>
    <w:uiPriority w:val="99"/>
    <w:rPr>
      <w:sz w:val="24"/>
      <w:szCs w:val="24"/>
      <w:lang w:eastAsia="en-US"/>
    </w:rPr>
  </w:style>
  <w:style w:type="character" w:customStyle="1" w:styleId="235">
    <w:name w:val="脚注文本 字符"/>
    <w:link w:val="42"/>
    <w:qFormat/>
    <w:uiPriority w:val="0"/>
    <w:rPr>
      <w:rFonts w:ascii="宋体"/>
      <w:kern w:val="2"/>
      <w:sz w:val="18"/>
      <w:szCs w:val="18"/>
    </w:rPr>
  </w:style>
  <w:style w:type="character" w:customStyle="1" w:styleId="236">
    <w:name w:val="正文文本 字符"/>
    <w:link w:val="22"/>
    <w:qFormat/>
    <w:uiPriority w:val="0"/>
    <w:rPr>
      <w:rFonts w:ascii="Calibri" w:hAnsi="Calibri" w:cs="Calibri"/>
      <w:b/>
      <w:bCs/>
      <w:color w:val="404040"/>
      <w:spacing w:val="-16"/>
      <w:kern w:val="28"/>
      <w:sz w:val="64"/>
      <w:szCs w:val="64"/>
      <w:lang w:eastAsia="en-US"/>
    </w:rPr>
  </w:style>
  <w:style w:type="character" w:customStyle="1" w:styleId="237">
    <w:name w:val="plugin_pagetree_children_span"/>
    <w:qFormat/>
    <w:uiPriority w:val="0"/>
  </w:style>
  <w:style w:type="character" w:customStyle="1" w:styleId="238">
    <w:name w:val="正文文本 2 字符"/>
    <w:link w:val="51"/>
    <w:qFormat/>
    <w:uiPriority w:val="0"/>
    <w:rPr>
      <w:rFonts w:ascii="Calibri" w:hAnsi="Calibri"/>
      <w:bCs/>
      <w:lang w:eastAsia="en-US"/>
    </w:rPr>
  </w:style>
  <w:style w:type="character" w:customStyle="1" w:styleId="239">
    <w:name w:val="正文文本 3 字符"/>
    <w:link w:val="20"/>
    <w:qFormat/>
    <w:uiPriority w:val="0"/>
    <w:rPr>
      <w:rFonts w:ascii="Calibri" w:hAnsi="Calibri"/>
      <w:sz w:val="22"/>
      <w:szCs w:val="24"/>
      <w:lang w:eastAsia="en-US"/>
    </w:rPr>
  </w:style>
  <w:style w:type="paragraph" w:customStyle="1" w:styleId="240">
    <w:name w:val="Body Text Keep"/>
    <w:basedOn w:val="1"/>
    <w:qFormat/>
    <w:uiPriority w:val="0"/>
    <w:pPr>
      <w:widowControl/>
      <w:spacing w:before="120"/>
      <w:ind w:left="1440"/>
    </w:pPr>
    <w:rPr>
      <w:rFonts w:ascii="Calibri" w:hAnsi="Calibri"/>
      <w:color w:val="000000"/>
      <w:spacing w:val="-5"/>
      <w:kern w:val="0"/>
      <w:sz w:val="22"/>
      <w:lang w:eastAsia="en-US"/>
    </w:rPr>
  </w:style>
  <w:style w:type="paragraph" w:customStyle="1" w:styleId="241">
    <w:name w:val="number cascade"/>
    <w:basedOn w:val="240"/>
    <w:qFormat/>
    <w:uiPriority w:val="0"/>
    <w:pPr>
      <w:numPr>
        <w:ilvl w:val="0"/>
        <w:numId w:val="23"/>
      </w:numPr>
      <w:tabs>
        <w:tab w:val="left" w:pos="360"/>
        <w:tab w:val="clear" w:pos="1800"/>
      </w:tabs>
      <w:ind w:left="1440" w:firstLine="0"/>
    </w:pPr>
    <w:rPr>
      <w:spacing w:val="0"/>
    </w:rPr>
  </w:style>
  <w:style w:type="paragraph" w:customStyle="1" w:styleId="242">
    <w:name w:val="Medium Grid 1 - Accent 21"/>
    <w:basedOn w:val="1"/>
    <w:qFormat/>
    <w:uiPriority w:val="34"/>
    <w:pPr>
      <w:widowControl/>
      <w:ind w:left="720"/>
      <w:jc w:val="left"/>
    </w:pPr>
    <w:rPr>
      <w:rFonts w:ascii="Calibri" w:hAnsi="Calibri" w:eastAsia="Calibri" w:cs="Calibri"/>
      <w:color w:val="000000"/>
      <w:kern w:val="0"/>
      <w:sz w:val="22"/>
      <w:szCs w:val="22"/>
      <w:lang w:eastAsia="en-US"/>
    </w:rPr>
  </w:style>
  <w:style w:type="character" w:customStyle="1" w:styleId="243">
    <w:name w:val="HTML 预设格式 字符"/>
    <w:link w:val="52"/>
    <w:semiHidden/>
    <w:qFormat/>
    <w:uiPriority w:val="99"/>
    <w:rPr>
      <w:rFonts w:ascii="Courier New" w:hAnsi="Courier New" w:eastAsia="Times New Roman" w:cs="Courier New"/>
      <w:lang w:val="en-IE"/>
    </w:rPr>
  </w:style>
  <w:style w:type="character" w:customStyle="1" w:styleId="244">
    <w:name w:val="正文文本缩进 字符"/>
    <w:link w:val="23"/>
    <w:qFormat/>
    <w:uiPriority w:val="0"/>
    <w:rPr>
      <w:rFonts w:ascii="宋体" w:hAnsi="宋体" w:cs="宋体"/>
      <w:bCs/>
      <w:sz w:val="22"/>
      <w:szCs w:val="24"/>
      <w:lang w:eastAsia="en-US"/>
    </w:rPr>
  </w:style>
  <w:style w:type="character" w:customStyle="1" w:styleId="245">
    <w:name w:val="正文文本缩进 2 字符"/>
    <w:link w:val="31"/>
    <w:qFormat/>
    <w:uiPriority w:val="0"/>
    <w:rPr>
      <w:rFonts w:ascii="Arial Unicode MS" w:hAnsi="Arial Unicode MS" w:eastAsia="Arial Unicode MS" w:cs="Arial Unicode MS"/>
      <w:snapToGrid w:val="0"/>
      <w:sz w:val="21"/>
      <w:szCs w:val="21"/>
    </w:rPr>
  </w:style>
  <w:style w:type="paragraph" w:customStyle="1" w:styleId="246">
    <w:name w:val="B1"/>
    <w:basedOn w:val="1"/>
    <w:link w:val="247"/>
    <w:qFormat/>
    <w:uiPriority w:val="0"/>
    <w:pPr>
      <w:widowControl/>
      <w:spacing w:after="180"/>
      <w:ind w:left="568" w:hanging="284"/>
      <w:jc w:val="left"/>
    </w:pPr>
    <w:rPr>
      <w:rFonts w:ascii="宋体" w:hAnsi="宋体" w:cs="宋体"/>
      <w:kern w:val="0"/>
      <w:sz w:val="20"/>
      <w:szCs w:val="20"/>
      <w:lang w:val="en-GB" w:eastAsia="en-US"/>
    </w:rPr>
  </w:style>
  <w:style w:type="character" w:customStyle="1" w:styleId="247">
    <w:name w:val="B1 Char"/>
    <w:link w:val="246"/>
    <w:qFormat/>
    <w:uiPriority w:val="0"/>
    <w:rPr>
      <w:rFonts w:ascii="宋体" w:hAnsi="宋体" w:cs="宋体"/>
      <w:lang w:val="en-GB" w:eastAsia="en-US"/>
    </w:rPr>
  </w:style>
  <w:style w:type="table" w:customStyle="1" w:styleId="248">
    <w:name w:val="Grid Table 1 Light1"/>
    <w:basedOn w:val="57"/>
    <w:qFormat/>
    <w:uiPriority w:val="46"/>
    <w:rPr>
      <w:sz w:val="24"/>
      <w:szCs w:val="24"/>
      <w:lang w:eastAsia="de-DE"/>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table" w:customStyle="1" w:styleId="249">
    <w:name w:val="Table Grid Light1"/>
    <w:basedOn w:val="57"/>
    <w:qFormat/>
    <w:uiPriority w:val="40"/>
    <w:rPr>
      <w:sz w:val="24"/>
      <w:szCs w:val="24"/>
      <w:lang w:eastAsia="de-DE"/>
    </w:rPr>
    <w:tblPr>
      <w:tblBorders>
        <w:top w:val="single" w:color="85CB7B" w:sz="4" w:space="0"/>
        <w:left w:val="single" w:color="85CB7B" w:sz="4" w:space="0"/>
        <w:bottom w:val="single" w:color="85CB7B" w:sz="4" w:space="0"/>
        <w:right w:val="single" w:color="85CB7B" w:sz="4" w:space="0"/>
        <w:insideH w:val="single" w:color="85CB7B" w:sz="4" w:space="0"/>
        <w:insideV w:val="single" w:color="85CB7B" w:sz="4" w:space="0"/>
      </w:tblBorders>
    </w:tblPr>
  </w:style>
  <w:style w:type="table" w:customStyle="1" w:styleId="250">
    <w:name w:val="Table Grid1"/>
    <w:basedOn w:val="57"/>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1">
    <w:name w:val="正文文本缩进 3 字符"/>
    <w:link w:val="45"/>
    <w:qFormat/>
    <w:uiPriority w:val="0"/>
    <w:rPr>
      <w:rFonts w:ascii="Cambria" w:hAnsi="Cambria" w:cs="Cambria"/>
    </w:rPr>
  </w:style>
  <w:style w:type="paragraph" w:customStyle="1" w:styleId="252">
    <w:name w:val="Table Paragraph"/>
    <w:basedOn w:val="1"/>
    <w:qFormat/>
    <w:uiPriority w:val="1"/>
    <w:pPr>
      <w:autoSpaceDE w:val="0"/>
      <w:autoSpaceDN w:val="0"/>
      <w:ind w:left="216"/>
      <w:jc w:val="left"/>
    </w:pPr>
    <w:rPr>
      <w:rFonts w:ascii="Arial Unicode MS" w:hAnsi="Arial Unicode MS" w:eastAsia="Arial Unicode MS" w:cs="Arial Unicode MS"/>
      <w:kern w:val="0"/>
      <w:sz w:val="22"/>
      <w:szCs w:val="22"/>
      <w:lang w:eastAsia="en-US"/>
    </w:rPr>
  </w:style>
  <w:style w:type="character" w:customStyle="1" w:styleId="253">
    <w:name w:val="Unresolved Mention2"/>
    <w:semiHidden/>
    <w:unhideWhenUsed/>
    <w:qFormat/>
    <w:uiPriority w:val="99"/>
    <w:rPr>
      <w:color w:val="605E5C"/>
      <w:shd w:val="clear" w:color="auto" w:fill="E1DFDD"/>
    </w:rPr>
  </w:style>
  <w:style w:type="paragraph" w:customStyle="1" w:styleId="254">
    <w:name w:val="图号"/>
    <w:basedOn w:val="1"/>
    <w:qFormat/>
    <w:uiPriority w:val="0"/>
    <w:pPr>
      <w:numPr>
        <w:ilvl w:val="0"/>
        <w:numId w:val="24"/>
      </w:numPr>
      <w:autoSpaceDE w:val="0"/>
      <w:autoSpaceDN w:val="0"/>
      <w:adjustRightInd w:val="0"/>
      <w:spacing w:before="105" w:line="360" w:lineRule="auto"/>
      <w:jc w:val="center"/>
    </w:pPr>
    <w:rPr>
      <w:rFonts w:ascii="宋体"/>
      <w:kern w:val="0"/>
      <w:szCs w:val="20"/>
    </w:rPr>
  </w:style>
  <w:style w:type="character" w:customStyle="1" w:styleId="255">
    <w:name w:val="章标题 Char"/>
    <w:link w:val="83"/>
    <w:qFormat/>
    <w:uiPriority w:val="0"/>
    <w:rPr>
      <w:rFonts w:ascii="黑体" w:eastAsia="黑体"/>
      <w:sz w:val="21"/>
    </w:rPr>
  </w:style>
  <w:style w:type="paragraph" w:customStyle="1" w:styleId="256">
    <w:name w:val="样式3"/>
    <w:basedOn w:val="84"/>
    <w:qFormat/>
    <w:uiPriority w:val="0"/>
    <w:pPr>
      <w:numPr>
        <w:ilvl w:val="0"/>
        <w:numId w:val="0"/>
      </w:numPr>
      <w:spacing w:before="156" w:after="156"/>
    </w:pPr>
  </w:style>
  <w:style w:type="character" w:customStyle="1" w:styleId="257">
    <w:name w:val="一级条标题 字符"/>
    <w:link w:val="80"/>
    <w:qFormat/>
    <w:uiPriority w:val="0"/>
    <w:rPr>
      <w:rFonts w:ascii="黑体" w:eastAsia="黑体"/>
      <w:sz w:val="21"/>
      <w:szCs w:val="21"/>
    </w:rPr>
  </w:style>
  <w:style w:type="paragraph" w:customStyle="1" w:styleId="258">
    <w:name w:val="表格内容"/>
    <w:basedOn w:val="1"/>
    <w:qFormat/>
    <w:uiPriority w:val="0"/>
    <w:pPr>
      <w:keepNext/>
      <w:keepLines/>
      <w:adjustRightInd w:val="0"/>
      <w:spacing w:line="240" w:lineRule="atLeast"/>
      <w:jc w:val="left"/>
      <w:textAlignment w:val="baseline"/>
    </w:pPr>
    <w:rPr>
      <w:rFonts w:ascii="宋体"/>
      <w:kern w:val="0"/>
      <w:szCs w:val="20"/>
    </w:rPr>
  </w:style>
  <w:style w:type="paragraph" w:customStyle="1" w:styleId="259">
    <w:name w:val="QB标题4"/>
    <w:basedOn w:val="1"/>
    <w:qFormat/>
    <w:uiPriority w:val="0"/>
    <w:pPr>
      <w:keepNext/>
      <w:keepLines/>
      <w:widowControl/>
      <w:tabs>
        <w:tab w:val="left" w:pos="0"/>
        <w:tab w:val="left" w:pos="567"/>
        <w:tab w:val="left" w:pos="709"/>
      </w:tabs>
      <w:spacing w:before="260" w:after="260" w:line="360" w:lineRule="auto"/>
      <w:ind w:left="496" w:hanging="496" w:hangingChars="236"/>
      <w:outlineLvl w:val="3"/>
    </w:pPr>
    <w:rPr>
      <w:rFonts w:ascii="黑体" w:hAnsi="黑体" w:eastAsia="黑体"/>
      <w:color w:val="000000"/>
      <w:szCs w:val="21"/>
      <w:lang w:val="nl-NL"/>
    </w:rPr>
  </w:style>
  <w:style w:type="paragraph" w:customStyle="1" w:styleId="260">
    <w:name w:val="标题6-NEW"/>
    <w:basedOn w:val="7"/>
    <w:qFormat/>
    <w:uiPriority w:val="0"/>
    <w:pPr>
      <w:keepNext w:val="0"/>
      <w:keepLines w:val="0"/>
      <w:spacing w:before="156" w:after="156"/>
      <w:ind w:left="0" w:firstLine="0"/>
      <w:outlineLvl w:val="6"/>
    </w:pPr>
    <w:rPr>
      <w:rFonts w:ascii="黑体" w:hAnsi="Times New Roman" w:eastAsia="黑体"/>
      <w:color w:val="auto"/>
      <w:sz w:val="21"/>
      <w:szCs w:val="21"/>
      <w:lang w:val="sv-SE" w:eastAsia="zh-CN"/>
    </w:rPr>
  </w:style>
  <w:style w:type="paragraph" w:customStyle="1" w:styleId="261">
    <w:name w:val="样式 章标题 + 段前: 0.5 行 段后: 0.5 行"/>
    <w:basedOn w:val="83"/>
    <w:qFormat/>
    <w:uiPriority w:val="0"/>
    <w:pPr>
      <w:spacing w:before="156" w:beforeLines="50" w:after="156" w:afterLines="50"/>
      <w:outlineLvl w:val="0"/>
    </w:pPr>
    <w:rPr>
      <w:rFonts w:cs="宋体"/>
    </w:rPr>
  </w:style>
  <w:style w:type="character" w:customStyle="1" w:styleId="262">
    <w:name w:val="QB正文 Char"/>
    <w:link w:val="263"/>
    <w:qFormat/>
    <w:uiPriority w:val="0"/>
    <w:rPr>
      <w:rFonts w:ascii="宋体"/>
      <w:sz w:val="21"/>
    </w:rPr>
  </w:style>
  <w:style w:type="paragraph" w:customStyle="1" w:styleId="263">
    <w:name w:val="QB正文"/>
    <w:basedOn w:val="40"/>
    <w:link w:val="262"/>
    <w:qFormat/>
    <w:uiPriority w:val="0"/>
    <w:pPr>
      <w:tabs>
        <w:tab w:val="clear" w:pos="4201"/>
        <w:tab w:val="clear" w:pos="9298"/>
      </w:tabs>
      <w:ind w:firstLine="200"/>
    </w:pPr>
  </w:style>
  <w:style w:type="paragraph" w:customStyle="1" w:styleId="264">
    <w:name w:val="CM正文缩进"/>
    <w:basedOn w:val="1"/>
    <w:link w:val="265"/>
    <w:qFormat/>
    <w:uiPriority w:val="0"/>
    <w:pPr>
      <w:spacing w:before="50" w:beforeLines="50" w:after="50" w:afterLines="50" w:line="480" w:lineRule="exact"/>
      <w:ind w:firstLine="200" w:firstLineChars="200"/>
    </w:pPr>
    <w:rPr>
      <w:rFonts w:ascii="Calibri" w:hAnsi="Calibri"/>
      <w:sz w:val="24"/>
      <w:szCs w:val="22"/>
    </w:rPr>
  </w:style>
  <w:style w:type="character" w:customStyle="1" w:styleId="265">
    <w:name w:val="CM正文缩进 Char"/>
    <w:link w:val="264"/>
    <w:qFormat/>
    <w:uiPriority w:val="0"/>
    <w:rPr>
      <w:rFonts w:ascii="Calibri" w:hAnsi="Calibri"/>
      <w:kern w:val="2"/>
      <w:sz w:val="24"/>
      <w:szCs w:val="22"/>
    </w:rPr>
  </w:style>
  <w:style w:type="paragraph" w:customStyle="1" w:styleId="266">
    <w:name w:val="p"/>
    <w:basedOn w:val="1"/>
    <w:qFormat/>
    <w:uiPriority w:val="0"/>
    <w:pPr>
      <w:widowControl/>
      <w:spacing w:before="100" w:beforeAutospacing="1" w:after="100" w:afterAutospacing="1"/>
      <w:jc w:val="left"/>
    </w:pPr>
    <w:rPr>
      <w:rFonts w:ascii="宋体" w:hAnsi="宋体" w:cs="宋体"/>
      <w:kern w:val="0"/>
      <w:sz w:val="24"/>
    </w:rPr>
  </w:style>
  <w:style w:type="paragraph" w:customStyle="1" w:styleId="267">
    <w:name w:val="TAH"/>
    <w:basedOn w:val="268"/>
    <w:qFormat/>
    <w:uiPriority w:val="0"/>
    <w:rPr>
      <w:b/>
    </w:rPr>
  </w:style>
  <w:style w:type="paragraph" w:customStyle="1" w:styleId="268">
    <w:name w:val="TAC"/>
    <w:basedOn w:val="269"/>
    <w:qFormat/>
    <w:uiPriority w:val="0"/>
    <w:pPr>
      <w:jc w:val="center"/>
    </w:pPr>
  </w:style>
  <w:style w:type="paragraph" w:customStyle="1" w:styleId="269">
    <w:name w:val="TAL"/>
    <w:basedOn w:val="1"/>
    <w:qFormat/>
    <w:uiPriority w:val="0"/>
    <w:pPr>
      <w:keepNext/>
      <w:keepLines/>
      <w:overflowPunct w:val="0"/>
      <w:autoSpaceDE w:val="0"/>
      <w:autoSpaceDN w:val="0"/>
      <w:adjustRightInd w:val="0"/>
      <w:jc w:val="left"/>
      <w:textAlignment w:val="baseline"/>
    </w:pPr>
    <w:rPr>
      <w:rFonts w:ascii="Arial" w:hAnsi="Arial" w:eastAsia="Times New Roman"/>
      <w:kern w:val="0"/>
      <w:sz w:val="18"/>
      <w:szCs w:val="18"/>
    </w:rPr>
  </w:style>
  <w:style w:type="paragraph" w:customStyle="1" w:styleId="270">
    <w:name w:val="TH"/>
    <w:qFormat/>
    <w:uiPriority w:val="0"/>
    <w:pPr>
      <w:keepNext/>
      <w:keepLines/>
      <w:widowControl w:val="0"/>
      <w:overflowPunct w:val="0"/>
      <w:autoSpaceDE w:val="0"/>
      <w:autoSpaceDN w:val="0"/>
      <w:adjustRightInd w:val="0"/>
      <w:spacing w:before="60" w:after="180"/>
      <w:jc w:val="center"/>
      <w:textAlignment w:val="baseline"/>
    </w:pPr>
    <w:rPr>
      <w:rFonts w:ascii="Arial" w:hAnsi="Arial" w:eastAsia="Times New Roman" w:cs="Times New Roman"/>
      <w:b/>
      <w:lang w:val="en-US" w:eastAsia="zh-CN" w:bidi="ar-SA"/>
    </w:rPr>
  </w:style>
  <w:style w:type="paragraph" w:customStyle="1" w:styleId="271">
    <w:name w:val="TAN"/>
    <w:basedOn w:val="269"/>
    <w:qFormat/>
    <w:uiPriority w:val="0"/>
    <w:pPr>
      <w:ind w:left="851" w:hanging="851"/>
    </w:pPr>
  </w:style>
  <w:style w:type="paragraph" w:customStyle="1" w:styleId="272">
    <w:name w:val="标准正文"/>
    <w:basedOn w:val="1"/>
    <w:qFormat/>
    <w:uiPriority w:val="0"/>
    <w:pPr>
      <w:spacing w:line="360" w:lineRule="auto"/>
      <w:ind w:firstLine="400"/>
    </w:pPr>
    <w:rPr>
      <w:rFonts w:hAnsi="宋体"/>
      <w:kern w:val="0"/>
      <w:szCs w:val="21"/>
    </w:rPr>
  </w:style>
  <w:style w:type="character" w:customStyle="1" w:styleId="273">
    <w:name w:val="10"/>
    <w:basedOn w:val="59"/>
    <w:qFormat/>
    <w:uiPriority w:val="0"/>
    <w:rPr>
      <w:rFonts w:hint="default" w:ascii="Times New Roman" w:hAnsi="Times New Roman" w:cs="Times New Roman"/>
    </w:rPr>
  </w:style>
  <w:style w:type="character" w:customStyle="1" w:styleId="274">
    <w:name w:val="15"/>
    <w:basedOn w:val="59"/>
    <w:qFormat/>
    <w:uiPriority w:val="0"/>
    <w:rPr>
      <w:rFonts w:hint="default" w:ascii="Times New Roman" w:hAnsi="Times New Roman" w:eastAsia="宋体" w:cs="Times New Roman"/>
      <w:sz w:val="18"/>
      <w:szCs w:val="18"/>
    </w:rPr>
  </w:style>
  <w:style w:type="paragraph" w:customStyle="1" w:styleId="275">
    <w:name w:val="WPSOffice手动目录 1"/>
    <w:qFormat/>
    <w:uiPriority w:val="0"/>
    <w:pPr>
      <w:ind w:leftChars="0"/>
    </w:pPr>
    <w:rPr>
      <w:rFonts w:ascii="Times New Roman" w:hAnsi="Times New Roman" w:eastAsia="宋体" w:cs="Times New Roman"/>
      <w:sz w:val="20"/>
      <w:szCs w:val="20"/>
    </w:rPr>
  </w:style>
  <w:style w:type="paragraph" w:customStyle="1" w:styleId="276">
    <w:name w:val="WPSOffice手动目录 2"/>
    <w:qFormat/>
    <w:uiPriority w:val="0"/>
    <w:pPr>
      <w:ind w:leftChars="200"/>
    </w:pPr>
    <w:rPr>
      <w:rFonts w:ascii="Times New Roman" w:hAnsi="Times New Roman" w:eastAsia="宋体" w:cs="Times New Roman"/>
      <w:sz w:val="20"/>
      <w:szCs w:val="20"/>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microsoft.com/office/2006/relationships/keyMapCustomizations" Target="customizations.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Huawei Technologies Co., Ltd.</Company>
  <Pages>14</Pages>
  <Words>7986</Words>
  <Characters>8562</Characters>
  <Lines>49</Lines>
  <Paragraphs>26</Paragraphs>
  <TotalTime>1131</TotalTime>
  <ScaleCrop>false</ScaleCrop>
  <LinksUpToDate>false</LinksUpToDate>
  <CharactersWithSpaces>8767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2024-10-26T01:31:00Z</dcterms:created>
  <dc:creator>coolcoolxu</dc:creator>
  <cp:lastModifiedBy>CMCC-0926</cp:lastModifiedBy>
  <cp:lastPrinted>2022-07-01T07:59:00Z</cp:lastPrinted>
  <dcterms:modified xsi:type="dcterms:W3CDTF">2025-09-30T10:03:52Z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E232E4592EFEC2E85B8F8168B5E41591_43</vt:lpwstr>
  </property>
  <property fmtid="{D5CDD505-2E9C-101B-9397-08002B2CF9AE}" pid="4" name="_2015_ms_pID_725343">
    <vt:lpwstr>(3)2rWOZnE5dQMBKLl6bQ1VAF7Tgmu7DkRyvqs75Az3sZnVwXm1/5gzIAtf5lX0/7IGiR5FKz84
AuNIFHZ9HC5Je/FtxY4VXgzKPVuighxaI1BtevnxKx312Tdf/q3xwJ5pK3F5KbuMeR1e+OfQ
oCHb5yMawR1ZU9nhBICWFIt1GDzcP4TQth5Zh5ggePjvsHrVOmnKpvOBOQ12M5JUvxXLef6Y
F06hHtbMU4YcuRODqD</vt:lpwstr>
  </property>
  <property fmtid="{D5CDD505-2E9C-101B-9397-08002B2CF9AE}" pid="5" name="_2015_ms_pID_7253431">
    <vt:lpwstr>wBpqcndRb2RvVNDqjQhvtMXIsgKSHCuIurWZj7HNMFQSF4BwRRWtj0
6JY2Lz72xNU6q3toRYp5FY/osB5clGrJLI/HadTz3MA29+3rjr7+mBXNEnKSMqukQ9J2bIaQ
TrZY+TpCzBMZWcGS/ODnfoTwHB5zdWp/9+AFz/SHY/CoobEx7pBDAVakf8lCg11HrKUIQniq
zK2Iop6195FNdlaBvuekL8BKfk6mx5Lxccj+</vt:lpwstr>
  </property>
  <property fmtid="{D5CDD505-2E9C-101B-9397-08002B2CF9AE}" pid="6" name="_2015_ms_pID_7253432">
    <vt:lpwstr>mQ==</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1729561825</vt:lpwstr>
  </property>
  <property fmtid="{D5CDD505-2E9C-101B-9397-08002B2CF9AE}" pid="11" name="KSOTemplateDocerSaveRecord">
    <vt:lpwstr>eyJoZGlkIjoiNzAxYzkyYjlmZTkxZWE5MzM5NjZjOWY4OWQ3OGMxMTEiLCJ1c2VySWQiOiIxNjkwMzU3NDIxIn0=</vt:lpwstr>
  </property>
</Properties>
</file>