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0"/>
        <w:framePr w:w="0" w:hRule="auto" w:wrap="auto" w:vAnchor="margin" w:hAnchor="text" w:xAlign="left" w:yAlign="inline"/>
        <w:spacing w:before="312" w:beforeLines="100"/>
        <w:rPr>
          <w:color w:val="000000"/>
          <w:sz w:val="28"/>
          <w:szCs w:val="28"/>
        </w:rPr>
      </w:pPr>
      <w:r>
        <w:rPr>
          <w:rFonts w:hint="eastAsia"/>
          <w:color w:val="000000"/>
          <w:sz w:val="28"/>
          <w:szCs w:val="28"/>
        </w:rPr>
        <w:t>《</w:t>
      </w:r>
      <w:r>
        <w:rPr>
          <w:rFonts w:hint="default"/>
          <w:color w:val="000000"/>
          <w:sz w:val="28"/>
          <w:szCs w:val="28"/>
        </w:rPr>
        <w:t>自智网络 意图管理总体技术要求</w:t>
      </w:r>
      <w:r>
        <w:rPr>
          <w:rFonts w:hint="eastAsia"/>
          <w:color w:val="000000"/>
          <w:sz w:val="28"/>
          <w:szCs w:val="28"/>
        </w:rPr>
        <w:t>》</w:t>
      </w:r>
    </w:p>
    <w:p>
      <w:pPr>
        <w:snapToGrid w:val="0"/>
        <w:spacing w:after="780" w:afterLines="250"/>
        <w:jc w:val="center"/>
        <w:rPr>
          <w:rFonts w:ascii="黑体" w:eastAsia="黑体"/>
          <w:color w:val="000000"/>
          <w:sz w:val="28"/>
          <w:szCs w:val="28"/>
        </w:rPr>
      </w:pPr>
      <w:r>
        <w:rPr>
          <w:rFonts w:hint="eastAsia" w:ascii="黑体" w:eastAsia="黑体"/>
          <w:color w:val="000000"/>
          <w:sz w:val="28"/>
          <w:szCs w:val="28"/>
        </w:rPr>
        <w:t>（</w:t>
      </w:r>
      <w:r>
        <w:rPr>
          <w:rFonts w:hint="eastAsia" w:ascii="黑体" w:eastAsia="黑体"/>
          <w:color w:val="000000"/>
          <w:sz w:val="28"/>
          <w:szCs w:val="28"/>
          <w:lang w:val="en-US" w:eastAsia="zh-CN"/>
        </w:rPr>
        <w:t>报批稿</w:t>
      </w:r>
      <w:r>
        <w:rPr>
          <w:rFonts w:hint="eastAsia" w:ascii="黑体" w:eastAsia="黑体"/>
          <w:color w:val="000000"/>
          <w:sz w:val="28"/>
          <w:szCs w:val="28"/>
        </w:rPr>
        <w:t>）编制说明</w:t>
      </w:r>
    </w:p>
    <w:p>
      <w:pPr>
        <w:numPr>
          <w:ilvl w:val="0"/>
          <w:numId w:val="2"/>
        </w:numPr>
        <w:autoSpaceDE w:val="0"/>
        <w:autoSpaceDN w:val="0"/>
        <w:spacing w:before="312" w:beforeLines="100" w:after="156" w:afterLines="50"/>
        <w:ind w:left="0" w:firstLine="0"/>
        <w:jc w:val="both"/>
        <w:textAlignment w:val="bottom"/>
        <w:rPr>
          <w:rFonts w:ascii="黑体" w:eastAsia="黑体"/>
          <w:szCs w:val="24"/>
        </w:rPr>
      </w:pPr>
      <w:r>
        <w:rPr>
          <w:rFonts w:hint="eastAsia" w:ascii="黑体" w:eastAsia="黑体"/>
          <w:szCs w:val="24"/>
        </w:rPr>
        <w:t>标准立项的背景、目的和意义</w:t>
      </w:r>
    </w:p>
    <w:p>
      <w:pPr>
        <w:widowControl/>
        <w:autoSpaceDE w:val="0"/>
        <w:autoSpaceDN w:val="0"/>
        <w:adjustRightInd/>
        <w:spacing w:line="360" w:lineRule="auto"/>
        <w:ind w:firstLine="540"/>
        <w:jc w:val="both"/>
        <w:textAlignment w:val="auto"/>
      </w:pPr>
      <w:r>
        <w:rPr>
          <w:rFonts w:hint="eastAsia"/>
        </w:rPr>
        <w:t>对运营商而言，网络内部效率提升及外部商业增长是最关键的两大核心推动力。在现有通信网络方案中，为了完成用户对通信网络的需求，需要大量的人力来进行人工操作。为了降低网络中人工参与程度，意图作为一种有效的手段被引入网络服务运营之中。 当前，针对意图的研究虽然在概念层面是统一的，但是意图管理方面（管理角色、生命周期、管理操作、管理接口）各个标准组织并未达成一致；已有国内标准缺少对意图模型的统一定义。 由于通信网络的分层分域特性，面向客户的意图管理需要自顶向下进行分解，跨层次跨专业网络领域意图需要进行统一编排和管理，但目前国内标准及相关研究暂未涉及对跨层次跨专业网络领域的意图管理。 因此，面向自智网络的业务运营和服务运营系统，制定意图管理功能架构、接口与模型，是实现跨层次跨专业网络领域的意图管理，进而保证网络运营符合意图创建者的预期的必要条件。</w:t>
      </w:r>
    </w:p>
    <w:p>
      <w:pPr>
        <w:numPr>
          <w:ilvl w:val="0"/>
          <w:numId w:val="2"/>
        </w:numPr>
        <w:autoSpaceDE w:val="0"/>
        <w:autoSpaceDN w:val="0"/>
        <w:spacing w:before="312" w:beforeLines="100" w:after="156" w:afterLines="50"/>
        <w:ind w:left="0" w:firstLine="0"/>
        <w:jc w:val="both"/>
        <w:textAlignment w:val="bottom"/>
        <w:rPr>
          <w:rFonts w:ascii="黑体" w:eastAsia="黑体"/>
          <w:szCs w:val="24"/>
        </w:rPr>
      </w:pPr>
      <w:r>
        <w:rPr>
          <w:rFonts w:hint="eastAsia" w:ascii="黑体" w:eastAsia="黑体"/>
          <w:szCs w:val="24"/>
        </w:rPr>
        <w:t>标准“范围”的内容</w:t>
      </w:r>
    </w:p>
    <w:p>
      <w:pPr>
        <w:pStyle w:val="8"/>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482"/>
        <w:textAlignment w:val="baseline"/>
        <w:rPr>
          <w:rFonts w:hint="eastAsia" w:ascii="Times New Roman"/>
          <w:color w:val="000000"/>
          <w:highlight w:val="none"/>
        </w:rPr>
      </w:pPr>
      <w:r>
        <w:rPr>
          <w:rFonts w:hint="eastAsia" w:ascii="Times New Roman"/>
          <w:color w:val="000000"/>
          <w:highlight w:val="none"/>
        </w:rPr>
        <w:t>本文件规定了自智网络意图管理活动涉及的要素与流程，主要包括管理体系、管理角色、管理流程、相关功能、参考点与信息模型。</w:t>
      </w:r>
    </w:p>
    <w:p>
      <w:pPr>
        <w:pStyle w:val="8"/>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482"/>
        <w:textAlignment w:val="baseline"/>
        <w:rPr>
          <w:rFonts w:hint="eastAsia" w:ascii="Times New Roman"/>
          <w:color w:val="000000"/>
          <w:highlight w:val="none"/>
        </w:rPr>
      </w:pPr>
      <w:r>
        <w:rPr>
          <w:rFonts w:hint="eastAsia" w:ascii="Times New Roman"/>
          <w:color w:val="000000"/>
          <w:highlight w:val="none"/>
        </w:rPr>
        <w:t>本文件适用于自智网络意图管理功能与相关系统的设计、建设及管理。</w:t>
      </w:r>
    </w:p>
    <w:p>
      <w:pPr>
        <w:numPr>
          <w:ilvl w:val="0"/>
          <w:numId w:val="2"/>
        </w:numPr>
        <w:autoSpaceDE w:val="0"/>
        <w:autoSpaceDN w:val="0"/>
        <w:spacing w:before="312" w:beforeLines="100" w:after="156" w:afterLines="50"/>
        <w:ind w:left="0" w:firstLine="0"/>
        <w:jc w:val="both"/>
        <w:textAlignment w:val="bottom"/>
        <w:rPr>
          <w:rFonts w:ascii="黑体" w:eastAsia="黑体"/>
          <w:szCs w:val="24"/>
        </w:rPr>
      </w:pPr>
      <w:r>
        <w:rPr>
          <w:rFonts w:hint="eastAsia" w:ascii="黑体" w:eastAsia="黑体"/>
          <w:szCs w:val="24"/>
        </w:rPr>
        <w:t>工作简况</w:t>
      </w:r>
    </w:p>
    <w:p>
      <w:pPr>
        <w:widowControl/>
        <w:autoSpaceDE w:val="0"/>
        <w:autoSpaceDN w:val="0"/>
        <w:adjustRightInd/>
        <w:spacing w:line="360" w:lineRule="auto"/>
        <w:ind w:firstLine="540" w:firstLineChars="225"/>
        <w:jc w:val="both"/>
        <w:textAlignment w:val="auto"/>
        <w:rPr>
          <w:color w:val="000000"/>
          <w:szCs w:val="24"/>
        </w:rPr>
      </w:pPr>
      <w:r>
        <w:rPr>
          <w:color w:val="000000"/>
          <w:szCs w:val="24"/>
        </w:rPr>
        <w:t>《</w:t>
      </w:r>
      <w:r>
        <w:rPr>
          <w:rFonts w:hint="eastAsia"/>
          <w:color w:val="000000"/>
          <w:szCs w:val="24"/>
        </w:rPr>
        <w:t>自智网络 意图管理总体技术要求</w:t>
      </w:r>
      <w:r>
        <w:rPr>
          <w:color w:val="000000"/>
          <w:szCs w:val="24"/>
        </w:rPr>
        <w:t>》由“</w:t>
      </w:r>
      <w:r>
        <w:rPr>
          <w:rFonts w:hint="eastAsia"/>
          <w:color w:val="000000"/>
          <w:szCs w:val="24"/>
          <w:highlight w:val="none"/>
        </w:rPr>
        <w:t>工信厅科函（202</w:t>
      </w:r>
      <w:r>
        <w:rPr>
          <w:rFonts w:hint="eastAsia"/>
          <w:color w:val="000000"/>
          <w:szCs w:val="24"/>
          <w:highlight w:val="none"/>
          <w:lang w:val="en-US" w:eastAsia="zh-CN"/>
        </w:rPr>
        <w:t>5</w:t>
      </w:r>
      <w:r>
        <w:rPr>
          <w:rFonts w:hint="eastAsia"/>
          <w:color w:val="000000"/>
          <w:szCs w:val="24"/>
          <w:highlight w:val="none"/>
        </w:rPr>
        <w:t>）</w:t>
      </w:r>
      <w:r>
        <w:rPr>
          <w:rFonts w:hint="default"/>
          <w:color w:val="000000"/>
          <w:szCs w:val="24"/>
          <w:highlight w:val="none"/>
        </w:rPr>
        <w:t>294</w:t>
      </w:r>
      <w:r>
        <w:rPr>
          <w:rFonts w:hint="eastAsia"/>
          <w:color w:val="000000"/>
          <w:szCs w:val="24"/>
          <w:highlight w:val="none"/>
        </w:rPr>
        <w:t>号：工业和信息化部2025年第三批行业标准制修订和外文版项目计划的通知”文件下达任务</w:t>
      </w:r>
      <w:r>
        <w:rPr>
          <w:rFonts w:hint="eastAsia"/>
          <w:color w:val="000000"/>
          <w:szCs w:val="24"/>
          <w:highlight w:val="none"/>
          <w:lang w:eastAsia="zh-CN"/>
        </w:rPr>
        <w:t>，</w:t>
      </w:r>
      <w:r>
        <w:rPr>
          <w:rFonts w:hint="eastAsia"/>
          <w:color w:val="000000"/>
          <w:szCs w:val="24"/>
          <w:highlight w:val="none"/>
        </w:rPr>
        <w:t>项目编号为2025-0766T-YD</w:t>
      </w:r>
      <w:r>
        <w:rPr>
          <w:color w:val="000000"/>
          <w:szCs w:val="24"/>
        </w:rPr>
        <w:t>。本标准的起草单位包括：</w:t>
      </w:r>
      <w:commentRangeStart w:id="0"/>
      <w:r>
        <w:rPr>
          <w:rFonts w:hint="eastAsia" w:ascii="宋体" w:hAnsi="宋体" w:cs="宋体"/>
        </w:rPr>
        <w:t>中国移动通信集团有限公司、中国信息通信科技集团有限公司、华为技术有限公司、中兴通讯股份有限公司、浪潮通信信息系统有限公司</w:t>
      </w:r>
      <w:commentRangeEnd w:id="0"/>
      <w:r>
        <w:commentReference w:id="0"/>
      </w:r>
      <w:r>
        <w:rPr>
          <w:rFonts w:hint="eastAsia"/>
          <w:color w:val="000000"/>
          <w:szCs w:val="24"/>
        </w:rPr>
        <w:t>。</w:t>
      </w:r>
      <w:r>
        <w:rPr>
          <w:color w:val="000000"/>
          <w:szCs w:val="24"/>
        </w:rPr>
        <w:t>标准主要起草人包括：</w:t>
      </w:r>
      <w:r>
        <w:rPr>
          <w:rFonts w:hint="eastAsia" w:ascii="宋体" w:hAnsi="宋体" w:cs="宋体"/>
        </w:rPr>
        <w:t>邓灵莉、何克光、金镝、袁向阳、姚远、</w:t>
      </w:r>
      <w:r>
        <w:rPr>
          <w:rFonts w:hint="eastAsia" w:ascii="宋体" w:hAnsi="宋体" w:cs="宋体"/>
          <w:lang w:val="en-US" w:eastAsia="zh-CN"/>
        </w:rPr>
        <w:t>王希、</w:t>
      </w:r>
      <w:r>
        <w:rPr>
          <w:rFonts w:hint="eastAsia" w:ascii="宋体" w:hAnsi="宋体" w:cs="宋体"/>
        </w:rPr>
        <w:t>陈丽萍、谢园、巨满昌、谢鹏翔、杨三威、周瑾、肖红梅、初宇飞</w:t>
      </w:r>
      <w:r>
        <w:rPr>
          <w:color w:val="000000"/>
          <w:szCs w:val="24"/>
        </w:rPr>
        <w:t>。</w:t>
      </w:r>
    </w:p>
    <w:p>
      <w:pPr>
        <w:widowControl/>
        <w:autoSpaceDE w:val="0"/>
        <w:autoSpaceDN w:val="0"/>
        <w:adjustRightInd/>
        <w:spacing w:line="360" w:lineRule="auto"/>
        <w:ind w:firstLine="540" w:firstLineChars="225"/>
        <w:jc w:val="both"/>
        <w:textAlignment w:val="auto"/>
        <w:rPr>
          <w:color w:val="000000"/>
          <w:szCs w:val="24"/>
        </w:rPr>
      </w:pPr>
      <w:r>
        <w:rPr>
          <w:color w:val="000000"/>
          <w:szCs w:val="24"/>
        </w:rPr>
        <w:t>本标准在中国通信标准化协会TC7WG1&amp;TC7WG2&amp;TC7WG3第</w:t>
      </w:r>
      <w:r>
        <w:rPr>
          <w:rFonts w:hint="eastAsia"/>
          <w:color w:val="000000"/>
          <w:szCs w:val="24"/>
          <w:lang w:val="en-US" w:eastAsia="zh-CN"/>
        </w:rPr>
        <w:t>8</w:t>
      </w:r>
      <w:r>
        <w:rPr>
          <w:color w:val="000000"/>
          <w:szCs w:val="24"/>
        </w:rPr>
        <w:t>次联合会议中立项并讨论，标准的研制过程描述如下：</w:t>
      </w:r>
    </w:p>
    <w:p>
      <w:pPr>
        <w:widowControl/>
        <w:autoSpaceDE w:val="0"/>
        <w:autoSpaceDN w:val="0"/>
        <w:adjustRightInd/>
        <w:spacing w:line="360" w:lineRule="auto"/>
        <w:ind w:firstLine="540"/>
        <w:jc w:val="both"/>
        <w:textAlignment w:val="auto"/>
      </w:pPr>
      <w:r>
        <w:rPr>
          <w:rFonts w:hint="eastAsia"/>
        </w:rPr>
        <w:t>1、立项阶段：由中国移动通信集团有限公司牵头，联合</w:t>
      </w:r>
      <w:r>
        <w:rPr>
          <w:rFonts w:hint="eastAsia"/>
          <w:color w:val="auto"/>
          <w:szCs w:val="20"/>
        </w:rPr>
        <w:t>中国信息通信科技集团有限公司、华为技术有限公司、中兴通讯股份有限公司、浪潮通信信息系统有限公司</w:t>
      </w:r>
      <w:r>
        <w:rPr>
          <w:rFonts w:hint="eastAsia"/>
        </w:rPr>
        <w:t>于</w:t>
      </w:r>
      <w:r>
        <w:rPr>
          <w:rFonts w:hint="eastAsia"/>
          <w:highlight w:val="none"/>
        </w:rPr>
        <w:t>20</w:t>
      </w:r>
      <w:r>
        <w:rPr>
          <w:highlight w:val="none"/>
        </w:rPr>
        <w:t>2</w:t>
      </w:r>
      <w:r>
        <w:rPr>
          <w:rFonts w:hint="eastAsia"/>
          <w:highlight w:val="none"/>
          <w:lang w:val="en-US" w:eastAsia="zh-CN"/>
        </w:rPr>
        <w:t>3</w:t>
      </w:r>
      <w:r>
        <w:rPr>
          <w:rFonts w:hint="eastAsia"/>
          <w:highlight w:val="none"/>
        </w:rPr>
        <w:t>年</w:t>
      </w:r>
      <w:r>
        <w:rPr>
          <w:rFonts w:hint="eastAsia"/>
          <w:highlight w:val="none"/>
          <w:lang w:val="en-US" w:eastAsia="zh-CN"/>
        </w:rPr>
        <w:t>6</w:t>
      </w:r>
      <w:r>
        <w:rPr>
          <w:rFonts w:hint="eastAsia"/>
          <w:highlight w:val="none"/>
        </w:rPr>
        <w:t>月</w:t>
      </w:r>
      <w:r>
        <w:rPr>
          <w:color w:val="000000"/>
          <w:szCs w:val="24"/>
        </w:rPr>
        <w:t>TC7WG1&amp;TC7WG2&amp;TC7WG3第</w:t>
      </w:r>
      <w:r>
        <w:rPr>
          <w:rFonts w:hint="eastAsia"/>
          <w:color w:val="000000"/>
          <w:szCs w:val="24"/>
          <w:lang w:val="en-US" w:eastAsia="zh-CN"/>
        </w:rPr>
        <w:t>8</w:t>
      </w:r>
      <w:r>
        <w:rPr>
          <w:color w:val="000000"/>
          <w:szCs w:val="24"/>
        </w:rPr>
        <w:t>次联合会议</w:t>
      </w:r>
      <w:r>
        <w:rPr>
          <w:rFonts w:hint="eastAsia"/>
        </w:rPr>
        <w:t>上提交了行业标准《</w:t>
      </w:r>
      <w:r>
        <w:rPr>
          <w:rFonts w:hint="eastAsia"/>
          <w:color w:val="000000"/>
          <w:szCs w:val="24"/>
        </w:rPr>
        <w:t>自智网络 意图管理总体技术要求</w:t>
      </w:r>
      <w:r>
        <w:rPr>
          <w:rFonts w:hint="eastAsia"/>
        </w:rPr>
        <w:t>》的立项申请并通过立项。</w:t>
      </w:r>
    </w:p>
    <w:p>
      <w:pPr>
        <w:widowControl/>
        <w:autoSpaceDE w:val="0"/>
        <w:autoSpaceDN w:val="0"/>
        <w:adjustRightInd/>
        <w:spacing w:line="360" w:lineRule="auto"/>
        <w:ind w:firstLine="540"/>
        <w:jc w:val="both"/>
        <w:textAlignment w:val="auto"/>
      </w:pPr>
      <w:r>
        <w:rPr>
          <w:rFonts w:hint="eastAsia"/>
        </w:rPr>
        <w:t>2、起草阶段：20</w:t>
      </w:r>
      <w:r>
        <w:t>23</w:t>
      </w:r>
      <w:r>
        <w:rPr>
          <w:rFonts w:hint="eastAsia"/>
        </w:rPr>
        <w:t>年</w:t>
      </w:r>
      <w:r>
        <w:rPr>
          <w:rFonts w:hint="eastAsia"/>
          <w:lang w:val="en-US" w:eastAsia="zh-CN"/>
        </w:rPr>
        <w:t>7</w:t>
      </w:r>
      <w:r>
        <w:rPr>
          <w:rFonts w:hint="eastAsia"/>
        </w:rPr>
        <w:t>月成立本标准的项目起草组，标准起草单位包括：</w:t>
      </w:r>
      <w:r>
        <w:rPr>
          <w:rFonts w:hint="eastAsia"/>
          <w:color w:val="000000"/>
          <w:szCs w:val="24"/>
        </w:rPr>
        <w:t>中国移动通信集团有限公司、</w:t>
      </w:r>
      <w:r>
        <w:rPr>
          <w:rFonts w:hint="eastAsia"/>
          <w:color w:val="auto"/>
          <w:szCs w:val="20"/>
        </w:rPr>
        <w:t>中国信息通信科技集团有限公司、华为技术有限公司、中兴通讯股份有限公司、浪潮通信信息系统有限公司</w:t>
      </w:r>
      <w:r>
        <w:rPr>
          <w:rFonts w:hint="eastAsia"/>
        </w:rPr>
        <w:t>，项目组对标准起草内容和分工进行了讨论，并确定了标准起草计划。</w:t>
      </w:r>
    </w:p>
    <w:p>
      <w:pPr>
        <w:widowControl/>
        <w:autoSpaceDE w:val="0"/>
        <w:autoSpaceDN w:val="0"/>
        <w:adjustRightInd/>
        <w:spacing w:line="360" w:lineRule="auto"/>
        <w:ind w:firstLine="540"/>
        <w:jc w:val="both"/>
        <w:textAlignment w:val="auto"/>
        <w:rPr>
          <w:rFonts w:hint="eastAsia"/>
        </w:rPr>
      </w:pPr>
      <w:r>
        <w:rPr>
          <w:rFonts w:hint="eastAsia"/>
        </w:rPr>
        <w:t>3、征求意见阶段：项目组于20</w:t>
      </w:r>
      <w:r>
        <w:t>2</w:t>
      </w:r>
      <w:r>
        <w:rPr>
          <w:rFonts w:hint="eastAsia"/>
          <w:lang w:val="en-US" w:eastAsia="zh-CN"/>
        </w:rPr>
        <w:t>4</w:t>
      </w:r>
      <w:r>
        <w:rPr>
          <w:rFonts w:hint="eastAsia"/>
        </w:rPr>
        <w:t>年</w:t>
      </w:r>
      <w:r>
        <w:rPr>
          <w:rFonts w:hint="eastAsia"/>
          <w:lang w:val="en-US" w:eastAsia="zh-CN"/>
        </w:rPr>
        <w:t>6</w:t>
      </w:r>
      <w:r>
        <w:rPr>
          <w:rFonts w:hint="eastAsia"/>
        </w:rPr>
        <w:t>月完成标准征求意见稿初稿框架</w:t>
      </w:r>
      <w:r>
        <w:t>，提交至</w:t>
      </w:r>
      <w:r>
        <w:rPr>
          <w:rFonts w:hint="eastAsia"/>
        </w:rPr>
        <w:t>20</w:t>
      </w:r>
      <w:r>
        <w:t>2</w:t>
      </w:r>
      <w:r>
        <w:rPr>
          <w:rFonts w:hint="eastAsia"/>
          <w:lang w:val="en-US" w:eastAsia="zh-CN"/>
        </w:rPr>
        <w:t>4</w:t>
      </w:r>
      <w:r>
        <w:rPr>
          <w:rFonts w:hint="eastAsia"/>
        </w:rPr>
        <w:t>年</w:t>
      </w:r>
      <w:r>
        <w:rPr>
          <w:rFonts w:hint="eastAsia"/>
          <w:lang w:val="en-US" w:eastAsia="zh-CN"/>
        </w:rPr>
        <w:t>7</w:t>
      </w:r>
      <w:r>
        <w:rPr>
          <w:rFonts w:hint="eastAsia"/>
        </w:rPr>
        <w:t>月</w:t>
      </w:r>
      <w:r>
        <w:rPr>
          <w:rFonts w:hint="eastAsia"/>
          <w:lang w:val="en-US" w:eastAsia="zh-CN"/>
        </w:rPr>
        <w:t>16</w:t>
      </w:r>
      <w:r>
        <w:rPr>
          <w:rFonts w:hint="eastAsia"/>
        </w:rPr>
        <w:t>日召开的</w:t>
      </w:r>
      <w:r>
        <w:rPr>
          <w:color w:val="000000"/>
          <w:szCs w:val="24"/>
        </w:rPr>
        <w:t>TC7WG1&amp;TC7WG2&amp;TC7WG3</w:t>
      </w:r>
      <w:r>
        <w:rPr>
          <w:rFonts w:hint="eastAsia"/>
        </w:rPr>
        <w:t>第</w:t>
      </w:r>
      <w:r>
        <w:rPr>
          <w:rFonts w:hint="eastAsia"/>
          <w:lang w:val="en-US" w:eastAsia="zh-CN"/>
        </w:rPr>
        <w:t>11</w:t>
      </w:r>
      <w:r>
        <w:rPr>
          <w:rFonts w:hint="eastAsia"/>
        </w:rPr>
        <w:t>次</w:t>
      </w:r>
      <w:r>
        <w:rPr>
          <w:color w:val="000000"/>
          <w:szCs w:val="24"/>
        </w:rPr>
        <w:t>联合会议</w:t>
      </w:r>
      <w:r>
        <w:rPr>
          <w:rFonts w:hint="eastAsia"/>
        </w:rPr>
        <w:t>进行讨论。</w:t>
      </w:r>
    </w:p>
    <w:p>
      <w:pPr>
        <w:widowControl/>
        <w:autoSpaceDE w:val="0"/>
        <w:autoSpaceDN w:val="0"/>
        <w:adjustRightInd/>
        <w:spacing w:line="360" w:lineRule="auto"/>
        <w:ind w:firstLine="540"/>
        <w:jc w:val="both"/>
        <w:textAlignment w:val="auto"/>
      </w:pPr>
      <w:r>
        <w:rPr>
          <w:rFonts w:hint="eastAsia"/>
        </w:rPr>
        <w:t>4、送审稿阶段：项目组于20</w:t>
      </w:r>
      <w:r>
        <w:t>2</w:t>
      </w:r>
      <w:r>
        <w:rPr>
          <w:rFonts w:hint="eastAsia"/>
          <w:lang w:val="en-US" w:eastAsia="zh-CN"/>
        </w:rPr>
        <w:t>4</w:t>
      </w:r>
      <w:r>
        <w:rPr>
          <w:rFonts w:hint="eastAsia"/>
        </w:rPr>
        <w:t>年</w:t>
      </w:r>
      <w:r>
        <w:rPr>
          <w:rFonts w:hint="eastAsia"/>
          <w:lang w:val="en-US" w:eastAsia="zh-CN"/>
        </w:rPr>
        <w:t>9</w:t>
      </w:r>
      <w:r>
        <w:rPr>
          <w:rFonts w:hint="eastAsia"/>
        </w:rPr>
        <w:t>月完成标准</w:t>
      </w:r>
      <w:r>
        <w:rPr>
          <w:rFonts w:hint="eastAsia"/>
          <w:lang w:val="en-US" w:eastAsia="zh-CN"/>
        </w:rPr>
        <w:t>送审</w:t>
      </w:r>
      <w:r>
        <w:rPr>
          <w:rFonts w:hint="eastAsia"/>
        </w:rPr>
        <w:t>稿初稿</w:t>
      </w:r>
      <w:r>
        <w:t>，提交至</w:t>
      </w:r>
      <w:r>
        <w:rPr>
          <w:rFonts w:hint="eastAsia"/>
        </w:rPr>
        <w:t>20</w:t>
      </w:r>
      <w:r>
        <w:t>2</w:t>
      </w:r>
      <w:r>
        <w:rPr>
          <w:rFonts w:hint="eastAsia"/>
          <w:lang w:val="en-US" w:eastAsia="zh-CN"/>
        </w:rPr>
        <w:t>4</w:t>
      </w:r>
      <w:r>
        <w:rPr>
          <w:rFonts w:hint="eastAsia"/>
        </w:rPr>
        <w:t>年</w:t>
      </w:r>
      <w:r>
        <w:rPr>
          <w:rFonts w:hint="eastAsia"/>
          <w:lang w:val="en-US" w:eastAsia="zh-CN"/>
        </w:rPr>
        <w:t>10</w:t>
      </w:r>
      <w:r>
        <w:rPr>
          <w:rFonts w:hint="eastAsia"/>
        </w:rPr>
        <w:t>月</w:t>
      </w:r>
      <w:r>
        <w:rPr>
          <w:rFonts w:hint="eastAsia"/>
          <w:lang w:val="en-US" w:eastAsia="zh-CN"/>
        </w:rPr>
        <w:t>24</w:t>
      </w:r>
      <w:r>
        <w:rPr>
          <w:rFonts w:hint="eastAsia"/>
        </w:rPr>
        <w:t>日召开的</w:t>
      </w:r>
      <w:r>
        <w:rPr>
          <w:color w:val="000000"/>
          <w:szCs w:val="24"/>
        </w:rPr>
        <w:t>TC7WG1&amp;TC7WG2&amp;TC7WG3</w:t>
      </w:r>
      <w:r>
        <w:rPr>
          <w:rFonts w:hint="eastAsia"/>
        </w:rPr>
        <w:t>第</w:t>
      </w:r>
      <w:r>
        <w:rPr>
          <w:rFonts w:hint="eastAsia"/>
          <w:lang w:val="en-US" w:eastAsia="zh-CN"/>
        </w:rPr>
        <w:t>12</w:t>
      </w:r>
      <w:r>
        <w:rPr>
          <w:rFonts w:hint="eastAsia"/>
        </w:rPr>
        <w:t>次</w:t>
      </w:r>
      <w:r>
        <w:rPr>
          <w:color w:val="000000"/>
          <w:szCs w:val="24"/>
        </w:rPr>
        <w:t>联合会议</w:t>
      </w:r>
      <w:r>
        <w:rPr>
          <w:rFonts w:hint="eastAsia"/>
        </w:rPr>
        <w:t>进行讨论。项目组于20</w:t>
      </w:r>
      <w:r>
        <w:t>2</w:t>
      </w:r>
      <w:r>
        <w:rPr>
          <w:rFonts w:hint="eastAsia"/>
          <w:lang w:val="en-US" w:eastAsia="zh-CN"/>
        </w:rPr>
        <w:t>4</w:t>
      </w:r>
      <w:r>
        <w:rPr>
          <w:rFonts w:hint="eastAsia"/>
        </w:rPr>
        <w:t>年</w:t>
      </w:r>
      <w:r>
        <w:rPr>
          <w:rFonts w:hint="eastAsia"/>
          <w:lang w:val="en-US" w:eastAsia="zh-CN"/>
        </w:rPr>
        <w:t>11</w:t>
      </w:r>
      <w:r>
        <w:rPr>
          <w:rFonts w:hint="eastAsia"/>
        </w:rPr>
        <w:t>月完成标准</w:t>
      </w:r>
      <w:r>
        <w:rPr>
          <w:rFonts w:hint="eastAsia"/>
          <w:lang w:val="en-US" w:eastAsia="zh-CN"/>
        </w:rPr>
        <w:t>送审</w:t>
      </w:r>
      <w:r>
        <w:rPr>
          <w:rFonts w:hint="eastAsia"/>
        </w:rPr>
        <w:t>稿</w:t>
      </w:r>
      <w:r>
        <w:rPr>
          <w:rFonts w:hint="default"/>
        </w:rPr>
        <w:t>修订</w:t>
      </w:r>
      <w:r>
        <w:rPr>
          <w:rFonts w:hint="eastAsia"/>
        </w:rPr>
        <w:t>稿</w:t>
      </w:r>
      <w:r>
        <w:t>，提交至</w:t>
      </w:r>
      <w:r>
        <w:rPr>
          <w:rFonts w:hint="eastAsia"/>
        </w:rPr>
        <w:t>20</w:t>
      </w:r>
      <w:r>
        <w:t>2</w:t>
      </w:r>
      <w:r>
        <w:rPr>
          <w:rFonts w:hint="eastAsia"/>
          <w:lang w:val="en-US" w:eastAsia="zh-CN"/>
        </w:rPr>
        <w:t>4</w:t>
      </w:r>
      <w:r>
        <w:rPr>
          <w:rFonts w:hint="eastAsia"/>
        </w:rPr>
        <w:t>年</w:t>
      </w:r>
      <w:r>
        <w:rPr>
          <w:rFonts w:hint="eastAsia"/>
          <w:lang w:val="en-US" w:eastAsia="zh-CN"/>
        </w:rPr>
        <w:t>12</w:t>
      </w:r>
      <w:r>
        <w:rPr>
          <w:rFonts w:hint="eastAsia"/>
        </w:rPr>
        <w:t>月</w:t>
      </w:r>
      <w:r>
        <w:rPr>
          <w:rFonts w:hint="eastAsia"/>
          <w:lang w:val="en-US" w:eastAsia="zh-CN"/>
        </w:rPr>
        <w:t>3</w:t>
      </w:r>
      <w:r>
        <w:rPr>
          <w:rFonts w:hint="eastAsia"/>
        </w:rPr>
        <w:t>日召开的</w:t>
      </w:r>
      <w:r>
        <w:rPr>
          <w:color w:val="000000"/>
          <w:szCs w:val="24"/>
        </w:rPr>
        <w:t>TC7WG1&amp;TC7WG2&amp;TC7WG3</w:t>
      </w:r>
      <w:r>
        <w:rPr>
          <w:rFonts w:hint="eastAsia"/>
        </w:rPr>
        <w:t>第</w:t>
      </w:r>
      <w:r>
        <w:rPr>
          <w:rFonts w:hint="eastAsia"/>
          <w:lang w:val="en-US" w:eastAsia="zh-CN"/>
        </w:rPr>
        <w:t>13</w:t>
      </w:r>
      <w:r>
        <w:rPr>
          <w:rFonts w:hint="eastAsia"/>
        </w:rPr>
        <w:t>次</w:t>
      </w:r>
      <w:r>
        <w:rPr>
          <w:color w:val="000000"/>
          <w:szCs w:val="24"/>
        </w:rPr>
        <w:t>联合会议</w:t>
      </w:r>
      <w:r>
        <w:rPr>
          <w:rFonts w:hint="eastAsia"/>
        </w:rPr>
        <w:t>进行讨论</w:t>
      </w:r>
      <w:r>
        <w:rPr>
          <w:rFonts w:hint="eastAsia"/>
          <w:lang w:val="en-US" w:eastAsia="zh-CN"/>
        </w:rPr>
        <w:t>并同意报批</w:t>
      </w:r>
      <w:r>
        <w:rPr>
          <w:rFonts w:hint="eastAsia"/>
        </w:rPr>
        <w:t>。</w:t>
      </w:r>
    </w:p>
    <w:p>
      <w:pPr>
        <w:numPr>
          <w:ilvl w:val="0"/>
          <w:numId w:val="2"/>
        </w:numPr>
        <w:autoSpaceDE w:val="0"/>
        <w:autoSpaceDN w:val="0"/>
        <w:spacing w:before="312" w:beforeLines="100" w:after="156" w:afterLines="50"/>
        <w:ind w:left="0" w:firstLine="0"/>
        <w:jc w:val="both"/>
        <w:textAlignment w:val="bottom"/>
        <w:rPr>
          <w:rFonts w:ascii="黑体" w:eastAsia="黑体"/>
          <w:szCs w:val="24"/>
        </w:rPr>
      </w:pPr>
      <w:r>
        <w:rPr>
          <w:rFonts w:hint="eastAsia" w:ascii="黑体" w:eastAsia="黑体"/>
          <w:szCs w:val="24"/>
        </w:rPr>
        <w:t>标准编制原则和确定标准主要内容（如技术指标、参数、公式、性能要求、试验方法、检验规则等）的依据（包括试验、统计数据）：</w:t>
      </w:r>
    </w:p>
    <w:p>
      <w:pPr>
        <w:widowControl/>
        <w:autoSpaceDE w:val="0"/>
        <w:autoSpaceDN w:val="0"/>
        <w:adjustRightInd/>
        <w:spacing w:line="360" w:lineRule="auto"/>
        <w:ind w:firstLine="540"/>
        <w:jc w:val="both"/>
        <w:textAlignment w:val="auto"/>
      </w:pPr>
      <w:commentRangeStart w:id="1"/>
      <w:r>
        <w:rPr>
          <w:rFonts w:hint="eastAsia"/>
          <w:color w:val="000000"/>
          <w:szCs w:val="24"/>
        </w:rPr>
        <w:t>无。</w:t>
      </w:r>
      <w:commentRangeEnd w:id="1"/>
      <w:r>
        <w:commentReference w:id="1"/>
      </w:r>
    </w:p>
    <w:p>
      <w:pPr>
        <w:numPr>
          <w:ilvl w:val="0"/>
          <w:numId w:val="2"/>
        </w:numPr>
        <w:autoSpaceDE w:val="0"/>
        <w:autoSpaceDN w:val="0"/>
        <w:spacing w:before="312" w:beforeLines="100" w:after="156" w:afterLines="50"/>
        <w:ind w:left="0" w:firstLine="0"/>
        <w:jc w:val="both"/>
        <w:textAlignment w:val="bottom"/>
        <w:rPr>
          <w:rFonts w:ascii="黑体" w:eastAsia="黑体"/>
          <w:szCs w:val="24"/>
        </w:rPr>
      </w:pPr>
      <w:r>
        <w:rPr>
          <w:rFonts w:hint="eastAsia" w:ascii="黑体" w:eastAsia="黑体"/>
          <w:szCs w:val="24"/>
        </w:rPr>
        <w:t>主要试验（或验证）的分析、综述报告：</w:t>
      </w:r>
    </w:p>
    <w:p>
      <w:pPr>
        <w:widowControl/>
        <w:autoSpaceDE w:val="0"/>
        <w:autoSpaceDN w:val="0"/>
        <w:adjustRightInd/>
        <w:spacing w:line="360" w:lineRule="auto"/>
        <w:ind w:firstLine="540"/>
        <w:jc w:val="both"/>
        <w:textAlignment w:val="auto"/>
        <w:rPr>
          <w:color w:val="000000"/>
          <w:szCs w:val="24"/>
        </w:rPr>
      </w:pPr>
      <w:r>
        <w:rPr>
          <w:rFonts w:hint="eastAsia"/>
          <w:color w:val="000000"/>
          <w:szCs w:val="24"/>
        </w:rPr>
        <w:t>无。</w:t>
      </w:r>
    </w:p>
    <w:p>
      <w:pPr>
        <w:numPr>
          <w:ilvl w:val="0"/>
          <w:numId w:val="2"/>
        </w:numPr>
        <w:autoSpaceDE w:val="0"/>
        <w:autoSpaceDN w:val="0"/>
        <w:spacing w:before="312" w:beforeLines="100" w:after="156" w:afterLines="50"/>
        <w:ind w:left="0" w:firstLine="0"/>
        <w:jc w:val="both"/>
        <w:textAlignment w:val="bottom"/>
        <w:rPr>
          <w:rFonts w:ascii="黑体" w:eastAsia="黑体"/>
          <w:szCs w:val="24"/>
        </w:rPr>
      </w:pPr>
      <w:r>
        <w:rPr>
          <w:rFonts w:hint="eastAsia" w:ascii="黑体" w:eastAsia="黑体"/>
          <w:szCs w:val="24"/>
        </w:rPr>
        <w:t>标准在起草过程中遇到的问题及解决办法；重大分歧意见的处理经过和依据；有无重要技术问题需要说明：</w:t>
      </w:r>
    </w:p>
    <w:p>
      <w:pPr>
        <w:widowControl/>
        <w:autoSpaceDE w:val="0"/>
        <w:autoSpaceDN w:val="0"/>
        <w:adjustRightInd/>
        <w:spacing w:line="360" w:lineRule="auto"/>
        <w:ind w:firstLine="540"/>
        <w:jc w:val="both"/>
        <w:textAlignment w:val="auto"/>
        <w:rPr>
          <w:color w:val="000000"/>
          <w:szCs w:val="24"/>
        </w:rPr>
      </w:pPr>
      <w:r>
        <w:rPr>
          <w:rFonts w:hint="eastAsia"/>
          <w:color w:val="000000"/>
          <w:szCs w:val="24"/>
        </w:rPr>
        <w:t>无。</w:t>
      </w:r>
    </w:p>
    <w:p>
      <w:pPr>
        <w:numPr>
          <w:ilvl w:val="0"/>
          <w:numId w:val="2"/>
        </w:numPr>
        <w:autoSpaceDE w:val="0"/>
        <w:autoSpaceDN w:val="0"/>
        <w:spacing w:before="312" w:beforeLines="100" w:after="156" w:afterLines="50"/>
        <w:ind w:left="0" w:firstLine="0"/>
        <w:jc w:val="both"/>
        <w:textAlignment w:val="bottom"/>
        <w:rPr>
          <w:rFonts w:ascii="黑体" w:eastAsia="黑体"/>
          <w:szCs w:val="24"/>
        </w:rPr>
      </w:pPr>
      <w:r>
        <w:rPr>
          <w:rFonts w:hint="eastAsia" w:ascii="黑体" w:eastAsia="黑体"/>
          <w:szCs w:val="24"/>
        </w:rPr>
        <w:t>与国外标准的关系：包括：采用国际标准和国外先进标准的程度，与国外标准主要技术内容的差异（可引用标准前言的内容）：</w:t>
      </w:r>
    </w:p>
    <w:p>
      <w:pPr>
        <w:widowControl/>
        <w:autoSpaceDE w:val="0"/>
        <w:autoSpaceDN w:val="0"/>
        <w:adjustRightInd/>
        <w:spacing w:line="360" w:lineRule="auto"/>
        <w:ind w:firstLine="540"/>
        <w:jc w:val="both"/>
        <w:textAlignment w:val="auto"/>
        <w:rPr>
          <w:color w:val="000000"/>
          <w:szCs w:val="24"/>
        </w:rPr>
      </w:pPr>
      <w:r>
        <w:rPr>
          <w:rFonts w:hint="eastAsia"/>
          <w:color w:val="000000"/>
          <w:szCs w:val="24"/>
        </w:rPr>
        <w:t>全球范围内，TM Forum、3GPP、ETSI、IRTF、CCSA等国内外标准化组织和产业界对意图网络开展了深入的研究。除TM Forum之外，由于各组织特性的限定导致对意图相关工作的定义具有领域局限性，通用性不高。针对自智网络业务运营和服务运营系统需要制定适用于跨层次跨专业网络领域复杂意图场景的意图标准，各专业领域能够遵循对应的意图管理规范并做特定域的扩展。。</w:t>
      </w:r>
    </w:p>
    <w:p>
      <w:pPr>
        <w:numPr>
          <w:ilvl w:val="0"/>
          <w:numId w:val="2"/>
        </w:numPr>
        <w:autoSpaceDE w:val="0"/>
        <w:autoSpaceDN w:val="0"/>
        <w:spacing w:before="312" w:beforeLines="100" w:after="156" w:afterLines="50"/>
        <w:ind w:left="0" w:firstLine="0"/>
        <w:jc w:val="both"/>
        <w:textAlignment w:val="bottom"/>
        <w:rPr>
          <w:rFonts w:ascii="黑体" w:eastAsia="黑体"/>
          <w:szCs w:val="24"/>
        </w:rPr>
      </w:pPr>
      <w:r>
        <w:rPr>
          <w:rFonts w:hint="eastAsia" w:ascii="黑体" w:eastAsia="黑体"/>
          <w:szCs w:val="24"/>
        </w:rPr>
        <w:t>修订标准时，说明与标准前一版本的重大技术变化，并列出所涉及的新、旧版本的有关章条（可引用标准前言的内容）；废止/代替现行有关标准的建议：</w:t>
      </w:r>
    </w:p>
    <w:p>
      <w:pPr>
        <w:widowControl/>
        <w:autoSpaceDE w:val="0"/>
        <w:autoSpaceDN w:val="0"/>
        <w:adjustRightInd/>
        <w:spacing w:line="360" w:lineRule="auto"/>
        <w:ind w:firstLine="540"/>
        <w:jc w:val="both"/>
        <w:textAlignment w:val="auto"/>
        <w:rPr>
          <w:color w:val="000000"/>
          <w:szCs w:val="24"/>
        </w:rPr>
      </w:pPr>
      <w:r>
        <w:rPr>
          <w:rFonts w:hint="eastAsia"/>
          <w:color w:val="000000"/>
          <w:szCs w:val="24"/>
        </w:rPr>
        <w:t>本标准为制定标准。</w:t>
      </w:r>
    </w:p>
    <w:p>
      <w:pPr>
        <w:numPr>
          <w:ilvl w:val="0"/>
          <w:numId w:val="2"/>
        </w:numPr>
        <w:autoSpaceDE w:val="0"/>
        <w:autoSpaceDN w:val="0"/>
        <w:spacing w:before="312" w:beforeLines="100" w:after="156" w:afterLines="50"/>
        <w:ind w:left="0" w:firstLine="0"/>
        <w:jc w:val="both"/>
        <w:textAlignment w:val="bottom"/>
        <w:rPr>
          <w:rFonts w:ascii="黑体" w:eastAsia="黑体"/>
          <w:szCs w:val="24"/>
        </w:rPr>
      </w:pPr>
      <w:r>
        <w:rPr>
          <w:rFonts w:hint="eastAsia" w:ascii="黑体" w:eastAsia="黑体"/>
          <w:szCs w:val="24"/>
        </w:rPr>
        <w:t>说明标准与其他标准或文件的关系（可引用标准前言的内容），特别是与有关的现行法律、法规和强制性国家标准的关系：</w:t>
      </w:r>
    </w:p>
    <w:p>
      <w:pPr>
        <w:widowControl/>
        <w:autoSpaceDE w:val="0"/>
        <w:autoSpaceDN w:val="0"/>
        <w:adjustRightInd/>
        <w:spacing w:line="360" w:lineRule="auto"/>
        <w:ind w:firstLine="540"/>
        <w:jc w:val="both"/>
        <w:textAlignment w:val="auto"/>
        <w:rPr>
          <w:color w:val="000000"/>
          <w:szCs w:val="24"/>
        </w:rPr>
      </w:pPr>
      <w:r>
        <w:rPr>
          <w:rFonts w:hint="eastAsia"/>
          <w:color w:val="000000"/>
          <w:szCs w:val="24"/>
        </w:rPr>
        <w:t>本标准</w:t>
      </w:r>
      <w:r>
        <w:rPr>
          <w:color w:val="000000"/>
        </w:rPr>
        <w:t>是</w:t>
      </w:r>
      <w:r>
        <w:rPr>
          <w:rFonts w:hint="eastAsia"/>
        </w:rPr>
        <w:t>自智网络系列标准中的一项</w:t>
      </w:r>
      <w:r>
        <w:rPr>
          <w:rFonts w:hint="eastAsia"/>
          <w:color w:val="000000"/>
        </w:rPr>
        <w:t>。</w:t>
      </w:r>
    </w:p>
    <w:p>
      <w:pPr>
        <w:numPr>
          <w:ilvl w:val="0"/>
          <w:numId w:val="2"/>
        </w:numPr>
        <w:autoSpaceDE w:val="0"/>
        <w:autoSpaceDN w:val="0"/>
        <w:spacing w:before="312" w:beforeLines="100" w:after="156" w:afterLines="50"/>
        <w:ind w:left="0" w:firstLine="0"/>
        <w:jc w:val="both"/>
        <w:textAlignment w:val="bottom"/>
        <w:rPr>
          <w:rFonts w:ascii="黑体" w:eastAsia="黑体"/>
          <w:szCs w:val="24"/>
        </w:rPr>
      </w:pPr>
      <w:r>
        <w:rPr>
          <w:rFonts w:hint="eastAsia" w:ascii="黑体" w:eastAsia="黑体"/>
          <w:szCs w:val="24"/>
        </w:rPr>
        <w:t>标准作为强制性标准或推荐性标准的建议：</w:t>
      </w:r>
    </w:p>
    <w:p>
      <w:pPr>
        <w:widowControl/>
        <w:autoSpaceDE w:val="0"/>
        <w:autoSpaceDN w:val="0"/>
        <w:adjustRightInd/>
        <w:spacing w:line="360" w:lineRule="auto"/>
        <w:ind w:firstLine="540"/>
        <w:jc w:val="both"/>
        <w:textAlignment w:val="auto"/>
        <w:rPr>
          <w:color w:val="000000"/>
          <w:szCs w:val="24"/>
        </w:rPr>
      </w:pPr>
      <w:r>
        <w:rPr>
          <w:rFonts w:hint="eastAsia"/>
          <w:color w:val="000000"/>
          <w:szCs w:val="24"/>
        </w:rPr>
        <w:t>建议本标准作为推荐性行业标准发布实施。</w:t>
      </w:r>
    </w:p>
    <w:p>
      <w:pPr>
        <w:numPr>
          <w:ilvl w:val="0"/>
          <w:numId w:val="2"/>
        </w:numPr>
        <w:tabs>
          <w:tab w:val="left" w:pos="540"/>
        </w:tabs>
        <w:autoSpaceDE w:val="0"/>
        <w:autoSpaceDN w:val="0"/>
        <w:spacing w:before="312" w:beforeLines="100" w:after="156" w:afterLines="50"/>
        <w:ind w:left="0" w:firstLine="0"/>
        <w:jc w:val="both"/>
        <w:textAlignment w:val="bottom"/>
        <w:rPr>
          <w:rFonts w:ascii="黑体" w:eastAsia="黑体"/>
          <w:szCs w:val="24"/>
        </w:rPr>
      </w:pPr>
      <w:r>
        <w:rPr>
          <w:rFonts w:hint="eastAsia" w:ascii="黑体" w:eastAsia="黑体"/>
          <w:szCs w:val="24"/>
        </w:rPr>
        <w:t>贯彻国家标准的要求和措施建议（包括组织措施、技术措施、过渡办法等内容）：标准发布后，对国内外业界可能产生的影响。</w:t>
      </w:r>
    </w:p>
    <w:p>
      <w:pPr>
        <w:spacing w:line="360" w:lineRule="auto"/>
        <w:ind w:firstLine="540"/>
        <w:rPr>
          <w:rFonts w:hint="eastAsia" w:ascii="Times New Roman" w:eastAsia="宋体"/>
          <w:color w:val="000000"/>
          <w:sz w:val="24"/>
          <w:szCs w:val="24"/>
          <w:highlight w:val="none"/>
          <w:lang w:eastAsia="zh-CN"/>
        </w:rPr>
      </w:pPr>
      <w:r>
        <w:rPr>
          <w:rFonts w:hint="eastAsia" w:ascii="Times New Roman" w:eastAsia="宋体"/>
          <w:color w:val="000000"/>
          <w:sz w:val="24"/>
          <w:szCs w:val="24"/>
          <w:highlight w:val="none"/>
          <w:lang w:eastAsia="zh-CN"/>
        </w:rPr>
        <w:t>本标准规定了自智网络意图管理活动涉及的要素与流程，主要包括管理体系、管理角色、管理流程、</w:t>
      </w:r>
      <w:r>
        <w:rPr>
          <w:rFonts w:hint="eastAsia" w:ascii="Times New Roman" w:eastAsia="宋体"/>
          <w:color w:val="000000"/>
          <w:sz w:val="24"/>
          <w:szCs w:val="24"/>
          <w:highlight w:val="none"/>
          <w:lang w:val="en" w:eastAsia="zh-CN"/>
        </w:rPr>
        <w:t>相关</w:t>
      </w:r>
      <w:r>
        <w:rPr>
          <w:rFonts w:hint="eastAsia" w:ascii="Times New Roman" w:eastAsia="宋体"/>
          <w:color w:val="000000"/>
          <w:sz w:val="24"/>
          <w:szCs w:val="24"/>
          <w:highlight w:val="none"/>
          <w:lang w:eastAsia="zh-CN"/>
        </w:rPr>
        <w:t>功能</w:t>
      </w:r>
      <w:r>
        <w:rPr>
          <w:rFonts w:hint="eastAsia" w:ascii="Times New Roman" w:eastAsia="宋体"/>
          <w:color w:val="000000"/>
          <w:sz w:val="24"/>
          <w:szCs w:val="24"/>
          <w:highlight w:val="none"/>
          <w:lang w:val="en" w:eastAsia="zh-CN"/>
        </w:rPr>
        <w:t>、参考点</w:t>
      </w:r>
      <w:r>
        <w:rPr>
          <w:rFonts w:hint="eastAsia" w:ascii="Times New Roman" w:eastAsia="宋体"/>
          <w:color w:val="000000"/>
          <w:sz w:val="24"/>
          <w:szCs w:val="24"/>
          <w:highlight w:val="none"/>
          <w:lang w:eastAsia="zh-CN"/>
        </w:rPr>
        <w:t>与信息模型，适用于</w:t>
      </w:r>
      <w:r>
        <w:rPr>
          <w:rFonts w:hint="eastAsia"/>
          <w:szCs w:val="21"/>
        </w:rPr>
        <w:t>自智网络</w:t>
      </w:r>
      <w:r>
        <w:rPr>
          <w:szCs w:val="21"/>
        </w:rPr>
        <w:t>意图管理</w:t>
      </w:r>
      <w:r>
        <w:rPr>
          <w:rFonts w:hint="eastAsia"/>
          <w:szCs w:val="21"/>
        </w:rPr>
        <w:t>功能</w:t>
      </w:r>
      <w:r>
        <w:rPr>
          <w:szCs w:val="21"/>
          <w:lang w:val="en"/>
        </w:rPr>
        <w:t>与相关系统</w:t>
      </w:r>
      <w:r>
        <w:rPr>
          <w:szCs w:val="21"/>
        </w:rPr>
        <w:t>的设计、建设及管理。</w:t>
      </w:r>
    </w:p>
    <w:p>
      <w:pPr>
        <w:numPr>
          <w:ilvl w:val="0"/>
          <w:numId w:val="2"/>
        </w:numPr>
        <w:tabs>
          <w:tab w:val="left" w:pos="540"/>
        </w:tabs>
        <w:autoSpaceDE w:val="0"/>
        <w:autoSpaceDN w:val="0"/>
        <w:spacing w:before="312" w:beforeLines="100" w:after="156" w:afterLines="50"/>
        <w:ind w:left="0" w:firstLine="0"/>
        <w:jc w:val="both"/>
        <w:textAlignment w:val="bottom"/>
        <w:rPr>
          <w:rFonts w:ascii="黑体" w:eastAsia="黑体"/>
          <w:szCs w:val="24"/>
        </w:rPr>
      </w:pPr>
      <w:r>
        <w:rPr>
          <w:rFonts w:hint="eastAsia" w:ascii="黑体" w:eastAsia="黑体"/>
          <w:szCs w:val="24"/>
        </w:rPr>
        <w:t>标准是否涉及知识产权的情况说明；如标准中含有自主知识产权，说明产品研发程度、产业化基础及进程。</w:t>
      </w:r>
    </w:p>
    <w:p>
      <w:pPr>
        <w:widowControl/>
        <w:autoSpaceDE w:val="0"/>
        <w:autoSpaceDN w:val="0"/>
        <w:adjustRightInd/>
        <w:spacing w:line="360" w:lineRule="auto"/>
        <w:ind w:firstLine="540"/>
        <w:jc w:val="both"/>
        <w:textAlignment w:val="auto"/>
        <w:rPr>
          <w:color w:val="000000"/>
          <w:szCs w:val="24"/>
        </w:rPr>
      </w:pPr>
      <w:del w:id="0" w:author="吴泽宇" w:date="2025-09-17T10:01:48Z">
        <w:r>
          <w:rPr>
            <w:rFonts w:hint="default"/>
            <w:color w:val="000000"/>
            <w:szCs w:val="24"/>
            <w:lang w:val="en-US"/>
          </w:rPr>
          <w:delText>未发现标准中涉及知识产权</w:delText>
        </w:r>
      </w:del>
      <w:ins w:id="1" w:author="吴泽宇" w:date="2025-09-17T10:01:52Z">
        <w:r>
          <w:rPr>
            <w:rFonts w:hint="eastAsia"/>
            <w:color w:val="000000"/>
            <w:szCs w:val="24"/>
            <w:lang w:val="en-US" w:eastAsia="zh-CN"/>
          </w:rPr>
          <w:t>截至目前为止</w:t>
        </w:r>
      </w:ins>
      <w:ins w:id="2" w:author="吴泽宇" w:date="2025-09-17T10:01:53Z">
        <w:r>
          <w:rPr>
            <w:rFonts w:hint="eastAsia"/>
            <w:color w:val="000000"/>
            <w:szCs w:val="24"/>
            <w:lang w:val="en-US" w:eastAsia="zh-CN"/>
          </w:rPr>
          <w:t>，</w:t>
        </w:r>
      </w:ins>
      <w:ins w:id="3" w:author="吴泽宇" w:date="2025-09-17T10:02:01Z">
        <w:r>
          <w:rPr>
            <w:rFonts w:hint="eastAsia"/>
            <w:color w:val="000000"/>
            <w:szCs w:val="24"/>
            <w:lang w:val="en-US" w:eastAsia="zh-CN"/>
          </w:rPr>
          <w:t>本文件起草组</w:t>
        </w:r>
      </w:ins>
      <w:ins w:id="4" w:author="吴泽宇" w:date="2025-09-17T10:02:03Z">
        <w:r>
          <w:rPr>
            <w:rFonts w:hint="eastAsia"/>
            <w:color w:val="000000"/>
            <w:szCs w:val="24"/>
            <w:lang w:val="en-US" w:eastAsia="zh-CN"/>
          </w:rPr>
          <w:t>暂未</w:t>
        </w:r>
      </w:ins>
      <w:ins w:id="5" w:author="吴泽宇" w:date="2025-09-17T10:02:05Z">
        <w:r>
          <w:rPr>
            <w:rFonts w:hint="eastAsia"/>
            <w:color w:val="000000"/>
            <w:szCs w:val="24"/>
            <w:lang w:val="en-US" w:eastAsia="zh-CN"/>
          </w:rPr>
          <w:t>收到</w:t>
        </w:r>
      </w:ins>
      <w:ins w:id="6" w:author="吴泽宇" w:date="2025-09-17T10:02:07Z">
        <w:r>
          <w:rPr>
            <w:rFonts w:hint="eastAsia"/>
            <w:color w:val="000000"/>
            <w:szCs w:val="24"/>
            <w:lang w:val="en-US" w:eastAsia="zh-CN"/>
          </w:rPr>
          <w:t>相关</w:t>
        </w:r>
      </w:ins>
      <w:ins w:id="7" w:author="吴泽宇" w:date="2025-09-17T10:02:10Z">
        <w:r>
          <w:rPr>
            <w:rFonts w:hint="eastAsia"/>
            <w:color w:val="000000"/>
            <w:szCs w:val="24"/>
            <w:lang w:val="en-US" w:eastAsia="zh-CN"/>
          </w:rPr>
          <w:t>知识产权</w:t>
        </w:r>
      </w:ins>
      <w:ins w:id="8" w:author="吴泽宇" w:date="2025-09-17T10:02:12Z">
        <w:r>
          <w:rPr>
            <w:rFonts w:hint="eastAsia"/>
            <w:color w:val="000000"/>
            <w:szCs w:val="24"/>
            <w:lang w:val="en-US" w:eastAsia="zh-CN"/>
          </w:rPr>
          <w:t>声明</w:t>
        </w:r>
      </w:ins>
      <w:r>
        <w:rPr>
          <w:rFonts w:hint="eastAsia"/>
          <w:color w:val="000000"/>
          <w:szCs w:val="24"/>
        </w:rPr>
        <w:t>。</w:t>
      </w:r>
    </w:p>
    <w:p>
      <w:pPr>
        <w:numPr>
          <w:ilvl w:val="0"/>
          <w:numId w:val="2"/>
        </w:numPr>
        <w:tabs>
          <w:tab w:val="left" w:pos="540"/>
        </w:tabs>
        <w:autoSpaceDE w:val="0"/>
        <w:autoSpaceDN w:val="0"/>
        <w:spacing w:before="312" w:beforeLines="100" w:after="156" w:afterLines="50"/>
        <w:ind w:left="0" w:firstLine="0"/>
        <w:jc w:val="both"/>
        <w:textAlignment w:val="bottom"/>
        <w:rPr>
          <w:rFonts w:ascii="黑体" w:eastAsia="黑体"/>
          <w:szCs w:val="24"/>
        </w:rPr>
      </w:pPr>
      <w:r>
        <w:rPr>
          <w:rFonts w:hint="eastAsia" w:ascii="黑体" w:eastAsia="黑体"/>
          <w:szCs w:val="24"/>
        </w:rPr>
        <w:t>其他应予说明的事项。</w:t>
      </w:r>
    </w:p>
    <w:p>
      <w:pPr>
        <w:widowControl/>
        <w:autoSpaceDE w:val="0"/>
        <w:autoSpaceDN w:val="0"/>
        <w:adjustRightInd/>
        <w:spacing w:line="360" w:lineRule="auto"/>
        <w:ind w:firstLine="540"/>
        <w:jc w:val="both"/>
        <w:textAlignment w:val="auto"/>
        <w:rPr>
          <w:color w:val="000000"/>
          <w:szCs w:val="24"/>
        </w:rPr>
      </w:pPr>
      <w:r>
        <w:rPr>
          <w:rFonts w:hint="eastAsia"/>
          <w:color w:val="000000"/>
          <w:szCs w:val="24"/>
        </w:rPr>
        <w:t>无。</w:t>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吴泽宇" w:date="2025-09-17T10:02:53Z" w:initials="">
    <w:p w14:paraId="61EF6E27">
      <w:pPr>
        <w:pStyle w:val="4"/>
        <w:rPr>
          <w:rFonts w:hint="default" w:eastAsia="宋体"/>
          <w:lang w:val="en-US" w:eastAsia="zh-CN"/>
        </w:rPr>
      </w:pPr>
      <w:r>
        <w:rPr>
          <w:rFonts w:hint="eastAsia"/>
          <w:lang w:val="en-US" w:eastAsia="zh-CN"/>
        </w:rPr>
        <w:t>最好写一下分工，给出各单位参与了哪些章的工作</w:t>
      </w:r>
      <w:bookmarkStart w:id="0" w:name="_GoBack"/>
      <w:bookmarkEnd w:id="0"/>
    </w:p>
  </w:comment>
  <w:comment w:id="1" w:author="吴泽宇" w:date="2025-09-17T10:02:18Z" w:initials="">
    <w:p w14:paraId="03D261CA">
      <w:pPr>
        <w:pStyle w:val="4"/>
        <w:rPr>
          <w:rFonts w:hint="default" w:eastAsia="宋体"/>
          <w:lang w:val="en-US" w:eastAsia="zh-CN"/>
        </w:rPr>
      </w:pPr>
      <w:r>
        <w:rPr>
          <w:rFonts w:hint="eastAsia"/>
          <w:lang w:val="en-US" w:eastAsia="zh-CN"/>
        </w:rPr>
        <w:t>写完整一句话</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1EF6E27" w15:done="0"/>
  <w15:commentEx w15:paraId="03D261CA"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23C13E5"/>
    <w:multiLevelType w:val="multilevel"/>
    <w:tmpl w:val="523C13E5"/>
    <w:lvl w:ilvl="0" w:tentative="0">
      <w:start w:val="1"/>
      <w:numFmt w:val="decimal"/>
      <w:lvlText w:val="%1、"/>
      <w:lvlJc w:val="left"/>
      <w:pPr>
        <w:tabs>
          <w:tab w:val="left" w:pos="360"/>
        </w:tabs>
        <w:ind w:left="360" w:hanging="360"/>
      </w:pPr>
      <w:rPr>
        <w:rFonts w:hint="default"/>
      </w:rPr>
    </w:lvl>
    <w:lvl w:ilvl="1" w:tentative="0">
      <w:start w:val="1"/>
      <w:numFmt w:val="decimal"/>
      <w:lvlText w:val="（%2）"/>
      <w:lvlJc w:val="left"/>
      <w:pPr>
        <w:tabs>
          <w:tab w:val="left" w:pos="1140"/>
        </w:tabs>
        <w:ind w:left="1140" w:hanging="720"/>
      </w:pPr>
      <w:rPr>
        <w:rFonts w:hint="default"/>
      </w:rPr>
    </w:lvl>
    <w:lvl w:ilvl="2" w:tentative="0">
      <w:start w:val="1"/>
      <w:numFmt w:val="decimal"/>
      <w:lvlText w:val="%3、"/>
      <w:lvlJc w:val="left"/>
      <w:pPr>
        <w:tabs>
          <w:tab w:val="left" w:pos="1200"/>
        </w:tabs>
        <w:ind w:left="1200" w:hanging="360"/>
      </w:pPr>
      <w:rPr>
        <w:rFonts w:hint="eastAsia"/>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76933334"/>
    <w:multiLevelType w:val="multilevel"/>
    <w:tmpl w:val="76933334"/>
    <w:lvl w:ilvl="0" w:tentative="0">
      <w:start w:val="1"/>
      <w:numFmt w:val="none"/>
      <w:pStyle w:val="19"/>
      <w:lvlText w:val="%1——"/>
      <w:lvlJc w:val="left"/>
      <w:pPr>
        <w:tabs>
          <w:tab w:val="left" w:pos="1140"/>
        </w:tabs>
        <w:ind w:left="84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吴泽宇">
    <w15:presenceInfo w15:providerId="WPS Office" w15:userId="31121444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hkNjI0YjdjNzRhYzYyOTllOTI1MWM5NzNmYWE1MzYifQ=="/>
  </w:docVars>
  <w:rsids>
    <w:rsidRoot w:val="004430C8"/>
    <w:rsid w:val="00005147"/>
    <w:rsid w:val="0002791D"/>
    <w:rsid w:val="00033235"/>
    <w:rsid w:val="000424EB"/>
    <w:rsid w:val="00045133"/>
    <w:rsid w:val="00055100"/>
    <w:rsid w:val="00070AEE"/>
    <w:rsid w:val="00071166"/>
    <w:rsid w:val="00075D9B"/>
    <w:rsid w:val="000848FE"/>
    <w:rsid w:val="00085CB2"/>
    <w:rsid w:val="00086FA5"/>
    <w:rsid w:val="0008791E"/>
    <w:rsid w:val="00090AA5"/>
    <w:rsid w:val="00095635"/>
    <w:rsid w:val="00095C80"/>
    <w:rsid w:val="000A0309"/>
    <w:rsid w:val="000A5E38"/>
    <w:rsid w:val="000B1AC5"/>
    <w:rsid w:val="000B76F0"/>
    <w:rsid w:val="000C6EAA"/>
    <w:rsid w:val="000E1521"/>
    <w:rsid w:val="000E7849"/>
    <w:rsid w:val="000E7F4C"/>
    <w:rsid w:val="000F74A7"/>
    <w:rsid w:val="000F7705"/>
    <w:rsid w:val="00102876"/>
    <w:rsid w:val="00112D87"/>
    <w:rsid w:val="001141BE"/>
    <w:rsid w:val="001403AE"/>
    <w:rsid w:val="00142F2A"/>
    <w:rsid w:val="001457CB"/>
    <w:rsid w:val="001545F8"/>
    <w:rsid w:val="00163D00"/>
    <w:rsid w:val="00165455"/>
    <w:rsid w:val="00165E03"/>
    <w:rsid w:val="001701C4"/>
    <w:rsid w:val="00173063"/>
    <w:rsid w:val="00174080"/>
    <w:rsid w:val="00180F67"/>
    <w:rsid w:val="00181558"/>
    <w:rsid w:val="00183524"/>
    <w:rsid w:val="00185CFE"/>
    <w:rsid w:val="0019479D"/>
    <w:rsid w:val="00196395"/>
    <w:rsid w:val="0019682E"/>
    <w:rsid w:val="001B2D57"/>
    <w:rsid w:val="001B60D3"/>
    <w:rsid w:val="001C2BA1"/>
    <w:rsid w:val="001F6043"/>
    <w:rsid w:val="001F66C0"/>
    <w:rsid w:val="00235F5D"/>
    <w:rsid w:val="00237420"/>
    <w:rsid w:val="002374D1"/>
    <w:rsid w:val="0024146F"/>
    <w:rsid w:val="002538C6"/>
    <w:rsid w:val="00254B91"/>
    <w:rsid w:val="00255641"/>
    <w:rsid w:val="00255F0B"/>
    <w:rsid w:val="00261640"/>
    <w:rsid w:val="0026280C"/>
    <w:rsid w:val="002845CF"/>
    <w:rsid w:val="0029027B"/>
    <w:rsid w:val="00295A62"/>
    <w:rsid w:val="002A0ECF"/>
    <w:rsid w:val="002B226C"/>
    <w:rsid w:val="002B2C8F"/>
    <w:rsid w:val="002C0DCC"/>
    <w:rsid w:val="002D10D8"/>
    <w:rsid w:val="002D325D"/>
    <w:rsid w:val="002D5D53"/>
    <w:rsid w:val="002D7E40"/>
    <w:rsid w:val="002E10D7"/>
    <w:rsid w:val="002E334E"/>
    <w:rsid w:val="002F4701"/>
    <w:rsid w:val="002F4EC2"/>
    <w:rsid w:val="002F550B"/>
    <w:rsid w:val="00304264"/>
    <w:rsid w:val="00313D33"/>
    <w:rsid w:val="00316420"/>
    <w:rsid w:val="003174EB"/>
    <w:rsid w:val="00343858"/>
    <w:rsid w:val="00347CD6"/>
    <w:rsid w:val="00351CFD"/>
    <w:rsid w:val="00352BE5"/>
    <w:rsid w:val="003547BB"/>
    <w:rsid w:val="00354B6E"/>
    <w:rsid w:val="00357C3F"/>
    <w:rsid w:val="003661CB"/>
    <w:rsid w:val="003812EC"/>
    <w:rsid w:val="00384550"/>
    <w:rsid w:val="0038686F"/>
    <w:rsid w:val="00387AE5"/>
    <w:rsid w:val="003B495E"/>
    <w:rsid w:val="003B5E35"/>
    <w:rsid w:val="003D0CAC"/>
    <w:rsid w:val="003D2976"/>
    <w:rsid w:val="003D4949"/>
    <w:rsid w:val="003F0DE2"/>
    <w:rsid w:val="003F1B7D"/>
    <w:rsid w:val="003F5AF5"/>
    <w:rsid w:val="003F7C3B"/>
    <w:rsid w:val="00402FE9"/>
    <w:rsid w:val="0040308B"/>
    <w:rsid w:val="004050E0"/>
    <w:rsid w:val="00413B06"/>
    <w:rsid w:val="00415E14"/>
    <w:rsid w:val="00420359"/>
    <w:rsid w:val="004308D6"/>
    <w:rsid w:val="004328CB"/>
    <w:rsid w:val="004430C8"/>
    <w:rsid w:val="0045612C"/>
    <w:rsid w:val="00473B7F"/>
    <w:rsid w:val="00477E19"/>
    <w:rsid w:val="00481912"/>
    <w:rsid w:val="00484C14"/>
    <w:rsid w:val="00485D6C"/>
    <w:rsid w:val="004D5036"/>
    <w:rsid w:val="004D70D2"/>
    <w:rsid w:val="004F0F77"/>
    <w:rsid w:val="005015D1"/>
    <w:rsid w:val="00504584"/>
    <w:rsid w:val="00524096"/>
    <w:rsid w:val="00524CE9"/>
    <w:rsid w:val="00534598"/>
    <w:rsid w:val="00537254"/>
    <w:rsid w:val="00547DE7"/>
    <w:rsid w:val="00552050"/>
    <w:rsid w:val="0055257B"/>
    <w:rsid w:val="00573D32"/>
    <w:rsid w:val="005A0818"/>
    <w:rsid w:val="005A7033"/>
    <w:rsid w:val="005B7353"/>
    <w:rsid w:val="005C3064"/>
    <w:rsid w:val="005D50A1"/>
    <w:rsid w:val="005D7038"/>
    <w:rsid w:val="005E2C94"/>
    <w:rsid w:val="005E4EDD"/>
    <w:rsid w:val="005F469B"/>
    <w:rsid w:val="0061510C"/>
    <w:rsid w:val="006155DD"/>
    <w:rsid w:val="0062099C"/>
    <w:rsid w:val="006209B9"/>
    <w:rsid w:val="006323DD"/>
    <w:rsid w:val="006614F5"/>
    <w:rsid w:val="00665138"/>
    <w:rsid w:val="00670BD8"/>
    <w:rsid w:val="00686008"/>
    <w:rsid w:val="00687822"/>
    <w:rsid w:val="006934A3"/>
    <w:rsid w:val="00693B0F"/>
    <w:rsid w:val="006A17E0"/>
    <w:rsid w:val="006A3723"/>
    <w:rsid w:val="006C08AC"/>
    <w:rsid w:val="006C619E"/>
    <w:rsid w:val="006C62DF"/>
    <w:rsid w:val="00705529"/>
    <w:rsid w:val="00706441"/>
    <w:rsid w:val="007102E1"/>
    <w:rsid w:val="00712EB7"/>
    <w:rsid w:val="007151D2"/>
    <w:rsid w:val="007244C5"/>
    <w:rsid w:val="00731690"/>
    <w:rsid w:val="007363F3"/>
    <w:rsid w:val="00740F9E"/>
    <w:rsid w:val="0075175A"/>
    <w:rsid w:val="0075438F"/>
    <w:rsid w:val="00792BE2"/>
    <w:rsid w:val="007A10A0"/>
    <w:rsid w:val="007A3BAA"/>
    <w:rsid w:val="007A5D94"/>
    <w:rsid w:val="007C3106"/>
    <w:rsid w:val="007C4D0B"/>
    <w:rsid w:val="007D66EC"/>
    <w:rsid w:val="007F3346"/>
    <w:rsid w:val="00805D4E"/>
    <w:rsid w:val="008136D9"/>
    <w:rsid w:val="00827090"/>
    <w:rsid w:val="00830603"/>
    <w:rsid w:val="00833562"/>
    <w:rsid w:val="00841681"/>
    <w:rsid w:val="00845C62"/>
    <w:rsid w:val="00863ECC"/>
    <w:rsid w:val="008641E4"/>
    <w:rsid w:val="00867FB9"/>
    <w:rsid w:val="00870595"/>
    <w:rsid w:val="008A0528"/>
    <w:rsid w:val="008A4660"/>
    <w:rsid w:val="008B40D1"/>
    <w:rsid w:val="008C0C5A"/>
    <w:rsid w:val="008E02B8"/>
    <w:rsid w:val="008E2D6B"/>
    <w:rsid w:val="008E3E90"/>
    <w:rsid w:val="008F0474"/>
    <w:rsid w:val="008F0F79"/>
    <w:rsid w:val="008F61FE"/>
    <w:rsid w:val="009018FF"/>
    <w:rsid w:val="00903975"/>
    <w:rsid w:val="009144BF"/>
    <w:rsid w:val="00923BF6"/>
    <w:rsid w:val="00930A0E"/>
    <w:rsid w:val="00935948"/>
    <w:rsid w:val="009360BD"/>
    <w:rsid w:val="009402D0"/>
    <w:rsid w:val="009411F2"/>
    <w:rsid w:val="00943706"/>
    <w:rsid w:val="00946139"/>
    <w:rsid w:val="009471AB"/>
    <w:rsid w:val="009648C2"/>
    <w:rsid w:val="00972C3F"/>
    <w:rsid w:val="00996D9E"/>
    <w:rsid w:val="009C4E03"/>
    <w:rsid w:val="009F45C7"/>
    <w:rsid w:val="00A04CBF"/>
    <w:rsid w:val="00A2213D"/>
    <w:rsid w:val="00A24EB6"/>
    <w:rsid w:val="00A342B4"/>
    <w:rsid w:val="00A36640"/>
    <w:rsid w:val="00A7663D"/>
    <w:rsid w:val="00A7755F"/>
    <w:rsid w:val="00AB522F"/>
    <w:rsid w:val="00AB6E5A"/>
    <w:rsid w:val="00AE25DB"/>
    <w:rsid w:val="00AE7D96"/>
    <w:rsid w:val="00B2507E"/>
    <w:rsid w:val="00B27BEF"/>
    <w:rsid w:val="00B3592C"/>
    <w:rsid w:val="00B52289"/>
    <w:rsid w:val="00B53761"/>
    <w:rsid w:val="00B81A39"/>
    <w:rsid w:val="00B90924"/>
    <w:rsid w:val="00B97D18"/>
    <w:rsid w:val="00BA564A"/>
    <w:rsid w:val="00BA61D4"/>
    <w:rsid w:val="00BA7C5D"/>
    <w:rsid w:val="00BB2554"/>
    <w:rsid w:val="00BB7BFB"/>
    <w:rsid w:val="00BC1143"/>
    <w:rsid w:val="00BC24E7"/>
    <w:rsid w:val="00BC55B5"/>
    <w:rsid w:val="00BE192A"/>
    <w:rsid w:val="00BE6B3A"/>
    <w:rsid w:val="00BE7C04"/>
    <w:rsid w:val="00C02D5C"/>
    <w:rsid w:val="00C0588C"/>
    <w:rsid w:val="00C07A0C"/>
    <w:rsid w:val="00C136A2"/>
    <w:rsid w:val="00C27524"/>
    <w:rsid w:val="00C73400"/>
    <w:rsid w:val="00C94A54"/>
    <w:rsid w:val="00C962B4"/>
    <w:rsid w:val="00C97639"/>
    <w:rsid w:val="00CC3C5C"/>
    <w:rsid w:val="00CD3F64"/>
    <w:rsid w:val="00CD4106"/>
    <w:rsid w:val="00D00062"/>
    <w:rsid w:val="00D049C5"/>
    <w:rsid w:val="00D24D0F"/>
    <w:rsid w:val="00D619ED"/>
    <w:rsid w:val="00D714AF"/>
    <w:rsid w:val="00D8283F"/>
    <w:rsid w:val="00D850B2"/>
    <w:rsid w:val="00D85F6A"/>
    <w:rsid w:val="00D93EAC"/>
    <w:rsid w:val="00DA0AB1"/>
    <w:rsid w:val="00DB0753"/>
    <w:rsid w:val="00DB0B54"/>
    <w:rsid w:val="00DD00CC"/>
    <w:rsid w:val="00DD64CC"/>
    <w:rsid w:val="00DE342D"/>
    <w:rsid w:val="00DF2B26"/>
    <w:rsid w:val="00DF60A4"/>
    <w:rsid w:val="00E0388D"/>
    <w:rsid w:val="00E064FD"/>
    <w:rsid w:val="00E066F0"/>
    <w:rsid w:val="00E06E1A"/>
    <w:rsid w:val="00E326C5"/>
    <w:rsid w:val="00E34D55"/>
    <w:rsid w:val="00E36533"/>
    <w:rsid w:val="00E45F80"/>
    <w:rsid w:val="00E46B2B"/>
    <w:rsid w:val="00E55099"/>
    <w:rsid w:val="00E654DC"/>
    <w:rsid w:val="00E672FA"/>
    <w:rsid w:val="00E70A1B"/>
    <w:rsid w:val="00E725A3"/>
    <w:rsid w:val="00E833B2"/>
    <w:rsid w:val="00E83CED"/>
    <w:rsid w:val="00E851EA"/>
    <w:rsid w:val="00E9051D"/>
    <w:rsid w:val="00E910EF"/>
    <w:rsid w:val="00E95990"/>
    <w:rsid w:val="00E95C2F"/>
    <w:rsid w:val="00EA216F"/>
    <w:rsid w:val="00EA2703"/>
    <w:rsid w:val="00EA5CAF"/>
    <w:rsid w:val="00EB2B03"/>
    <w:rsid w:val="00EB7F1B"/>
    <w:rsid w:val="00EC23DA"/>
    <w:rsid w:val="00EC3776"/>
    <w:rsid w:val="00ED036C"/>
    <w:rsid w:val="00ED269C"/>
    <w:rsid w:val="00EE4E90"/>
    <w:rsid w:val="00EE4F35"/>
    <w:rsid w:val="00EE7CB3"/>
    <w:rsid w:val="00F040DF"/>
    <w:rsid w:val="00F4007C"/>
    <w:rsid w:val="00F42462"/>
    <w:rsid w:val="00F42ABE"/>
    <w:rsid w:val="00F42FD2"/>
    <w:rsid w:val="00F6152C"/>
    <w:rsid w:val="00F62DAE"/>
    <w:rsid w:val="00F64D39"/>
    <w:rsid w:val="00F672A4"/>
    <w:rsid w:val="00F72D11"/>
    <w:rsid w:val="00F738D2"/>
    <w:rsid w:val="00F90673"/>
    <w:rsid w:val="00FA7588"/>
    <w:rsid w:val="00FB0A8D"/>
    <w:rsid w:val="00FC0F6A"/>
    <w:rsid w:val="00FD2237"/>
    <w:rsid w:val="00FD2A92"/>
    <w:rsid w:val="00FD4E15"/>
    <w:rsid w:val="00FE4BC9"/>
    <w:rsid w:val="00FE730A"/>
    <w:rsid w:val="00FE77DD"/>
    <w:rsid w:val="0A0D35B8"/>
    <w:rsid w:val="265C2EF9"/>
    <w:rsid w:val="2851691A"/>
    <w:rsid w:val="2D5C406E"/>
    <w:rsid w:val="2DFA6C5B"/>
    <w:rsid w:val="31255963"/>
    <w:rsid w:val="316C7E79"/>
    <w:rsid w:val="339C0E61"/>
    <w:rsid w:val="379E3E4F"/>
    <w:rsid w:val="507C13E0"/>
    <w:rsid w:val="5F1CA93F"/>
    <w:rsid w:val="5FFFAD25"/>
    <w:rsid w:val="5FFFC4AC"/>
    <w:rsid w:val="62571289"/>
    <w:rsid w:val="628864B6"/>
    <w:rsid w:val="6BD335ED"/>
    <w:rsid w:val="75865E0A"/>
    <w:rsid w:val="796F1FA1"/>
    <w:rsid w:val="79F2DA05"/>
    <w:rsid w:val="7C5A588C"/>
    <w:rsid w:val="7FABCCE3"/>
    <w:rsid w:val="7FF801C0"/>
    <w:rsid w:val="8F57D44D"/>
    <w:rsid w:val="BFAFF5D2"/>
    <w:rsid w:val="E7EF29DA"/>
    <w:rsid w:val="F577AC36"/>
    <w:rsid w:val="F954DC8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nhideWhenUsed="0" w:uiPriority="0" w:semiHidden="0" w:name="macro"/>
    <w:lsdException w:uiPriority="0" w:name="toa heading"/>
    <w:lsdException w:uiPriority="0" w:name="List"/>
    <w:lsdException w:unhideWhenUsed="0" w:uiPriority="0" w:semiHidden="0" w:name="List Bullet"/>
    <w:lsdException w:unhideWhenUsed="0" w:uiPriority="0" w:semiHidden="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iPriority="99"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line="360" w:lineRule="atLeast"/>
      <w:textAlignment w:val="baseline"/>
    </w:pPr>
    <w:rPr>
      <w:rFonts w:ascii="Times New Roman" w:hAnsi="Times New Roman" w:eastAsia="宋体" w:cs="Times New Roman"/>
      <w:sz w:val="24"/>
      <w:lang w:val="en-US" w:eastAsia="zh-CN" w:bidi="ar-SA"/>
    </w:rPr>
  </w:style>
  <w:style w:type="paragraph" w:styleId="2">
    <w:name w:val="heading 3"/>
    <w:basedOn w:val="1"/>
    <w:next w:val="1"/>
    <w:qFormat/>
    <w:uiPriority w:val="0"/>
    <w:pPr>
      <w:keepNext/>
      <w:keepLines/>
      <w:adjustRightInd/>
      <w:spacing w:before="260" w:after="260" w:line="416" w:lineRule="auto"/>
      <w:jc w:val="both"/>
      <w:textAlignment w:val="auto"/>
      <w:outlineLvl w:val="2"/>
    </w:pPr>
    <w:rPr>
      <w:b/>
      <w:bCs/>
      <w:kern w:val="2"/>
      <w:sz w:val="32"/>
      <w:szCs w:val="32"/>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Document Map"/>
    <w:basedOn w:val="1"/>
    <w:semiHidden/>
    <w:qFormat/>
    <w:uiPriority w:val="0"/>
    <w:pPr>
      <w:shd w:val="clear" w:color="auto" w:fill="000080"/>
    </w:pPr>
  </w:style>
  <w:style w:type="paragraph" w:styleId="4">
    <w:name w:val="annotation text"/>
    <w:basedOn w:val="1"/>
    <w:link w:val="28"/>
    <w:qFormat/>
    <w:uiPriority w:val="99"/>
    <w:pPr>
      <w:adjustRightInd/>
      <w:spacing w:line="240" w:lineRule="auto"/>
      <w:textAlignment w:val="auto"/>
    </w:pPr>
    <w:rPr>
      <w:kern w:val="2"/>
      <w:sz w:val="21"/>
      <w:szCs w:val="24"/>
    </w:rPr>
  </w:style>
  <w:style w:type="paragraph" w:styleId="5">
    <w:name w:val="Balloon Text"/>
    <w:basedOn w:val="1"/>
    <w:link w:val="29"/>
    <w:qFormat/>
    <w:uiPriority w:val="0"/>
    <w:pPr>
      <w:spacing w:line="240" w:lineRule="auto"/>
    </w:pPr>
    <w:rPr>
      <w:sz w:val="18"/>
      <w:szCs w:val="18"/>
    </w:rPr>
  </w:style>
  <w:style w:type="paragraph" w:styleId="6">
    <w:name w:val="footer"/>
    <w:basedOn w:val="1"/>
    <w:link w:val="25"/>
    <w:qFormat/>
    <w:uiPriority w:val="0"/>
    <w:pPr>
      <w:tabs>
        <w:tab w:val="center" w:pos="4153"/>
        <w:tab w:val="right" w:pos="8306"/>
      </w:tabs>
      <w:snapToGrid w:val="0"/>
      <w:spacing w:line="240" w:lineRule="atLeast"/>
    </w:pPr>
    <w:rPr>
      <w:sz w:val="18"/>
      <w:szCs w:val="18"/>
    </w:rPr>
  </w:style>
  <w:style w:type="paragraph" w:styleId="7">
    <w:name w:val="header"/>
    <w:basedOn w:val="1"/>
    <w:link w:val="24"/>
    <w:qFormat/>
    <w:uiPriority w:val="0"/>
    <w:pPr>
      <w:pBdr>
        <w:bottom w:val="single" w:color="auto" w:sz="6" w:space="1"/>
      </w:pBdr>
      <w:tabs>
        <w:tab w:val="center" w:pos="4153"/>
        <w:tab w:val="right" w:pos="8306"/>
      </w:tabs>
      <w:snapToGrid w:val="0"/>
      <w:spacing w:line="240" w:lineRule="atLeast"/>
      <w:jc w:val="center"/>
    </w:pPr>
    <w:rPr>
      <w:sz w:val="18"/>
      <w:szCs w:val="18"/>
    </w:rPr>
  </w:style>
  <w:style w:type="paragraph" w:styleId="8">
    <w:name w:val="Normal (Web)"/>
    <w:basedOn w:val="1"/>
    <w:semiHidden/>
    <w:unhideWhenUsed/>
    <w:qFormat/>
    <w:uiPriority w:val="99"/>
    <w:pPr>
      <w:widowControl/>
      <w:autoSpaceDE/>
      <w:autoSpaceDN/>
      <w:adjustRightInd/>
      <w:spacing w:before="100" w:beforeAutospacing="1" w:after="100" w:afterAutospacing="1"/>
      <w:ind w:firstLine="0"/>
      <w:jc w:val="left"/>
    </w:pPr>
    <w:rPr>
      <w:rFonts w:hAnsi="宋体"/>
      <w:color w:val="auto"/>
      <w:sz w:val="24"/>
      <w:szCs w:val="24"/>
    </w:rPr>
  </w:style>
  <w:style w:type="table" w:styleId="10">
    <w:name w:val="Table Grid"/>
    <w:basedOn w:val="9"/>
    <w:qFormat/>
    <w:uiPriority w:val="0"/>
    <w:rPr>
      <w:rFonts w:ascii="宋体"/>
      <w:sz w:val="18"/>
      <w:szCs w:val="18"/>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2">
    <w:name w:val="Hyperlink"/>
    <w:qFormat/>
    <w:uiPriority w:val="0"/>
    <w:rPr>
      <w:rFonts w:ascii="Times New Roman" w:hAnsi="Times New Roman" w:eastAsia="宋体"/>
      <w:color w:val="auto"/>
      <w:spacing w:val="0"/>
      <w:w w:val="100"/>
      <w:position w:val="0"/>
      <w:sz w:val="21"/>
      <w:u w:val="none"/>
      <w:vertAlign w:val="baseline"/>
    </w:rPr>
  </w:style>
  <w:style w:type="character" w:styleId="13">
    <w:name w:val="annotation reference"/>
    <w:qFormat/>
    <w:uiPriority w:val="0"/>
    <w:rPr>
      <w:sz w:val="21"/>
      <w:szCs w:val="21"/>
    </w:rPr>
  </w:style>
  <w:style w:type="paragraph" w:customStyle="1" w:styleId="14">
    <w:name w:val="段"/>
    <w:link w:val="26"/>
    <w:qFormat/>
    <w:uiPriority w:val="0"/>
    <w:pPr>
      <w:autoSpaceDE w:val="0"/>
      <w:autoSpaceDN w:val="0"/>
      <w:ind w:firstLine="200"/>
      <w:jc w:val="both"/>
    </w:pPr>
    <w:rPr>
      <w:rFonts w:ascii="宋体" w:hAnsi="Times New Roman" w:eastAsia="宋体" w:cs="Times New Roman"/>
      <w:sz w:val="21"/>
      <w:lang w:val="en-US" w:eastAsia="en-US" w:bidi="ar-SA"/>
    </w:rPr>
  </w:style>
  <w:style w:type="character" w:customStyle="1" w:styleId="15">
    <w:name w:val="已访问的超链接1"/>
    <w:qFormat/>
    <w:uiPriority w:val="0"/>
    <w:rPr>
      <w:color w:val="800080"/>
      <w:u w:val="single"/>
    </w:rPr>
  </w:style>
  <w:style w:type="paragraph" w:customStyle="1" w:styleId="16">
    <w:name w:val="默认段落字体 Para Char Char Char Char Char Char Char"/>
    <w:basedOn w:val="1"/>
    <w:qFormat/>
    <w:uiPriority w:val="0"/>
    <w:pPr>
      <w:adjustRightInd/>
      <w:spacing w:line="240" w:lineRule="auto"/>
      <w:jc w:val="both"/>
      <w:textAlignment w:val="auto"/>
    </w:pPr>
    <w:rPr>
      <w:rFonts w:ascii="Tahoma" w:hAnsi="Tahoma"/>
      <w:kern w:val="2"/>
    </w:rPr>
  </w:style>
  <w:style w:type="character" w:customStyle="1" w:styleId="17">
    <w:name w:val="Char Char1"/>
    <w:qFormat/>
    <w:uiPriority w:val="0"/>
    <w:rPr>
      <w:rFonts w:eastAsia="宋体"/>
      <w:b/>
      <w:bCs/>
      <w:kern w:val="2"/>
      <w:sz w:val="32"/>
      <w:szCs w:val="32"/>
      <w:lang w:val="en-US" w:eastAsia="zh-CN" w:bidi="ar-SA"/>
    </w:rPr>
  </w:style>
  <w:style w:type="paragraph" w:customStyle="1" w:styleId="18">
    <w:name w:val="Char Char Char Char Char Char Char"/>
    <w:basedOn w:val="1"/>
    <w:qFormat/>
    <w:uiPriority w:val="0"/>
    <w:pPr>
      <w:adjustRightInd/>
      <w:spacing w:line="240" w:lineRule="auto"/>
      <w:jc w:val="both"/>
      <w:textAlignment w:val="auto"/>
    </w:pPr>
    <w:rPr>
      <w:rFonts w:ascii="Tahoma" w:hAnsi="Tahoma"/>
      <w:kern w:val="2"/>
    </w:rPr>
  </w:style>
  <w:style w:type="paragraph" w:customStyle="1" w:styleId="19">
    <w:name w:val="列项——"/>
    <w:qFormat/>
    <w:uiPriority w:val="0"/>
    <w:pPr>
      <w:widowControl w:val="0"/>
      <w:numPr>
        <w:ilvl w:val="0"/>
        <w:numId w:val="1"/>
      </w:numPr>
      <w:tabs>
        <w:tab w:val="left" w:pos="854"/>
        <w:tab w:val="clear" w:pos="1140"/>
      </w:tabs>
      <w:ind w:left="200" w:leftChars="200" w:hanging="200" w:hangingChars="200"/>
      <w:jc w:val="both"/>
    </w:pPr>
    <w:rPr>
      <w:rFonts w:ascii="宋体" w:hAnsi="Times New Roman" w:eastAsia="宋体" w:cs="Times New Roman"/>
      <w:sz w:val="21"/>
      <w:lang w:val="en-US" w:eastAsia="zh-CN" w:bidi="ar-SA"/>
    </w:rPr>
  </w:style>
  <w:style w:type="paragraph" w:customStyle="1" w:styleId="20">
    <w:name w:val="封面标准名称"/>
    <w:qFormat/>
    <w:uiPriority w:val="0"/>
    <w:pPr>
      <w:framePr w:w="9638" w:h="6917" w:hRule="exact" w:wrap="around" w:vAnchor="margin" w:hAnchor="margin" w:xAlign="center" w:y="5955" w:anchorLock="1"/>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21">
    <w:name w:val="Char2 Char Char Char Char Char Char"/>
    <w:basedOn w:val="1"/>
    <w:qFormat/>
    <w:uiPriority w:val="0"/>
    <w:pPr>
      <w:keepNext/>
      <w:keepLines/>
      <w:pageBreakBefore/>
      <w:tabs>
        <w:tab w:val="left" w:pos="780"/>
      </w:tabs>
      <w:adjustRightInd/>
      <w:spacing w:line="240" w:lineRule="auto"/>
      <w:ind w:left="780" w:hanging="360"/>
      <w:jc w:val="both"/>
      <w:textAlignment w:val="auto"/>
    </w:pPr>
    <w:rPr>
      <w:rFonts w:ascii="Tahoma" w:hAnsi="Tahoma"/>
      <w:kern w:val="2"/>
    </w:rPr>
  </w:style>
  <w:style w:type="paragraph" w:customStyle="1" w:styleId="22">
    <w:name w:val="Char"/>
    <w:basedOn w:val="3"/>
    <w:qFormat/>
    <w:uiPriority w:val="0"/>
    <w:pPr>
      <w:adjustRightInd/>
      <w:spacing w:line="240" w:lineRule="auto"/>
      <w:jc w:val="both"/>
      <w:textAlignment w:val="auto"/>
    </w:pPr>
    <w:rPr>
      <w:rFonts w:ascii="Tahoma" w:hAnsi="Tahoma"/>
      <w:kern w:val="2"/>
      <w:szCs w:val="24"/>
    </w:rPr>
  </w:style>
  <w:style w:type="paragraph" w:customStyle="1" w:styleId="23">
    <w:name w:val="默认段落字体 Para Char"/>
    <w:basedOn w:val="1"/>
    <w:qFormat/>
    <w:uiPriority w:val="0"/>
    <w:pPr>
      <w:keepNext/>
      <w:tabs>
        <w:tab w:val="left" w:pos="5040"/>
      </w:tabs>
      <w:autoSpaceDE w:val="0"/>
      <w:autoSpaceDN w:val="0"/>
      <w:spacing w:line="240" w:lineRule="auto"/>
      <w:ind w:left="5040" w:hanging="360"/>
      <w:textAlignment w:val="auto"/>
    </w:pPr>
    <w:rPr>
      <w:rFonts w:eastAsia="Times New Roman"/>
      <w:sz w:val="20"/>
    </w:rPr>
  </w:style>
  <w:style w:type="character" w:customStyle="1" w:styleId="24">
    <w:name w:val="页眉 字符"/>
    <w:link w:val="7"/>
    <w:qFormat/>
    <w:uiPriority w:val="0"/>
    <w:rPr>
      <w:sz w:val="18"/>
      <w:szCs w:val="18"/>
    </w:rPr>
  </w:style>
  <w:style w:type="character" w:customStyle="1" w:styleId="25">
    <w:name w:val="页脚 字符"/>
    <w:link w:val="6"/>
    <w:qFormat/>
    <w:uiPriority w:val="0"/>
    <w:rPr>
      <w:sz w:val="18"/>
      <w:szCs w:val="18"/>
    </w:rPr>
  </w:style>
  <w:style w:type="character" w:customStyle="1" w:styleId="26">
    <w:name w:val="段 Char"/>
    <w:link w:val="14"/>
    <w:qFormat/>
    <w:uiPriority w:val="0"/>
    <w:rPr>
      <w:rFonts w:ascii="宋体"/>
      <w:sz w:val="21"/>
      <w:lang w:val="en-US" w:eastAsia="en-US" w:bidi="ar-SA"/>
    </w:rPr>
  </w:style>
  <w:style w:type="paragraph" w:customStyle="1" w:styleId="27">
    <w:name w:val="列出段落1"/>
    <w:basedOn w:val="1"/>
    <w:qFormat/>
    <w:uiPriority w:val="34"/>
    <w:pPr>
      <w:adjustRightInd/>
      <w:spacing w:line="240" w:lineRule="auto"/>
      <w:ind w:firstLine="420" w:firstLineChars="200"/>
      <w:jc w:val="both"/>
      <w:textAlignment w:val="auto"/>
    </w:pPr>
    <w:rPr>
      <w:kern w:val="2"/>
      <w:sz w:val="21"/>
      <w:szCs w:val="24"/>
    </w:rPr>
  </w:style>
  <w:style w:type="character" w:customStyle="1" w:styleId="28">
    <w:name w:val="批注文字 字符"/>
    <w:link w:val="4"/>
    <w:qFormat/>
    <w:uiPriority w:val="99"/>
    <w:rPr>
      <w:kern w:val="2"/>
      <w:sz w:val="21"/>
      <w:szCs w:val="24"/>
    </w:rPr>
  </w:style>
  <w:style w:type="character" w:customStyle="1" w:styleId="29">
    <w:name w:val="批注框文本 字符"/>
    <w:link w:val="5"/>
    <w:qFormat/>
    <w:uiPriority w:val="0"/>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Microsoft</Company>
  <Pages>3</Pages>
  <Words>1900</Words>
  <Characters>2069</Characters>
  <Lines>18</Lines>
  <Paragraphs>5</Paragraphs>
  <TotalTime>1</TotalTime>
  <ScaleCrop>false</ScaleCrop>
  <LinksUpToDate>false</LinksUpToDate>
  <CharactersWithSpaces>2077</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2022-01-07T02:52:00Z</dcterms:created>
  <dc:creator>zhouyi</dc:creator>
  <cp:lastModifiedBy>吴泽宇</cp:lastModifiedBy>
  <dcterms:modified xsi:type="dcterms:W3CDTF">2025-09-17T02:03:22Z</dcterms:modified>
  <dc:tit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8F2421DC166E4274B60567CEDEB3EB26_13</vt:lpwstr>
  </property>
  <property fmtid="{D5CDD505-2E9C-101B-9397-08002B2CF9AE}" pid="4" name="KSOTemplateDocerSaveRecord">
    <vt:lpwstr>eyJoZGlkIjoiMzU4NDg0MDJhYWRhNjcyNjhmY2MzZTVmZmM1ODA4NDQiLCJ1c2VySWQiOiIxMTcxOTEzNTEwIn0=</vt:lpwstr>
  </property>
</Properties>
</file>